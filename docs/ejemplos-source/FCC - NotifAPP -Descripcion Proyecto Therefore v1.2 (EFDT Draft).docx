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8C0E8" w14:textId="0A742819" w:rsidR="008B62B4" w:rsidRPr="00D10C8C" w:rsidRDefault="008B62B4" w:rsidP="008B62B4">
      <w:pPr>
        <w:tabs>
          <w:tab w:val="left" w:pos="3744"/>
        </w:tabs>
      </w:pPr>
      <w:r w:rsidRPr="00D10C8C">
        <w:tab/>
      </w:r>
    </w:p>
    <w:p w14:paraId="04ABD2DF" w14:textId="1404A2A8" w:rsidR="007813BF" w:rsidRPr="00D10C8C" w:rsidRDefault="007813BF"/>
    <w:p w14:paraId="08379EB6" w14:textId="624EF3DF" w:rsidR="007813BF" w:rsidRPr="00D10C8C" w:rsidRDefault="007813BF" w:rsidP="007813BF"/>
    <w:p w14:paraId="4F43211F" w14:textId="0AF8C4F4" w:rsidR="007813BF" w:rsidRPr="00D10C8C" w:rsidRDefault="007813BF" w:rsidP="007813BF"/>
    <w:p w14:paraId="71EAB38A" w14:textId="6F6F4AB3" w:rsidR="007813BF" w:rsidRPr="00D10C8C" w:rsidRDefault="007813BF" w:rsidP="007813BF"/>
    <w:p w14:paraId="38782E82" w14:textId="6187BD0C" w:rsidR="007813BF" w:rsidRPr="00D10C8C" w:rsidRDefault="007813BF" w:rsidP="007813BF"/>
    <w:p w14:paraId="22C193BE" w14:textId="488508E0" w:rsidR="007813BF" w:rsidRPr="00D10C8C" w:rsidRDefault="007813BF" w:rsidP="007813BF"/>
    <w:p w14:paraId="762626E9" w14:textId="247D73AB" w:rsidR="007813BF" w:rsidRPr="00D10C8C" w:rsidRDefault="007813BF" w:rsidP="007813BF"/>
    <w:p w14:paraId="5F05BD94" w14:textId="32B25FA7" w:rsidR="007813BF" w:rsidRPr="00D10C8C" w:rsidRDefault="00FF22DC">
      <w:bookmarkStart w:id="0" w:name="_Hlk164420962"/>
      <w:bookmarkEnd w:id="0"/>
      <w:r>
        <w:rPr>
          <w:noProof/>
        </w:rPr>
        <mc:AlternateContent>
          <mc:Choice Requires="wpg">
            <w:drawing>
              <wp:anchor distT="0" distB="0" distL="114300" distR="114300" simplePos="0" relativeHeight="251740160" behindDoc="0" locked="0" layoutInCell="1" allowOverlap="1" wp14:anchorId="468130C5" wp14:editId="1B6F911D">
                <wp:simplePos x="0" y="0"/>
                <wp:positionH relativeFrom="column">
                  <wp:posOffset>357168</wp:posOffset>
                </wp:positionH>
                <wp:positionV relativeFrom="paragraph">
                  <wp:posOffset>213010</wp:posOffset>
                </wp:positionV>
                <wp:extent cx="5262245" cy="3005494"/>
                <wp:effectExtent l="19050" t="19050" r="0" b="4445"/>
                <wp:wrapNone/>
                <wp:docPr id="722581972" name="Grupo 2"/>
                <wp:cNvGraphicFramePr/>
                <a:graphic xmlns:a="http://schemas.openxmlformats.org/drawingml/2006/main">
                  <a:graphicData uri="http://schemas.microsoft.com/office/word/2010/wordprocessingGroup">
                    <wpg:wgp>
                      <wpg:cNvGrpSpPr/>
                      <wpg:grpSpPr>
                        <a:xfrm>
                          <a:off x="0" y="0"/>
                          <a:ext cx="5262245" cy="3005494"/>
                          <a:chOff x="-1785327" y="78154"/>
                          <a:chExt cx="5595132" cy="3005494"/>
                        </a:xfrm>
                      </wpg:grpSpPr>
                      <wps:wsp>
                        <wps:cNvPr id="850" name="Cuadro de texto 850"/>
                        <wps:cNvSpPr txBox="1"/>
                        <wps:spPr>
                          <a:xfrm>
                            <a:off x="-1785327" y="152879"/>
                            <a:ext cx="5595132" cy="2930769"/>
                          </a:xfrm>
                          <a:prstGeom prst="rect">
                            <a:avLst/>
                          </a:prstGeom>
                          <a:noFill/>
                          <a:ln w="6350">
                            <a:noFill/>
                          </a:ln>
                        </wps:spPr>
                        <wps:txbx>
                          <w:txbxContent>
                            <w:p w14:paraId="6729784C" w14:textId="77777777" w:rsidR="00C01490" w:rsidRPr="00FF22DC" w:rsidRDefault="003B05E5" w:rsidP="007B47BF">
                              <w:pPr>
                                <w:spacing w:line="240" w:lineRule="auto"/>
                                <w:jc w:val="left"/>
                                <w:rPr>
                                  <w:rFonts w:ascii="Tungsten Reveal" w:hAnsi="Tungsten Reveal"/>
                                  <w:sz w:val="144"/>
                                  <w:szCs w:val="200"/>
                                </w:rPr>
                              </w:pPr>
                              <w:r w:rsidRPr="00FF22DC">
                                <w:rPr>
                                  <w:rFonts w:ascii="Tungsten Reveal" w:hAnsi="Tungsten Reveal"/>
                                  <w:sz w:val="144"/>
                                  <w:szCs w:val="200"/>
                                </w:rPr>
                                <w:t>Gestion</w:t>
                              </w:r>
                              <w:r w:rsidR="00C56EBC" w:rsidRPr="00FF22DC">
                                <w:rPr>
                                  <w:rFonts w:ascii="Tungsten Reveal" w:hAnsi="Tungsten Reveal"/>
                                  <w:sz w:val="144"/>
                                  <w:szCs w:val="200"/>
                                </w:rPr>
                                <w:br/>
                                <w:t xml:space="preserve">  </w:t>
                              </w:r>
                              <w:r w:rsidR="00CA62BC" w:rsidRPr="00FF22DC">
                                <w:rPr>
                                  <w:rFonts w:ascii="Tungsten Reveal" w:hAnsi="Tungsten Reveal"/>
                                  <w:sz w:val="144"/>
                                  <w:szCs w:val="200"/>
                                </w:rPr>
                                <w:t>D</w:t>
                              </w:r>
                              <w:r w:rsidRPr="00FF22DC">
                                <w:rPr>
                                  <w:rFonts w:ascii="Tungsten Reveal" w:hAnsi="Tungsten Reveal"/>
                                  <w:sz w:val="144"/>
                                  <w:szCs w:val="200"/>
                                </w:rPr>
                                <w:t>e</w:t>
                              </w:r>
                              <w:r w:rsidR="00F80FFF" w:rsidRPr="00FF22DC">
                                <w:rPr>
                                  <w:rFonts w:ascii="Tungsten Reveal" w:hAnsi="Tungsten Reveal"/>
                                  <w:sz w:val="144"/>
                                  <w:szCs w:val="200"/>
                                </w:rPr>
                                <w:t xml:space="preserve"> </w:t>
                              </w:r>
                              <w:r w:rsidR="00CA62BC" w:rsidRPr="00FF22DC">
                                <w:rPr>
                                  <w:rFonts w:ascii="Tungsten Reveal" w:hAnsi="Tungsten Reveal"/>
                                  <w:sz w:val="144"/>
                                  <w:szCs w:val="200"/>
                                </w:rPr>
                                <w:t>n</w:t>
                              </w:r>
                              <w:r w:rsidR="00B64B62" w:rsidRPr="00FF22DC">
                                <w:rPr>
                                  <w:rFonts w:ascii="Tungsten Reveal" w:hAnsi="Tungsten Reveal"/>
                                  <w:sz w:val="144"/>
                                  <w:szCs w:val="200"/>
                                </w:rPr>
                                <w:t>otificaciones</w:t>
                              </w:r>
                              <w:r w:rsidR="00C56EBC" w:rsidRPr="00FF22DC">
                                <w:rPr>
                                  <w:rFonts w:ascii="Tungsten Reveal" w:hAnsi="Tungsten Reveal"/>
                                  <w:sz w:val="144"/>
                                  <w:szCs w:val="200"/>
                                </w:rPr>
                                <w:br/>
                                <w:t xml:space="preserve">    </w:t>
                              </w:r>
                              <w:r w:rsidR="00CA62BC" w:rsidRPr="00FF22DC">
                                <w:rPr>
                                  <w:rFonts w:ascii="Tungsten Reveal" w:hAnsi="Tungsten Reveal"/>
                                  <w:sz w:val="144"/>
                                  <w:szCs w:val="200"/>
                                </w:rPr>
                                <w:t>D</w:t>
                              </w:r>
                              <w:r w:rsidR="00B64B62" w:rsidRPr="00FF22DC">
                                <w:rPr>
                                  <w:rFonts w:ascii="Tungsten Reveal" w:hAnsi="Tungsten Reveal"/>
                                  <w:sz w:val="144"/>
                                  <w:szCs w:val="200"/>
                                </w:rPr>
                                <w:t xml:space="preserve">e las </w:t>
                              </w:r>
                              <w:r w:rsidR="00CA62BC" w:rsidRPr="00FF22DC">
                                <w:rPr>
                                  <w:rFonts w:ascii="Tungsten Reveal" w:hAnsi="Tungsten Reveal"/>
                                  <w:sz w:val="144"/>
                                  <w:szCs w:val="200"/>
                                </w:rPr>
                                <w:t>aapp</w:t>
                              </w:r>
                            </w:p>
                            <w:p w14:paraId="3212E396" w14:textId="77777777" w:rsidR="00C01490" w:rsidRPr="00FF22DC" w:rsidRDefault="00C01490" w:rsidP="007B47BF">
                              <w:pPr>
                                <w:spacing w:line="240" w:lineRule="auto"/>
                                <w:jc w:val="left"/>
                                <w:rPr>
                                  <w:rFonts w:ascii="Tungsten Reveal" w:hAnsi="Tungsten Reveal"/>
                                  <w:sz w:val="144"/>
                                  <w:szCs w:val="200"/>
                                </w:rPr>
                              </w:pPr>
                            </w:p>
                            <w:p w14:paraId="04EC9AF8" w14:textId="77866DD9" w:rsidR="003B05E5" w:rsidRPr="00FF22DC" w:rsidRDefault="003B05E5" w:rsidP="00FF22DC">
                              <w:pPr>
                                <w:spacing w:line="240" w:lineRule="auto"/>
                                <w:jc w:val="left"/>
                                <w:rPr>
                                  <w:rFonts w:ascii="Tungsten Reveal" w:hAnsi="Tungsten Reveal"/>
                                  <w:sz w:val="144"/>
                                  <w:szCs w:val="200"/>
                                </w:rPr>
                              </w:pPr>
                            </w:p>
                            <w:p w14:paraId="651C15E3" w14:textId="2427D3FE" w:rsidR="004145CE" w:rsidRPr="00FF22DC" w:rsidRDefault="004145CE" w:rsidP="00F80FFF">
                              <w:pPr>
                                <w:jc w:val="left"/>
                                <w:rPr>
                                  <w:rFonts w:ascii="Tungsten Reveal" w:hAnsi="Tungsten Reveal"/>
                                  <w:sz w:val="144"/>
                                  <w:szCs w:val="200"/>
                                </w:rPr>
                              </w:pPr>
                            </w:p>
                            <w:p w14:paraId="437ECC8C" w14:textId="64973604" w:rsidR="004145CE" w:rsidRPr="00FF22DC" w:rsidRDefault="004145CE" w:rsidP="0006365E">
                              <w:pPr>
                                <w:spacing w:after="90"/>
                                <w:jc w:val="right"/>
                                <w:rPr>
                                  <w:rFonts w:ascii="Tungsten Reveal" w:hAnsi="Tungsten Reveal"/>
                                  <w:sz w:val="144"/>
                                  <w:szCs w:val="200"/>
                                </w:rPr>
                              </w:pPr>
                            </w:p>
                            <w:p w14:paraId="2073EA1A" w14:textId="77777777" w:rsidR="004145CE" w:rsidRPr="00FF22DC" w:rsidRDefault="004145CE">
                              <w:pPr>
                                <w:rPr>
                                  <w:sz w:val="1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3813961" name="Conector recto 1"/>
                        <wps:cNvCnPr/>
                        <wps:spPr>
                          <a:xfrm flipH="1" flipV="1">
                            <a:off x="-1785130" y="78154"/>
                            <a:ext cx="822821" cy="2449798"/>
                          </a:xfrm>
                          <a:prstGeom prst="line">
                            <a:avLst/>
                          </a:prstGeom>
                          <a:ln w="50800" cap="rnd">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68130C5" id="Grupo 2" o:spid="_x0000_s1026" style="position:absolute;left:0;text-align:left;margin-left:28.1pt;margin-top:16.75pt;width:414.35pt;height:236.65pt;z-index:251740160;mso-width-relative:margin;mso-height-relative:margin" coordorigin="-17853,781" coordsize="55951,3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">
                <v:shapetype id="_x0000_t202" coordsize="21600,21600" o:spt="202" path="m,l,21600r21600,l21600,xe">
                  <v:stroke joinstyle="miter"/>
                  <v:path gradientshapeok="t" o:connecttype="rect"/>
                </v:shapetype>
                <v:shape id="Cuadro de texto 850" o:spid="_x0000_s1027" type="#_x0000_t202" style="position:absolute;left:-17853;top:1528;width:55951;height:2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" filled="f" stroked="f" strokeweight=".5pt">
                  <v:textbox>
                    <w:txbxContent>
                      <w:p w14:paraId="6729784C" w14:textId="77777777" w:rsidR="00C01490" w:rsidRPr="00FF22DC" w:rsidRDefault="003B05E5" w:rsidP="007B47BF">
                        <w:pPr>
                          <w:spacing w:line="240" w:lineRule="auto"/>
                          <w:jc w:val="left"/>
                          <w:rPr>
                            <w:rFonts w:ascii="Tungsten Reveal" w:hAnsi="Tungsten Reveal"/>
                            <w:sz w:val="144"/>
                            <w:szCs w:val="200"/>
                          </w:rPr>
                        </w:pPr>
                        <w:r w:rsidRPr="00FF22DC">
                          <w:rPr>
                            <w:rFonts w:ascii="Tungsten Reveal" w:hAnsi="Tungsten Reveal"/>
                            <w:sz w:val="144"/>
                            <w:szCs w:val="200"/>
                          </w:rPr>
                          <w:t>Gestion</w:t>
                        </w:r>
                        <w:r w:rsidR="00C56EBC" w:rsidRPr="00FF22DC">
                          <w:rPr>
                            <w:rFonts w:ascii="Tungsten Reveal" w:hAnsi="Tungsten Reveal"/>
                            <w:sz w:val="144"/>
                            <w:szCs w:val="200"/>
                          </w:rPr>
                          <w:br/>
                          <w:t xml:space="preserve">  </w:t>
                        </w:r>
                        <w:r w:rsidR="00CA62BC" w:rsidRPr="00FF22DC">
                          <w:rPr>
                            <w:rFonts w:ascii="Tungsten Reveal" w:hAnsi="Tungsten Reveal"/>
                            <w:sz w:val="144"/>
                            <w:szCs w:val="200"/>
                          </w:rPr>
                          <w:t>D</w:t>
                        </w:r>
                        <w:r w:rsidRPr="00FF22DC">
                          <w:rPr>
                            <w:rFonts w:ascii="Tungsten Reveal" w:hAnsi="Tungsten Reveal"/>
                            <w:sz w:val="144"/>
                            <w:szCs w:val="200"/>
                          </w:rPr>
                          <w:t>e</w:t>
                        </w:r>
                        <w:r w:rsidR="00F80FFF" w:rsidRPr="00FF22DC">
                          <w:rPr>
                            <w:rFonts w:ascii="Tungsten Reveal" w:hAnsi="Tungsten Reveal"/>
                            <w:sz w:val="144"/>
                            <w:szCs w:val="200"/>
                          </w:rPr>
                          <w:t xml:space="preserve"> </w:t>
                        </w:r>
                        <w:r w:rsidR="00CA62BC" w:rsidRPr="00FF22DC">
                          <w:rPr>
                            <w:rFonts w:ascii="Tungsten Reveal" w:hAnsi="Tungsten Reveal"/>
                            <w:sz w:val="144"/>
                            <w:szCs w:val="200"/>
                          </w:rPr>
                          <w:t>n</w:t>
                        </w:r>
                        <w:r w:rsidR="00B64B62" w:rsidRPr="00FF22DC">
                          <w:rPr>
                            <w:rFonts w:ascii="Tungsten Reveal" w:hAnsi="Tungsten Reveal"/>
                            <w:sz w:val="144"/>
                            <w:szCs w:val="200"/>
                          </w:rPr>
                          <w:t>otificaciones</w:t>
                        </w:r>
                        <w:r w:rsidR="00C56EBC" w:rsidRPr="00FF22DC">
                          <w:rPr>
                            <w:rFonts w:ascii="Tungsten Reveal" w:hAnsi="Tungsten Reveal"/>
                            <w:sz w:val="144"/>
                            <w:szCs w:val="200"/>
                          </w:rPr>
                          <w:br/>
                          <w:t xml:space="preserve">    </w:t>
                        </w:r>
                        <w:r w:rsidR="00CA62BC" w:rsidRPr="00FF22DC">
                          <w:rPr>
                            <w:rFonts w:ascii="Tungsten Reveal" w:hAnsi="Tungsten Reveal"/>
                            <w:sz w:val="144"/>
                            <w:szCs w:val="200"/>
                          </w:rPr>
                          <w:t>D</w:t>
                        </w:r>
                        <w:r w:rsidR="00B64B62" w:rsidRPr="00FF22DC">
                          <w:rPr>
                            <w:rFonts w:ascii="Tungsten Reveal" w:hAnsi="Tungsten Reveal"/>
                            <w:sz w:val="144"/>
                            <w:szCs w:val="200"/>
                          </w:rPr>
                          <w:t xml:space="preserve">e las </w:t>
                        </w:r>
                        <w:r w:rsidR="00CA62BC" w:rsidRPr="00FF22DC">
                          <w:rPr>
                            <w:rFonts w:ascii="Tungsten Reveal" w:hAnsi="Tungsten Reveal"/>
                            <w:sz w:val="144"/>
                            <w:szCs w:val="200"/>
                          </w:rPr>
                          <w:t>aapp</w:t>
                        </w:r>
                      </w:p>
                      <w:p w14:paraId="3212E396" w14:textId="77777777" w:rsidR="00C01490" w:rsidRPr="00FF22DC" w:rsidRDefault="00C01490" w:rsidP="007B47BF">
                        <w:pPr>
                          <w:spacing w:line="240" w:lineRule="auto"/>
                          <w:jc w:val="left"/>
                          <w:rPr>
                            <w:rFonts w:ascii="Tungsten Reveal" w:hAnsi="Tungsten Reveal"/>
                            <w:sz w:val="144"/>
                            <w:szCs w:val="200"/>
                          </w:rPr>
                        </w:pPr>
                      </w:p>
                      <w:p w14:paraId="04EC9AF8" w14:textId="77866DD9" w:rsidR="003B05E5" w:rsidRPr="00FF22DC" w:rsidRDefault="003B05E5" w:rsidP="00FF22DC">
                        <w:pPr>
                          <w:spacing w:line="240" w:lineRule="auto"/>
                          <w:jc w:val="left"/>
                          <w:rPr>
                            <w:rFonts w:ascii="Tungsten Reveal" w:hAnsi="Tungsten Reveal"/>
                            <w:sz w:val="144"/>
                            <w:szCs w:val="200"/>
                          </w:rPr>
                        </w:pPr>
                      </w:p>
                      <w:p w14:paraId="651C15E3" w14:textId="2427D3FE" w:rsidR="004145CE" w:rsidRPr="00FF22DC" w:rsidRDefault="004145CE" w:rsidP="00F80FFF">
                        <w:pPr>
                          <w:jc w:val="left"/>
                          <w:rPr>
                            <w:rFonts w:ascii="Tungsten Reveal" w:hAnsi="Tungsten Reveal"/>
                            <w:sz w:val="144"/>
                            <w:szCs w:val="200"/>
                          </w:rPr>
                        </w:pPr>
                      </w:p>
                      <w:p w14:paraId="437ECC8C" w14:textId="64973604" w:rsidR="004145CE" w:rsidRPr="00FF22DC" w:rsidRDefault="004145CE" w:rsidP="0006365E">
                        <w:pPr>
                          <w:spacing w:after="90"/>
                          <w:jc w:val="right"/>
                          <w:rPr>
                            <w:rFonts w:ascii="Tungsten Reveal" w:hAnsi="Tungsten Reveal"/>
                            <w:sz w:val="144"/>
                            <w:szCs w:val="200"/>
                          </w:rPr>
                        </w:pPr>
                      </w:p>
                      <w:p w14:paraId="2073EA1A" w14:textId="77777777" w:rsidR="004145CE" w:rsidRPr="00FF22DC" w:rsidRDefault="004145CE">
                        <w:pPr>
                          <w:rPr>
                            <w:sz w:val="18"/>
                            <w:szCs w:val="24"/>
                          </w:rPr>
                        </w:pPr>
                      </w:p>
                    </w:txbxContent>
                  </v:textbox>
                </v:shape>
                <v:line id="Conector recto 1" o:spid="_x0000_s1028" style="position:absolute;flip:x y;visibility:visible;mso-wrap-style:square" from="-17851,781" to="-9623,25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" strokecolor="#c00000" strokeweight="4pt">
                  <v:stroke joinstyle="miter" endcap="round"/>
                </v:line>
              </v:group>
            </w:pict>
          </mc:Fallback>
        </mc:AlternateContent>
      </w:r>
    </w:p>
    <w:p w14:paraId="3173C54E" w14:textId="22B435EF" w:rsidR="00771BF3" w:rsidRPr="00D10C8C" w:rsidRDefault="007813BF" w:rsidP="009D170A">
      <w:pPr>
        <w:tabs>
          <w:tab w:val="left" w:pos="1371"/>
        </w:tabs>
      </w:pPr>
      <w:r w:rsidRPr="00D10C8C">
        <w:tab/>
      </w:r>
    </w:p>
    <w:p w14:paraId="41651807" w14:textId="7295B2B9" w:rsidR="00771BF3" w:rsidRPr="00D10C8C" w:rsidRDefault="00771BF3" w:rsidP="00771BF3"/>
    <w:p w14:paraId="2432503C" w14:textId="4D7FE01C" w:rsidR="000E160A" w:rsidRPr="00D10C8C" w:rsidRDefault="000E160A" w:rsidP="00771BF3"/>
    <w:p w14:paraId="6AE66B11" w14:textId="3FEC0229" w:rsidR="000E160A" w:rsidRPr="00D10C8C" w:rsidRDefault="000E160A" w:rsidP="00771BF3"/>
    <w:p w14:paraId="1A7033AB" w14:textId="280DB2BC" w:rsidR="000E160A" w:rsidRPr="00D10C8C" w:rsidRDefault="000E160A" w:rsidP="00771BF3"/>
    <w:p w14:paraId="4D96CBF3" w14:textId="36B4A483" w:rsidR="000E160A" w:rsidRPr="00D10C8C" w:rsidRDefault="000E160A" w:rsidP="00771BF3"/>
    <w:p w14:paraId="03AEE0E8" w14:textId="6298C625" w:rsidR="009D170A" w:rsidRPr="00D10C8C" w:rsidRDefault="00FF22DC">
      <w:pPr>
        <w:spacing w:after="160" w:line="259" w:lineRule="auto"/>
        <w:jc w:val="left"/>
      </w:pPr>
      <w:r>
        <w:rPr>
          <w:noProof/>
        </w:rPr>
        <w:drawing>
          <wp:anchor distT="0" distB="0" distL="114300" distR="114300" simplePos="0" relativeHeight="251741184" behindDoc="1" locked="0" layoutInCell="1" allowOverlap="1" wp14:anchorId="00CD41D7" wp14:editId="3DD6FFA0">
            <wp:simplePos x="0" y="0"/>
            <wp:positionH relativeFrom="column">
              <wp:posOffset>1983105</wp:posOffset>
            </wp:positionH>
            <wp:positionV relativeFrom="paragraph">
              <wp:posOffset>2559685</wp:posOffset>
            </wp:positionV>
            <wp:extent cx="1420495" cy="804545"/>
            <wp:effectExtent l="0" t="0" r="8255" b="0"/>
            <wp:wrapNone/>
            <wp:docPr id="12244881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0495" cy="804545"/>
                    </a:xfrm>
                    <a:prstGeom prst="rect">
                      <a:avLst/>
                    </a:prstGeom>
                    <a:noFill/>
                  </pic:spPr>
                </pic:pic>
              </a:graphicData>
            </a:graphic>
          </wp:anchor>
        </w:drawing>
      </w:r>
      <w:r w:rsidR="009D170A" w:rsidRPr="00D10C8C">
        <w:br w:type="page"/>
      </w:r>
    </w:p>
    <w:p w14:paraId="37CE7793" w14:textId="77777777" w:rsidR="000E160A" w:rsidRPr="00D10C8C" w:rsidRDefault="000E160A" w:rsidP="00771BF3"/>
    <w:p w14:paraId="25FF67D1" w14:textId="77777777" w:rsidR="000E160A" w:rsidRPr="00D10C8C" w:rsidRDefault="000E160A" w:rsidP="00771BF3"/>
    <w:p w14:paraId="417C04CE" w14:textId="77777777" w:rsidR="000E160A" w:rsidRPr="00D10C8C" w:rsidRDefault="000E160A" w:rsidP="00771BF3"/>
    <w:p w14:paraId="6B6CA8DF" w14:textId="77777777" w:rsidR="000E160A" w:rsidRPr="00D10C8C" w:rsidRDefault="000E160A" w:rsidP="00771BF3"/>
    <w:p w14:paraId="46AA7C9F" w14:textId="77777777" w:rsidR="000E160A" w:rsidRPr="00D10C8C" w:rsidRDefault="000E160A" w:rsidP="00771BF3"/>
    <w:p w14:paraId="479D2E55" w14:textId="77777777" w:rsidR="000E160A" w:rsidRPr="00D10C8C" w:rsidRDefault="000E160A" w:rsidP="00771BF3"/>
    <w:p w14:paraId="55D7EEDF" w14:textId="77777777" w:rsidR="000E160A" w:rsidRPr="00D10C8C" w:rsidRDefault="000E160A" w:rsidP="00771BF3"/>
    <w:p w14:paraId="3BD5948F" w14:textId="77777777" w:rsidR="000E160A" w:rsidRPr="00D10C8C" w:rsidRDefault="000E160A" w:rsidP="00771BF3"/>
    <w:p w14:paraId="207A68F0" w14:textId="77777777" w:rsidR="000E160A" w:rsidRPr="00D10C8C" w:rsidRDefault="000E160A" w:rsidP="00771BF3"/>
    <w:p w14:paraId="2FD088F1" w14:textId="77777777" w:rsidR="000E160A" w:rsidRPr="00D10C8C" w:rsidRDefault="000E160A" w:rsidP="00771BF3"/>
    <w:p w14:paraId="37E60EAC" w14:textId="77777777" w:rsidR="000E160A" w:rsidRPr="00D10C8C" w:rsidRDefault="000E160A" w:rsidP="00771BF3"/>
    <w:p w14:paraId="6546ABD5" w14:textId="77777777" w:rsidR="005C6F9C" w:rsidRPr="00D10C8C" w:rsidRDefault="005C6F9C" w:rsidP="00771BF3"/>
    <w:p w14:paraId="309D6235" w14:textId="77777777" w:rsidR="005C6F9C" w:rsidRPr="00D10C8C" w:rsidRDefault="005C6F9C" w:rsidP="00771BF3"/>
    <w:p w14:paraId="011F6D3E" w14:textId="77777777" w:rsidR="005C6F9C" w:rsidRPr="00D10C8C" w:rsidRDefault="005C6F9C" w:rsidP="00771BF3"/>
    <w:p w14:paraId="14C9502E" w14:textId="77777777" w:rsidR="005C6F9C" w:rsidRPr="00D10C8C" w:rsidRDefault="005C6F9C" w:rsidP="00771BF3"/>
    <w:p w14:paraId="7BA5ADD2" w14:textId="77777777" w:rsidR="005C6F9C" w:rsidRPr="00D10C8C" w:rsidRDefault="005C6F9C" w:rsidP="00771BF3"/>
    <w:p w14:paraId="0E4C7048" w14:textId="77777777" w:rsidR="005C6F9C" w:rsidRPr="00D10C8C" w:rsidRDefault="005C6F9C" w:rsidP="00771BF3"/>
    <w:p w14:paraId="4C2A596E" w14:textId="77777777" w:rsidR="00FE31B6" w:rsidRPr="00D10C8C" w:rsidRDefault="00FE31B6" w:rsidP="00771BF3"/>
    <w:p w14:paraId="48B97CE2" w14:textId="77777777" w:rsidR="00FE31B6" w:rsidRPr="00D10C8C" w:rsidRDefault="00FE31B6" w:rsidP="00771BF3"/>
    <w:p w14:paraId="7A4DB187" w14:textId="77777777" w:rsidR="00FE31B6" w:rsidRPr="00D10C8C" w:rsidRDefault="00FE31B6" w:rsidP="00771BF3"/>
    <w:p w14:paraId="5E57A473" w14:textId="77777777" w:rsidR="00771BF3" w:rsidRPr="00D10C8C" w:rsidRDefault="00771BF3" w:rsidP="00702F30">
      <w:pPr>
        <w:pStyle w:val="Subttulo"/>
      </w:pPr>
      <w:r w:rsidRPr="00D10C8C">
        <w:t>Ficha de Documento</w:t>
      </w:r>
    </w:p>
    <w:tbl>
      <w:tblPr>
        <w:tblStyle w:val="JJTablaSimple"/>
        <w:tblpPr w:leftFromText="141" w:rightFromText="141" w:vertAnchor="text" w:tblpY="1"/>
        <w:tblW w:w="5000" w:type="pct"/>
        <w:tblLook w:val="04A0" w:firstRow="1" w:lastRow="0" w:firstColumn="1" w:lastColumn="0" w:noHBand="0" w:noVBand="1"/>
      </w:tblPr>
      <w:tblGrid>
        <w:gridCol w:w="2267"/>
        <w:gridCol w:w="6237"/>
      </w:tblGrid>
      <w:tr w:rsidR="00771BF3" w:rsidRPr="00D10C8C" w14:paraId="4F8B43F0" w14:textId="77777777" w:rsidTr="00B83685">
        <w:trPr>
          <w:cnfStyle w:val="100000000000" w:firstRow="1" w:lastRow="0" w:firstColumn="0" w:lastColumn="0" w:oddVBand="0" w:evenVBand="0" w:oddHBand="0" w:evenHBand="0" w:firstRowFirstColumn="0" w:firstRowLastColumn="0" w:lastRowFirstColumn="0" w:lastRowLastColumn="0"/>
          <w:trHeight w:val="194"/>
        </w:trPr>
        <w:tc>
          <w:tcPr>
            <w:tcW w:w="1333" w:type="pct"/>
          </w:tcPr>
          <w:p w14:paraId="634CBCCC" w14:textId="77777777" w:rsidR="00771BF3" w:rsidRPr="00D10C8C" w:rsidRDefault="00771BF3" w:rsidP="00B83685">
            <w:pPr>
              <w:spacing w:after="90"/>
              <w:jc w:val="left"/>
              <w:rPr>
                <w:b w:val="0"/>
                <w:color w:val="7F7F7F" w:themeColor="text1" w:themeTint="80"/>
                <w:sz w:val="14"/>
                <w:szCs w:val="14"/>
                <w:lang w:val="es-ES"/>
              </w:rPr>
            </w:pPr>
            <w:r w:rsidRPr="00D10C8C">
              <w:rPr>
                <w:color w:val="7F7F7F" w:themeColor="text1" w:themeTint="80"/>
                <w:sz w:val="14"/>
                <w:szCs w:val="14"/>
                <w:lang w:val="es-ES"/>
              </w:rPr>
              <w:t>Título de Documento</w:t>
            </w:r>
          </w:p>
        </w:tc>
        <w:tc>
          <w:tcPr>
            <w:tcW w:w="3667" w:type="pct"/>
          </w:tcPr>
          <w:sdt>
            <w:sdtPr>
              <w:rPr>
                <w:color w:val="808080" w:themeColor="background1" w:themeShade="80"/>
                <w:sz w:val="14"/>
                <w:szCs w:val="14"/>
              </w:rPr>
              <w:alias w:val="Documento_Titulo"/>
              <w:tag w:val="Documento_Titulo"/>
              <w:id w:val="-289515857"/>
              <w:placeholder>
                <w:docPart w:val="89250E8A3AB443D2B7FBB07373753A4E"/>
              </w:placeholder>
            </w:sdtPr>
            <w:sdtContent>
              <w:p w14:paraId="11F3C2F7" w14:textId="7895CF6A" w:rsidR="00771BF3" w:rsidRPr="00D10C8C" w:rsidRDefault="007A1258" w:rsidP="00B83685">
                <w:pPr>
                  <w:spacing w:after="90"/>
                  <w:rPr>
                    <w:color w:val="808080" w:themeColor="background1" w:themeShade="80"/>
                    <w:sz w:val="14"/>
                    <w:szCs w:val="14"/>
                    <w:lang w:val="es-ES"/>
                  </w:rPr>
                </w:pPr>
                <w:r w:rsidRPr="00D10C8C">
                  <w:rPr>
                    <w:color w:val="808080" w:themeColor="background1" w:themeShade="80"/>
                    <w:sz w:val="14"/>
                    <w:szCs w:val="14"/>
                    <w:lang w:val="es-ES"/>
                  </w:rPr>
                  <w:t>Especificaciones funcionales y diseño técnico</w:t>
                </w:r>
                <w:r w:rsidR="00771BF3" w:rsidRPr="00D10C8C">
                  <w:rPr>
                    <w:color w:val="808080" w:themeColor="background1" w:themeShade="80"/>
                    <w:sz w:val="14"/>
                    <w:szCs w:val="14"/>
                    <w:lang w:val="es-ES"/>
                  </w:rPr>
                  <w:t xml:space="preserve"> </w:t>
                </w:r>
              </w:p>
            </w:sdtContent>
          </w:sdt>
        </w:tc>
      </w:tr>
      <w:tr w:rsidR="00771BF3" w:rsidRPr="00D10C8C" w14:paraId="658BEC53" w14:textId="77777777" w:rsidTr="00B83685">
        <w:trPr>
          <w:trHeight w:val="152"/>
        </w:trPr>
        <w:tc>
          <w:tcPr>
            <w:tcW w:w="1333" w:type="pct"/>
          </w:tcPr>
          <w:p w14:paraId="2CBA2F99"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Fecha del documento</w:t>
            </w:r>
          </w:p>
        </w:tc>
        <w:tc>
          <w:tcPr>
            <w:tcW w:w="3667" w:type="pct"/>
          </w:tcPr>
          <w:p w14:paraId="7DC0B926" w14:textId="611D1976" w:rsidR="00771BF3" w:rsidRPr="00D10C8C" w:rsidRDefault="000D0742" w:rsidP="00B83685">
            <w:pPr>
              <w:spacing w:after="90"/>
              <w:rPr>
                <w:color w:val="808080" w:themeColor="background1" w:themeShade="80"/>
                <w:sz w:val="14"/>
                <w:szCs w:val="14"/>
                <w:lang w:val="es-ES"/>
              </w:rPr>
            </w:pPr>
            <w:r>
              <w:rPr>
                <w:color w:val="808080" w:themeColor="background1" w:themeShade="80"/>
                <w:sz w:val="14"/>
                <w:szCs w:val="14"/>
                <w:lang w:val="es-ES"/>
              </w:rPr>
              <w:t>10.01</w:t>
            </w:r>
            <w:r w:rsidR="00C01490" w:rsidRPr="00D10C8C">
              <w:rPr>
                <w:color w:val="808080" w:themeColor="background1" w:themeShade="80"/>
                <w:sz w:val="14"/>
                <w:szCs w:val="14"/>
                <w:lang w:val="es-ES"/>
              </w:rPr>
              <w:t>.</w:t>
            </w:r>
            <w:r w:rsidR="00F3397B" w:rsidRPr="00D10C8C">
              <w:rPr>
                <w:color w:val="808080" w:themeColor="background1" w:themeShade="80"/>
                <w:sz w:val="14"/>
                <w:szCs w:val="14"/>
                <w:lang w:val="es-ES"/>
              </w:rPr>
              <w:t>2024</w:t>
            </w:r>
          </w:p>
        </w:tc>
      </w:tr>
      <w:tr w:rsidR="00771BF3" w:rsidRPr="00D10C8C" w14:paraId="63BF60D1" w14:textId="77777777" w:rsidTr="00B83685">
        <w:trPr>
          <w:trHeight w:val="296"/>
        </w:trPr>
        <w:tc>
          <w:tcPr>
            <w:tcW w:w="1333" w:type="pct"/>
          </w:tcPr>
          <w:p w14:paraId="43F6205E"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Proyecto</w:t>
            </w:r>
          </w:p>
        </w:tc>
        <w:tc>
          <w:tcPr>
            <w:tcW w:w="3667" w:type="pct"/>
          </w:tcPr>
          <w:p w14:paraId="5444856C" w14:textId="346F0230" w:rsidR="00771BF3" w:rsidRPr="00D10C8C" w:rsidRDefault="00F3397B" w:rsidP="00B83685">
            <w:pPr>
              <w:tabs>
                <w:tab w:val="left" w:pos="1827"/>
                <w:tab w:val="left" w:pos="1967"/>
              </w:tabs>
              <w:spacing w:after="90"/>
              <w:rPr>
                <w:color w:val="808080" w:themeColor="background1" w:themeShade="80"/>
                <w:sz w:val="14"/>
                <w:szCs w:val="14"/>
                <w:lang w:val="es-ES"/>
              </w:rPr>
            </w:pPr>
            <w:r w:rsidRPr="00D10C8C">
              <w:rPr>
                <w:color w:val="808080" w:themeColor="background1" w:themeShade="80"/>
                <w:sz w:val="14"/>
                <w:szCs w:val="14"/>
                <w:lang w:val="es-ES"/>
              </w:rPr>
              <w:t>Gestión de Notificaciones de las Administraciones Públicas</w:t>
            </w:r>
          </w:p>
        </w:tc>
      </w:tr>
      <w:tr w:rsidR="00771BF3" w:rsidRPr="00D10C8C" w14:paraId="11C60839" w14:textId="77777777" w:rsidTr="00B83685">
        <w:trPr>
          <w:trHeight w:val="271"/>
        </w:trPr>
        <w:tc>
          <w:tcPr>
            <w:tcW w:w="1333" w:type="pct"/>
          </w:tcPr>
          <w:p w14:paraId="3FF210EF"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Autor/es del Documento</w:t>
            </w:r>
          </w:p>
        </w:tc>
        <w:tc>
          <w:tcPr>
            <w:tcW w:w="3667" w:type="pct"/>
          </w:tcPr>
          <w:p w14:paraId="448086F4" w14:textId="020F06B1" w:rsidR="00771BF3" w:rsidRPr="004F2F7B" w:rsidRDefault="004F2F7B" w:rsidP="004F2F7B">
            <w:pPr>
              <w:tabs>
                <w:tab w:val="left" w:pos="1827"/>
                <w:tab w:val="left" w:pos="1967"/>
              </w:tabs>
              <w:spacing w:after="90"/>
              <w:rPr>
                <w:color w:val="808080" w:themeColor="background1" w:themeShade="80"/>
                <w:sz w:val="14"/>
                <w:szCs w:val="14"/>
                <w:lang w:val="es-ES"/>
              </w:rPr>
            </w:pPr>
            <w:r w:rsidRPr="004F2F7B">
              <w:rPr>
                <w:color w:val="808080" w:themeColor="background1" w:themeShade="80"/>
                <w:sz w:val="14"/>
                <w:szCs w:val="14"/>
                <w:lang w:val="es-ES"/>
              </w:rPr>
              <w:t xml:space="preserve"> Jose-Juan Jiménez-Requena</w:t>
            </w:r>
          </w:p>
        </w:tc>
      </w:tr>
      <w:tr w:rsidR="00771BF3" w:rsidRPr="00205266" w14:paraId="17DCD201" w14:textId="77777777" w:rsidTr="00B83685">
        <w:trPr>
          <w:trHeight w:val="152"/>
        </w:trPr>
        <w:tc>
          <w:tcPr>
            <w:tcW w:w="1333" w:type="pct"/>
          </w:tcPr>
          <w:p w14:paraId="7536346B"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Cliente</w:t>
            </w:r>
          </w:p>
        </w:tc>
        <w:tc>
          <w:tcPr>
            <w:tcW w:w="3667" w:type="pct"/>
          </w:tcPr>
          <w:p w14:paraId="3B85D22D" w14:textId="301421C8" w:rsidR="00771BF3" w:rsidRPr="00205266" w:rsidRDefault="00205266" w:rsidP="00B83685">
            <w:pPr>
              <w:spacing w:after="90"/>
              <w:rPr>
                <w:color w:val="808080" w:themeColor="background1" w:themeShade="80"/>
                <w:sz w:val="14"/>
                <w:szCs w:val="14"/>
                <w:lang w:val="es-ES"/>
              </w:rPr>
            </w:pPr>
            <w:r w:rsidRPr="00205266">
              <w:rPr>
                <w:color w:val="808080" w:themeColor="background1" w:themeShade="80"/>
                <w:sz w:val="14"/>
                <w:szCs w:val="14"/>
                <w:lang w:val="es-ES"/>
              </w:rPr>
              <w:t>FOMENTO DE CONSTRUCCIONES Y CONTRATAS, S.A</w:t>
            </w:r>
            <w:r>
              <w:rPr>
                <w:color w:val="808080" w:themeColor="background1" w:themeShade="80"/>
                <w:sz w:val="14"/>
                <w:szCs w:val="14"/>
                <w:lang w:val="es-ES"/>
              </w:rPr>
              <w:t>.</w:t>
            </w:r>
          </w:p>
        </w:tc>
      </w:tr>
      <w:tr w:rsidR="00771BF3" w:rsidRPr="00D10C8C" w14:paraId="435F7ABD" w14:textId="77777777" w:rsidTr="00B83685">
        <w:trPr>
          <w:trHeight w:val="236"/>
        </w:trPr>
        <w:tc>
          <w:tcPr>
            <w:tcW w:w="1333" w:type="pct"/>
          </w:tcPr>
          <w:p w14:paraId="0D71390C"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Interlocutor/es del Cliente</w:t>
            </w:r>
          </w:p>
        </w:tc>
        <w:tc>
          <w:tcPr>
            <w:tcW w:w="3667" w:type="pct"/>
          </w:tcPr>
          <w:p w14:paraId="4BA63C2D" w14:textId="024AAE6E" w:rsidR="00771BF3" w:rsidRPr="00D10C8C" w:rsidRDefault="00EC0E21" w:rsidP="00B83685">
            <w:pPr>
              <w:spacing w:after="90"/>
              <w:rPr>
                <w:color w:val="808080" w:themeColor="background1" w:themeShade="80"/>
                <w:sz w:val="14"/>
                <w:szCs w:val="14"/>
                <w:lang w:val="es-ES"/>
              </w:rPr>
            </w:pPr>
            <w:r w:rsidRPr="00D10C8C">
              <w:rPr>
                <w:color w:val="808080" w:themeColor="background1" w:themeShade="80"/>
                <w:sz w:val="14"/>
                <w:szCs w:val="14"/>
                <w:lang w:val="es-ES"/>
              </w:rPr>
              <w:t>--</w:t>
            </w:r>
          </w:p>
        </w:tc>
      </w:tr>
      <w:tr w:rsidR="00771BF3" w:rsidRPr="002C5510" w14:paraId="6199FD92" w14:textId="77777777" w:rsidTr="00B83685">
        <w:trPr>
          <w:trHeight w:val="337"/>
        </w:trPr>
        <w:tc>
          <w:tcPr>
            <w:tcW w:w="1333" w:type="pct"/>
          </w:tcPr>
          <w:p w14:paraId="40F4902F"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Documentos Relacionados</w:t>
            </w:r>
          </w:p>
        </w:tc>
        <w:tc>
          <w:tcPr>
            <w:tcW w:w="3667" w:type="pct"/>
          </w:tcPr>
          <w:p w14:paraId="0C8FC8EC" w14:textId="77777777" w:rsidR="00771BF3" w:rsidRPr="00D10C8C" w:rsidRDefault="00DD6244" w:rsidP="007F2FA6">
            <w:pPr>
              <w:pStyle w:val="Prrafodelista"/>
              <w:numPr>
                <w:ilvl w:val="0"/>
                <w:numId w:val="21"/>
              </w:numPr>
              <w:spacing w:after="0"/>
              <w:rPr>
                <w:color w:val="808080" w:themeColor="background1" w:themeShade="80"/>
                <w:sz w:val="14"/>
                <w:szCs w:val="14"/>
                <w:lang w:val="es-ES"/>
              </w:rPr>
            </w:pPr>
            <w:r w:rsidRPr="00D10C8C">
              <w:rPr>
                <w:color w:val="808080" w:themeColor="background1" w:themeShade="80"/>
                <w:sz w:val="14"/>
                <w:szCs w:val="14"/>
                <w:lang w:val="es-ES"/>
              </w:rPr>
              <w:t>Therefore_Online_White_Paper-08-11-2023.pdf</w:t>
            </w:r>
          </w:p>
          <w:p w14:paraId="014C27A8" w14:textId="1C98B774" w:rsidR="00DD6244" w:rsidRPr="007B7D05" w:rsidRDefault="00FF1609" w:rsidP="007F2FA6">
            <w:pPr>
              <w:pStyle w:val="Prrafodelista"/>
              <w:numPr>
                <w:ilvl w:val="0"/>
                <w:numId w:val="21"/>
              </w:numPr>
              <w:spacing w:after="0"/>
              <w:rPr>
                <w:color w:val="808080" w:themeColor="background1" w:themeShade="80"/>
                <w:sz w:val="14"/>
                <w:szCs w:val="14"/>
              </w:rPr>
            </w:pPr>
            <w:r w:rsidRPr="007B7D05">
              <w:rPr>
                <w:color w:val="808080" w:themeColor="background1" w:themeShade="80"/>
                <w:sz w:val="14"/>
                <w:szCs w:val="14"/>
              </w:rPr>
              <w:t>Master Online Services Ts and Cs v1.7 (ES).pdf</w:t>
            </w:r>
          </w:p>
        </w:tc>
      </w:tr>
    </w:tbl>
    <w:p w14:paraId="6BA1A3F4" w14:textId="77777777" w:rsidR="00771BF3" w:rsidRPr="007B7D05" w:rsidRDefault="00771BF3" w:rsidP="00771BF3">
      <w:pPr>
        <w:rPr>
          <w:b/>
          <w:lang w:val="en-US"/>
        </w:rPr>
      </w:pPr>
    </w:p>
    <w:p w14:paraId="331BABBF" w14:textId="77777777" w:rsidR="00771BF3" w:rsidRPr="00D10C8C" w:rsidRDefault="00771BF3" w:rsidP="00702F30">
      <w:pPr>
        <w:pStyle w:val="Subttulo"/>
      </w:pPr>
      <w:r w:rsidRPr="00D10C8C">
        <w:t>Historial de Documento</w:t>
      </w:r>
    </w:p>
    <w:tbl>
      <w:tblPr>
        <w:tblStyle w:val="JJTablaSimple"/>
        <w:tblpPr w:leftFromText="141" w:rightFromText="141" w:vertAnchor="text" w:tblpY="1"/>
        <w:tblW w:w="5000" w:type="pct"/>
        <w:tblLook w:val="04A0" w:firstRow="1" w:lastRow="0" w:firstColumn="1" w:lastColumn="0" w:noHBand="0" w:noVBand="1"/>
      </w:tblPr>
      <w:tblGrid>
        <w:gridCol w:w="866"/>
        <w:gridCol w:w="1073"/>
        <w:gridCol w:w="4725"/>
        <w:gridCol w:w="1840"/>
      </w:tblGrid>
      <w:tr w:rsidR="00771BF3" w:rsidRPr="00D10C8C" w14:paraId="33DA960F" w14:textId="77777777" w:rsidTr="00047CC8">
        <w:trPr>
          <w:cnfStyle w:val="100000000000" w:firstRow="1" w:lastRow="0" w:firstColumn="0" w:lastColumn="0" w:oddVBand="0" w:evenVBand="0" w:oddHBand="0" w:evenHBand="0" w:firstRowFirstColumn="0" w:firstRowLastColumn="0" w:lastRowFirstColumn="0" w:lastRowLastColumn="0"/>
          <w:trHeight w:val="136"/>
        </w:trPr>
        <w:tc>
          <w:tcPr>
            <w:tcW w:w="509" w:type="pct"/>
          </w:tcPr>
          <w:p w14:paraId="47988BA3" w14:textId="77777777" w:rsidR="00771BF3" w:rsidRPr="00D10C8C" w:rsidRDefault="00771BF3" w:rsidP="00B83685">
            <w:pPr>
              <w:spacing w:after="90"/>
              <w:jc w:val="center"/>
              <w:rPr>
                <w:b w:val="0"/>
                <w:color w:val="7F7F7F" w:themeColor="text1" w:themeTint="80"/>
                <w:sz w:val="14"/>
                <w:szCs w:val="14"/>
                <w:lang w:val="es-ES"/>
              </w:rPr>
            </w:pPr>
            <w:r w:rsidRPr="00D10C8C">
              <w:rPr>
                <w:color w:val="7F7F7F" w:themeColor="text1" w:themeTint="80"/>
                <w:sz w:val="14"/>
                <w:szCs w:val="14"/>
                <w:lang w:val="es-ES"/>
              </w:rPr>
              <w:t>Versión</w:t>
            </w:r>
          </w:p>
        </w:tc>
        <w:tc>
          <w:tcPr>
            <w:tcW w:w="631" w:type="pct"/>
          </w:tcPr>
          <w:p w14:paraId="4231D078"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Fecha</w:t>
            </w:r>
          </w:p>
        </w:tc>
        <w:tc>
          <w:tcPr>
            <w:tcW w:w="2778" w:type="pct"/>
          </w:tcPr>
          <w:p w14:paraId="0C1766C9"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Comentarios</w:t>
            </w:r>
          </w:p>
        </w:tc>
        <w:tc>
          <w:tcPr>
            <w:tcW w:w="1082" w:type="pct"/>
          </w:tcPr>
          <w:p w14:paraId="78CEE2AA" w14:textId="77777777" w:rsidR="00771BF3" w:rsidRPr="00D10C8C" w:rsidRDefault="00771BF3" w:rsidP="008D64C9">
            <w:pPr>
              <w:spacing w:after="0"/>
              <w:jc w:val="left"/>
              <w:rPr>
                <w:b w:val="0"/>
                <w:color w:val="7F7F7F" w:themeColor="text1" w:themeTint="80"/>
                <w:sz w:val="14"/>
                <w:szCs w:val="14"/>
                <w:lang w:val="es-ES"/>
              </w:rPr>
            </w:pPr>
            <w:r w:rsidRPr="00D10C8C">
              <w:rPr>
                <w:color w:val="7F7F7F" w:themeColor="text1" w:themeTint="80"/>
                <w:sz w:val="14"/>
                <w:szCs w:val="14"/>
                <w:lang w:val="es-ES"/>
              </w:rPr>
              <w:t>Modificado por</w:t>
            </w:r>
          </w:p>
        </w:tc>
      </w:tr>
      <w:tr w:rsidR="00771BF3" w:rsidRPr="00D10C8C" w14:paraId="5C63C07F" w14:textId="77777777" w:rsidTr="00047CC8">
        <w:tc>
          <w:tcPr>
            <w:tcW w:w="509" w:type="pct"/>
          </w:tcPr>
          <w:p w14:paraId="63BB927E" w14:textId="6B52308F" w:rsidR="00771BF3" w:rsidRPr="00D10C8C" w:rsidRDefault="00771BF3" w:rsidP="00B83685">
            <w:pPr>
              <w:shd w:val="clear" w:color="auto" w:fill="FFFFFF" w:themeFill="background1"/>
              <w:spacing w:after="0"/>
              <w:jc w:val="center"/>
              <w:rPr>
                <w:b/>
                <w:bCs/>
                <w:color w:val="7F7F7F" w:themeColor="text1" w:themeTint="80"/>
                <w:sz w:val="14"/>
                <w:szCs w:val="14"/>
                <w:lang w:val="es-ES"/>
              </w:rPr>
            </w:pPr>
            <w:r w:rsidRPr="00D10C8C">
              <w:rPr>
                <w:color w:val="7F7F7F" w:themeColor="text1" w:themeTint="80"/>
                <w:sz w:val="14"/>
                <w:szCs w:val="14"/>
                <w:lang w:val="es-ES"/>
              </w:rPr>
              <w:t>1.</w:t>
            </w:r>
            <w:r w:rsidR="008570F9" w:rsidRPr="00D10C8C">
              <w:rPr>
                <w:color w:val="7F7F7F" w:themeColor="text1" w:themeTint="80"/>
                <w:sz w:val="14"/>
                <w:szCs w:val="14"/>
                <w:lang w:val="es-ES"/>
              </w:rPr>
              <w:t>0</w:t>
            </w:r>
          </w:p>
        </w:tc>
        <w:tc>
          <w:tcPr>
            <w:tcW w:w="631" w:type="pct"/>
          </w:tcPr>
          <w:p w14:paraId="2DEFCBD5" w14:textId="1E9A0635" w:rsidR="00771BF3" w:rsidRPr="00D10C8C" w:rsidRDefault="00205266"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10.01</w:t>
            </w:r>
            <w:r w:rsidR="009F4BB9" w:rsidRPr="00D10C8C">
              <w:rPr>
                <w:color w:val="7F7F7F" w:themeColor="text1" w:themeTint="80"/>
                <w:sz w:val="14"/>
                <w:szCs w:val="14"/>
                <w:lang w:val="es-ES"/>
              </w:rPr>
              <w:t>.</w:t>
            </w:r>
            <w:r w:rsidR="00BD71D5" w:rsidRPr="00D10C8C">
              <w:rPr>
                <w:color w:val="7F7F7F" w:themeColor="text1" w:themeTint="80"/>
                <w:sz w:val="14"/>
                <w:szCs w:val="14"/>
                <w:lang w:val="es-ES"/>
              </w:rPr>
              <w:t>2024</w:t>
            </w:r>
          </w:p>
        </w:tc>
        <w:tc>
          <w:tcPr>
            <w:tcW w:w="2778" w:type="pct"/>
          </w:tcPr>
          <w:p w14:paraId="636B7EF9" w14:textId="4210DB38" w:rsidR="00771BF3" w:rsidRPr="00D10C8C" w:rsidRDefault="00771BF3" w:rsidP="008D64C9">
            <w:pPr>
              <w:shd w:val="clear" w:color="auto" w:fill="FFFFFF" w:themeFill="background1"/>
              <w:spacing w:after="0"/>
              <w:jc w:val="left"/>
              <w:rPr>
                <w:color w:val="7F7F7F" w:themeColor="text1" w:themeTint="80"/>
                <w:sz w:val="14"/>
                <w:szCs w:val="14"/>
                <w:lang w:val="es-ES"/>
              </w:rPr>
            </w:pPr>
            <w:r w:rsidRPr="00D10C8C">
              <w:rPr>
                <w:color w:val="7F7F7F" w:themeColor="text1" w:themeTint="80"/>
                <w:sz w:val="14"/>
                <w:szCs w:val="14"/>
                <w:lang w:val="es-ES"/>
              </w:rPr>
              <w:t>Documento original (Draft</w:t>
            </w:r>
            <w:r w:rsidR="001673A2" w:rsidRPr="00D10C8C">
              <w:rPr>
                <w:color w:val="7F7F7F" w:themeColor="text1" w:themeTint="80"/>
                <w:sz w:val="14"/>
                <w:szCs w:val="14"/>
                <w:lang w:val="es-ES"/>
              </w:rPr>
              <w:t>1)</w:t>
            </w:r>
          </w:p>
        </w:tc>
        <w:tc>
          <w:tcPr>
            <w:tcW w:w="1082" w:type="pct"/>
          </w:tcPr>
          <w:p w14:paraId="2DF2F312" w14:textId="2014718F" w:rsidR="00771BF3" w:rsidRPr="00D10C8C" w:rsidRDefault="00047CC8" w:rsidP="008D64C9">
            <w:pPr>
              <w:shd w:val="clear" w:color="auto" w:fill="FFFFFF" w:themeFill="background1"/>
              <w:spacing w:after="0"/>
              <w:jc w:val="left"/>
              <w:rPr>
                <w:color w:val="7F7F7F" w:themeColor="text1" w:themeTint="80"/>
                <w:sz w:val="14"/>
                <w:szCs w:val="14"/>
                <w:lang w:val="es-ES"/>
              </w:rPr>
            </w:pPr>
            <w:r w:rsidRPr="00D10C8C">
              <w:rPr>
                <w:color w:val="7F7F7F" w:themeColor="text1" w:themeTint="80"/>
                <w:sz w:val="14"/>
                <w:szCs w:val="14"/>
                <w:lang w:val="es-ES"/>
              </w:rPr>
              <w:t>JJ Jim</w:t>
            </w:r>
            <w:r w:rsidR="00E9392B" w:rsidRPr="00D10C8C">
              <w:rPr>
                <w:color w:val="7F7F7F" w:themeColor="text1" w:themeTint="80"/>
                <w:sz w:val="14"/>
                <w:szCs w:val="14"/>
                <w:lang w:val="es-ES"/>
              </w:rPr>
              <w:t>é</w:t>
            </w:r>
            <w:r w:rsidRPr="00D10C8C">
              <w:rPr>
                <w:color w:val="7F7F7F" w:themeColor="text1" w:themeTint="80"/>
                <w:sz w:val="14"/>
                <w:szCs w:val="14"/>
                <w:lang w:val="es-ES"/>
              </w:rPr>
              <w:t>nez Requena</w:t>
            </w:r>
          </w:p>
        </w:tc>
      </w:tr>
      <w:tr w:rsidR="00771BF3" w:rsidRPr="008D64C9" w14:paraId="10562000" w14:textId="77777777" w:rsidTr="00047CC8">
        <w:tc>
          <w:tcPr>
            <w:tcW w:w="509" w:type="pct"/>
          </w:tcPr>
          <w:p w14:paraId="4595A5FF" w14:textId="5C9B4798" w:rsidR="00771BF3" w:rsidRPr="008D64C9" w:rsidRDefault="00C62570" w:rsidP="00B83685">
            <w:pPr>
              <w:shd w:val="clear" w:color="auto" w:fill="FFFFFF" w:themeFill="background1"/>
              <w:spacing w:after="0"/>
              <w:jc w:val="center"/>
              <w:rPr>
                <w:color w:val="7F7F7F" w:themeColor="text1" w:themeTint="80"/>
                <w:sz w:val="14"/>
                <w:szCs w:val="14"/>
                <w:lang w:val="es-ES"/>
              </w:rPr>
            </w:pPr>
            <w:r w:rsidRPr="008D64C9">
              <w:rPr>
                <w:color w:val="7F7F7F" w:themeColor="text1" w:themeTint="80"/>
                <w:sz w:val="14"/>
                <w:szCs w:val="14"/>
                <w:lang w:val="es-ES"/>
              </w:rPr>
              <w:t>1.1</w:t>
            </w:r>
          </w:p>
        </w:tc>
        <w:tc>
          <w:tcPr>
            <w:tcW w:w="631" w:type="pct"/>
          </w:tcPr>
          <w:p w14:paraId="190E121D" w14:textId="1BC79E12" w:rsidR="00771BF3" w:rsidRPr="00D10C8C" w:rsidRDefault="00C62570"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20.01.2025</w:t>
            </w:r>
          </w:p>
        </w:tc>
        <w:tc>
          <w:tcPr>
            <w:tcW w:w="2778" w:type="pct"/>
          </w:tcPr>
          <w:p w14:paraId="4BD99A48" w14:textId="2EF0D7B9" w:rsidR="00771BF3" w:rsidRPr="00D10C8C" w:rsidRDefault="008D64C9"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Añadido detalle de proyecto piloto</w:t>
            </w:r>
          </w:p>
        </w:tc>
        <w:tc>
          <w:tcPr>
            <w:tcW w:w="1082" w:type="pct"/>
          </w:tcPr>
          <w:p w14:paraId="76009B63" w14:textId="4BE6CB88" w:rsidR="00771BF3" w:rsidRPr="00D10C8C" w:rsidRDefault="008D64C9"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JJ Jiménez Requena</w:t>
            </w:r>
          </w:p>
        </w:tc>
      </w:tr>
      <w:tr w:rsidR="00771BF3" w:rsidRPr="00D10C8C" w14:paraId="09AEAA28" w14:textId="77777777" w:rsidTr="00047CC8">
        <w:tc>
          <w:tcPr>
            <w:tcW w:w="509" w:type="pct"/>
          </w:tcPr>
          <w:p w14:paraId="08C0BD36" w14:textId="4D32317C" w:rsidR="00771BF3" w:rsidRPr="00D10C8C" w:rsidRDefault="00F22EC0" w:rsidP="00B83685">
            <w:pPr>
              <w:shd w:val="clear" w:color="auto" w:fill="FFFFFF" w:themeFill="background1"/>
              <w:spacing w:after="0"/>
              <w:jc w:val="center"/>
              <w:rPr>
                <w:b/>
                <w:bCs/>
                <w:color w:val="7F7F7F" w:themeColor="text1" w:themeTint="80"/>
                <w:sz w:val="14"/>
                <w:szCs w:val="14"/>
                <w:lang w:val="es-ES"/>
              </w:rPr>
            </w:pPr>
            <w:r>
              <w:rPr>
                <w:b/>
                <w:bCs/>
                <w:color w:val="7F7F7F" w:themeColor="text1" w:themeTint="80"/>
                <w:sz w:val="14"/>
                <w:szCs w:val="14"/>
                <w:lang w:val="es-ES"/>
              </w:rPr>
              <w:t>1.3</w:t>
            </w:r>
          </w:p>
        </w:tc>
        <w:tc>
          <w:tcPr>
            <w:tcW w:w="631" w:type="pct"/>
          </w:tcPr>
          <w:p w14:paraId="65276614" w14:textId="120FF6D6" w:rsidR="00771BF3" w:rsidRPr="00D10C8C" w:rsidRDefault="00F22EC0"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2101.2025</w:t>
            </w:r>
          </w:p>
        </w:tc>
        <w:tc>
          <w:tcPr>
            <w:tcW w:w="2778" w:type="pct"/>
          </w:tcPr>
          <w:p w14:paraId="33840693" w14:textId="4B600381" w:rsidR="00771BF3" w:rsidRPr="00D10C8C" w:rsidRDefault="00F22EC0"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Correcci</w:t>
            </w:r>
            <w:r w:rsidR="0011598D">
              <w:rPr>
                <w:color w:val="7F7F7F" w:themeColor="text1" w:themeTint="80"/>
                <w:sz w:val="14"/>
                <w:szCs w:val="14"/>
                <w:lang w:val="es-ES"/>
              </w:rPr>
              <w:t xml:space="preserve">ón de erratas </w:t>
            </w:r>
          </w:p>
        </w:tc>
        <w:tc>
          <w:tcPr>
            <w:tcW w:w="1082" w:type="pct"/>
          </w:tcPr>
          <w:p w14:paraId="6AFD1229" w14:textId="1148F620" w:rsidR="00771BF3" w:rsidRPr="00D10C8C" w:rsidRDefault="0011598D" w:rsidP="008D64C9">
            <w:pPr>
              <w:shd w:val="clear" w:color="auto" w:fill="FFFFFF" w:themeFill="background1"/>
              <w:spacing w:after="0"/>
              <w:jc w:val="left"/>
              <w:rPr>
                <w:color w:val="7F7F7F" w:themeColor="text1" w:themeTint="80"/>
                <w:sz w:val="14"/>
                <w:szCs w:val="14"/>
                <w:lang w:val="es-ES"/>
              </w:rPr>
            </w:pPr>
            <w:r>
              <w:rPr>
                <w:color w:val="7F7F7F" w:themeColor="text1" w:themeTint="80"/>
                <w:sz w:val="14"/>
                <w:szCs w:val="14"/>
                <w:lang w:val="es-ES"/>
              </w:rPr>
              <w:t>JJ Jiménez Requena</w:t>
            </w:r>
          </w:p>
        </w:tc>
      </w:tr>
      <w:tr w:rsidR="00771BF3" w:rsidRPr="00D10C8C" w14:paraId="54EC02B1" w14:textId="77777777" w:rsidTr="00047CC8">
        <w:tc>
          <w:tcPr>
            <w:tcW w:w="509" w:type="pct"/>
          </w:tcPr>
          <w:p w14:paraId="0CC26C5E" w14:textId="324B67F5" w:rsidR="00771BF3" w:rsidRPr="00D10C8C" w:rsidRDefault="00771BF3" w:rsidP="00B83685">
            <w:pPr>
              <w:shd w:val="clear" w:color="auto" w:fill="FFFFFF" w:themeFill="background1"/>
              <w:spacing w:after="0"/>
              <w:jc w:val="center"/>
              <w:rPr>
                <w:b/>
                <w:bCs/>
                <w:color w:val="7F7F7F" w:themeColor="text1" w:themeTint="80"/>
                <w:sz w:val="14"/>
                <w:szCs w:val="14"/>
                <w:lang w:val="es-ES"/>
              </w:rPr>
            </w:pPr>
          </w:p>
        </w:tc>
        <w:tc>
          <w:tcPr>
            <w:tcW w:w="631" w:type="pct"/>
          </w:tcPr>
          <w:p w14:paraId="19C40F98" w14:textId="0DAC9E8E"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2778" w:type="pct"/>
          </w:tcPr>
          <w:p w14:paraId="1196EB9A" w14:textId="219C8BD1" w:rsidR="00771BF3" w:rsidRPr="00D10C8C" w:rsidRDefault="00771BF3" w:rsidP="008D64C9">
            <w:pPr>
              <w:shd w:val="clear" w:color="auto" w:fill="FFFFFF" w:themeFill="background1"/>
              <w:spacing w:after="0"/>
              <w:jc w:val="left"/>
              <w:rPr>
                <w:color w:val="7F7F7F" w:themeColor="text1" w:themeTint="80"/>
                <w:sz w:val="14"/>
                <w:szCs w:val="14"/>
                <w:lang w:val="es-ES"/>
              </w:rPr>
            </w:pPr>
          </w:p>
        </w:tc>
        <w:tc>
          <w:tcPr>
            <w:tcW w:w="1082" w:type="pct"/>
          </w:tcPr>
          <w:p w14:paraId="65D91AF4" w14:textId="640B53D9" w:rsidR="00771BF3" w:rsidRPr="00D10C8C" w:rsidRDefault="00771BF3" w:rsidP="008D64C9">
            <w:pPr>
              <w:shd w:val="clear" w:color="auto" w:fill="FFFFFF" w:themeFill="background1"/>
              <w:spacing w:after="0"/>
              <w:jc w:val="left"/>
              <w:rPr>
                <w:color w:val="7F7F7F" w:themeColor="text1" w:themeTint="80"/>
                <w:sz w:val="14"/>
                <w:szCs w:val="14"/>
                <w:lang w:val="es-ES"/>
              </w:rPr>
            </w:pPr>
          </w:p>
        </w:tc>
      </w:tr>
    </w:tbl>
    <w:p w14:paraId="3F4534CE" w14:textId="77777777" w:rsidR="00047D9E" w:rsidRDefault="00771BF3" w:rsidP="00047D9E">
      <w:bookmarkStart w:id="1" w:name="_Toc462314396"/>
      <w:bookmarkStart w:id="2" w:name="_Toc462314488"/>
      <w:r w:rsidRPr="00D10C8C">
        <w:br w:type="page"/>
      </w:r>
      <w:bookmarkStart w:id="3" w:name="_Toc183114048"/>
      <w:bookmarkStart w:id="4" w:name="_Toc183126509"/>
      <w:bookmarkStart w:id="5" w:name="_Toc187188421"/>
      <w:bookmarkStart w:id="6" w:name="_Toc187778650"/>
    </w:p>
    <w:p w14:paraId="3BD76CB0" w14:textId="5D078E36" w:rsidR="00771BF3" w:rsidRPr="00047D9E" w:rsidRDefault="00771BF3" w:rsidP="00C879FB">
      <w:pPr>
        <w:spacing w:after="240" w:line="240" w:lineRule="auto"/>
        <w:jc w:val="left"/>
        <w:rPr>
          <w:b/>
          <w:bCs/>
          <w:sz w:val="36"/>
          <w:szCs w:val="36"/>
        </w:rPr>
      </w:pPr>
      <w:r w:rsidRPr="00047D9E">
        <w:rPr>
          <w:b/>
          <w:bCs/>
          <w:sz w:val="36"/>
          <w:szCs w:val="36"/>
        </w:rPr>
        <w:lastRenderedPageBreak/>
        <w:t>Contenido</w:t>
      </w:r>
      <w:bookmarkEnd w:id="1"/>
      <w:bookmarkEnd w:id="2"/>
      <w:bookmarkEnd w:id="3"/>
      <w:bookmarkEnd w:id="4"/>
      <w:bookmarkEnd w:id="5"/>
      <w:bookmarkEnd w:id="6"/>
    </w:p>
    <w:p w14:paraId="3B52D6B4" w14:textId="1C1D3815" w:rsidR="00FE1020" w:rsidRDefault="007B7D05">
      <w:pPr>
        <w:pStyle w:val="TDC1"/>
        <w:rPr>
          <w:rFonts w:asciiTheme="minorHAnsi" w:hAnsiTheme="minorHAnsi"/>
          <w:kern w:val="2"/>
          <w:sz w:val="24"/>
          <w:szCs w:val="24"/>
          <w:lang w:eastAsia="es-ES"/>
          <w14:ligatures w14:val="standardContextual"/>
        </w:rPr>
      </w:pPr>
      <w:r>
        <w:rPr>
          <w:rFonts w:ascii="Century Gothic" w:hAnsi="Century Gothic"/>
          <w:sz w:val="14"/>
        </w:rPr>
        <w:fldChar w:fldCharType="begin"/>
      </w:r>
      <w:r>
        <w:rPr>
          <w:rFonts w:ascii="Century Gothic" w:hAnsi="Century Gothic"/>
          <w:sz w:val="14"/>
        </w:rPr>
        <w:instrText xml:space="preserve"> TOC \o "1-3" \h \z \u </w:instrText>
      </w:r>
      <w:r>
        <w:rPr>
          <w:rFonts w:ascii="Century Gothic" w:hAnsi="Century Gothic"/>
          <w:sz w:val="14"/>
        </w:rPr>
        <w:fldChar w:fldCharType="separate"/>
      </w:r>
      <w:hyperlink w:anchor="_Toc193887338" w:history="1">
        <w:r w:rsidR="00FE1020" w:rsidRPr="00AF4892">
          <w:rPr>
            <w:rStyle w:val="Hipervnculo"/>
          </w:rPr>
          <w:t>Tabla de imágenes</w:t>
        </w:r>
        <w:r w:rsidR="00FE1020">
          <w:rPr>
            <w:webHidden/>
          </w:rPr>
          <w:tab/>
        </w:r>
        <w:r w:rsidR="00FE1020">
          <w:rPr>
            <w:webHidden/>
          </w:rPr>
          <w:fldChar w:fldCharType="begin"/>
        </w:r>
        <w:r w:rsidR="00FE1020">
          <w:rPr>
            <w:webHidden/>
          </w:rPr>
          <w:instrText xml:space="preserve"> PAGEREF _Toc193887338 \h </w:instrText>
        </w:r>
        <w:r w:rsidR="00FE1020">
          <w:rPr>
            <w:webHidden/>
          </w:rPr>
        </w:r>
        <w:r w:rsidR="00FE1020">
          <w:rPr>
            <w:webHidden/>
          </w:rPr>
          <w:fldChar w:fldCharType="separate"/>
        </w:r>
        <w:r w:rsidR="00FE1020">
          <w:rPr>
            <w:webHidden/>
          </w:rPr>
          <w:t>5</w:t>
        </w:r>
        <w:r w:rsidR="00FE1020">
          <w:rPr>
            <w:webHidden/>
          </w:rPr>
          <w:fldChar w:fldCharType="end"/>
        </w:r>
      </w:hyperlink>
    </w:p>
    <w:p w14:paraId="74037DAC" w14:textId="73D7A395" w:rsidR="00FE1020" w:rsidRDefault="00FE1020">
      <w:pPr>
        <w:pStyle w:val="TDC1"/>
        <w:rPr>
          <w:rFonts w:asciiTheme="minorHAnsi" w:hAnsiTheme="minorHAnsi"/>
          <w:kern w:val="2"/>
          <w:sz w:val="24"/>
          <w:szCs w:val="24"/>
          <w:lang w:eastAsia="es-ES"/>
          <w14:ligatures w14:val="standardContextual"/>
        </w:rPr>
      </w:pPr>
      <w:hyperlink w:anchor="_Toc193887339" w:history="1">
        <w:r w:rsidRPr="00AF4892">
          <w:rPr>
            <w:rStyle w:val="Hipervnculo"/>
          </w:rPr>
          <w:t>Glosario de Términos</w:t>
        </w:r>
        <w:r>
          <w:rPr>
            <w:webHidden/>
          </w:rPr>
          <w:tab/>
        </w:r>
        <w:r>
          <w:rPr>
            <w:webHidden/>
          </w:rPr>
          <w:fldChar w:fldCharType="begin"/>
        </w:r>
        <w:r>
          <w:rPr>
            <w:webHidden/>
          </w:rPr>
          <w:instrText xml:space="preserve"> PAGEREF _Toc193887339 \h </w:instrText>
        </w:r>
        <w:r>
          <w:rPr>
            <w:webHidden/>
          </w:rPr>
        </w:r>
        <w:r>
          <w:rPr>
            <w:webHidden/>
          </w:rPr>
          <w:fldChar w:fldCharType="separate"/>
        </w:r>
        <w:r>
          <w:rPr>
            <w:webHidden/>
          </w:rPr>
          <w:t>6</w:t>
        </w:r>
        <w:r>
          <w:rPr>
            <w:webHidden/>
          </w:rPr>
          <w:fldChar w:fldCharType="end"/>
        </w:r>
      </w:hyperlink>
    </w:p>
    <w:p w14:paraId="44F917DC" w14:textId="1AC83E12" w:rsidR="00FE1020" w:rsidRDefault="00FE1020">
      <w:pPr>
        <w:pStyle w:val="TDC1"/>
        <w:rPr>
          <w:rFonts w:asciiTheme="minorHAnsi" w:hAnsiTheme="minorHAnsi"/>
          <w:kern w:val="2"/>
          <w:sz w:val="24"/>
          <w:szCs w:val="24"/>
          <w:lang w:eastAsia="es-ES"/>
          <w14:ligatures w14:val="standardContextual"/>
        </w:rPr>
      </w:pPr>
      <w:hyperlink w:anchor="_Toc193887340" w:history="1">
        <w:r w:rsidRPr="00AF4892">
          <w:rPr>
            <w:rStyle w:val="Hipervnculo"/>
          </w:rPr>
          <w:t>Confidencialidad</w:t>
        </w:r>
        <w:r>
          <w:rPr>
            <w:webHidden/>
          </w:rPr>
          <w:tab/>
        </w:r>
        <w:r>
          <w:rPr>
            <w:webHidden/>
          </w:rPr>
          <w:fldChar w:fldCharType="begin"/>
        </w:r>
        <w:r>
          <w:rPr>
            <w:webHidden/>
          </w:rPr>
          <w:instrText xml:space="preserve"> PAGEREF _Toc193887340 \h </w:instrText>
        </w:r>
        <w:r>
          <w:rPr>
            <w:webHidden/>
          </w:rPr>
        </w:r>
        <w:r>
          <w:rPr>
            <w:webHidden/>
          </w:rPr>
          <w:fldChar w:fldCharType="separate"/>
        </w:r>
        <w:r>
          <w:rPr>
            <w:webHidden/>
          </w:rPr>
          <w:t>10</w:t>
        </w:r>
        <w:r>
          <w:rPr>
            <w:webHidden/>
          </w:rPr>
          <w:fldChar w:fldCharType="end"/>
        </w:r>
      </w:hyperlink>
    </w:p>
    <w:p w14:paraId="23152DD0" w14:textId="69613B05" w:rsidR="00FE1020" w:rsidRDefault="00FE1020">
      <w:pPr>
        <w:pStyle w:val="TDC2"/>
        <w:rPr>
          <w:rFonts w:asciiTheme="minorHAnsi" w:hAnsiTheme="minorHAnsi"/>
          <w:noProof/>
          <w:kern w:val="2"/>
          <w:sz w:val="24"/>
          <w:szCs w:val="24"/>
          <w:lang w:eastAsia="es-ES"/>
          <w14:ligatures w14:val="standardContextual"/>
        </w:rPr>
      </w:pPr>
      <w:hyperlink w:anchor="_Toc193887341" w:history="1">
        <w:r w:rsidRPr="00AF4892">
          <w:rPr>
            <w:rStyle w:val="Hipervnculo"/>
            <w:noProof/>
          </w:rPr>
          <w:t>Clausulas adicionales</w:t>
        </w:r>
        <w:r>
          <w:rPr>
            <w:noProof/>
            <w:webHidden/>
          </w:rPr>
          <w:tab/>
        </w:r>
        <w:r>
          <w:rPr>
            <w:noProof/>
            <w:webHidden/>
          </w:rPr>
          <w:fldChar w:fldCharType="begin"/>
        </w:r>
        <w:r>
          <w:rPr>
            <w:noProof/>
            <w:webHidden/>
          </w:rPr>
          <w:instrText xml:space="preserve"> PAGEREF _Toc193887341 \h </w:instrText>
        </w:r>
        <w:r>
          <w:rPr>
            <w:noProof/>
            <w:webHidden/>
          </w:rPr>
        </w:r>
        <w:r>
          <w:rPr>
            <w:noProof/>
            <w:webHidden/>
          </w:rPr>
          <w:fldChar w:fldCharType="separate"/>
        </w:r>
        <w:r>
          <w:rPr>
            <w:noProof/>
            <w:webHidden/>
          </w:rPr>
          <w:t>10</w:t>
        </w:r>
        <w:r>
          <w:rPr>
            <w:noProof/>
            <w:webHidden/>
          </w:rPr>
          <w:fldChar w:fldCharType="end"/>
        </w:r>
      </w:hyperlink>
    </w:p>
    <w:p w14:paraId="7E8B44B3" w14:textId="66E092BE" w:rsidR="00FE1020" w:rsidRDefault="00FE1020">
      <w:pPr>
        <w:pStyle w:val="TDC1"/>
        <w:rPr>
          <w:rFonts w:asciiTheme="minorHAnsi" w:hAnsiTheme="minorHAnsi"/>
          <w:kern w:val="2"/>
          <w:sz w:val="24"/>
          <w:szCs w:val="24"/>
          <w:lang w:eastAsia="es-ES"/>
          <w14:ligatures w14:val="standardContextual"/>
        </w:rPr>
      </w:pPr>
      <w:hyperlink w:anchor="_Toc193887342" w:history="1">
        <w:r w:rsidRPr="00AF4892">
          <w:rPr>
            <w:rStyle w:val="Hipervnculo"/>
          </w:rPr>
          <w:t>Introducción</w:t>
        </w:r>
        <w:r>
          <w:rPr>
            <w:webHidden/>
          </w:rPr>
          <w:tab/>
        </w:r>
        <w:r>
          <w:rPr>
            <w:webHidden/>
          </w:rPr>
          <w:fldChar w:fldCharType="begin"/>
        </w:r>
        <w:r>
          <w:rPr>
            <w:webHidden/>
          </w:rPr>
          <w:instrText xml:space="preserve"> PAGEREF _Toc193887342 \h </w:instrText>
        </w:r>
        <w:r>
          <w:rPr>
            <w:webHidden/>
          </w:rPr>
        </w:r>
        <w:r>
          <w:rPr>
            <w:webHidden/>
          </w:rPr>
          <w:fldChar w:fldCharType="separate"/>
        </w:r>
        <w:r>
          <w:rPr>
            <w:webHidden/>
          </w:rPr>
          <w:t>11</w:t>
        </w:r>
        <w:r>
          <w:rPr>
            <w:webHidden/>
          </w:rPr>
          <w:fldChar w:fldCharType="end"/>
        </w:r>
      </w:hyperlink>
    </w:p>
    <w:p w14:paraId="3FD77373" w14:textId="4FE6646B" w:rsidR="00FE1020" w:rsidRDefault="00FE1020">
      <w:pPr>
        <w:pStyle w:val="TDC2"/>
        <w:rPr>
          <w:rFonts w:asciiTheme="minorHAnsi" w:hAnsiTheme="minorHAnsi"/>
          <w:noProof/>
          <w:kern w:val="2"/>
          <w:sz w:val="24"/>
          <w:szCs w:val="24"/>
          <w:lang w:eastAsia="es-ES"/>
          <w14:ligatures w14:val="standardContextual"/>
        </w:rPr>
      </w:pPr>
      <w:hyperlink w:anchor="_Toc193887343" w:history="1">
        <w:r w:rsidRPr="00AF4892">
          <w:rPr>
            <w:rStyle w:val="Hipervnculo"/>
            <w:noProof/>
          </w:rPr>
          <w:t>Objetivos</w:t>
        </w:r>
        <w:r>
          <w:rPr>
            <w:noProof/>
            <w:webHidden/>
          </w:rPr>
          <w:tab/>
        </w:r>
        <w:r>
          <w:rPr>
            <w:noProof/>
            <w:webHidden/>
          </w:rPr>
          <w:fldChar w:fldCharType="begin"/>
        </w:r>
        <w:r>
          <w:rPr>
            <w:noProof/>
            <w:webHidden/>
          </w:rPr>
          <w:instrText xml:space="preserve"> PAGEREF _Toc193887343 \h </w:instrText>
        </w:r>
        <w:r>
          <w:rPr>
            <w:noProof/>
            <w:webHidden/>
          </w:rPr>
        </w:r>
        <w:r>
          <w:rPr>
            <w:noProof/>
            <w:webHidden/>
          </w:rPr>
          <w:fldChar w:fldCharType="separate"/>
        </w:r>
        <w:r>
          <w:rPr>
            <w:noProof/>
            <w:webHidden/>
          </w:rPr>
          <w:t>11</w:t>
        </w:r>
        <w:r>
          <w:rPr>
            <w:noProof/>
            <w:webHidden/>
          </w:rPr>
          <w:fldChar w:fldCharType="end"/>
        </w:r>
      </w:hyperlink>
    </w:p>
    <w:p w14:paraId="4774D652" w14:textId="7C5D3F1F" w:rsidR="00FE1020" w:rsidRDefault="00FE1020">
      <w:pPr>
        <w:pStyle w:val="TDC2"/>
        <w:rPr>
          <w:rFonts w:asciiTheme="minorHAnsi" w:hAnsiTheme="minorHAnsi"/>
          <w:noProof/>
          <w:kern w:val="2"/>
          <w:sz w:val="24"/>
          <w:szCs w:val="24"/>
          <w:lang w:eastAsia="es-ES"/>
          <w14:ligatures w14:val="standardContextual"/>
        </w:rPr>
      </w:pPr>
      <w:hyperlink w:anchor="_Toc193887344" w:history="1">
        <w:r w:rsidRPr="00AF4892">
          <w:rPr>
            <w:rStyle w:val="Hipervnculo"/>
            <w:noProof/>
          </w:rPr>
          <w:t>Claves del proyecto</w:t>
        </w:r>
        <w:r>
          <w:rPr>
            <w:noProof/>
            <w:webHidden/>
          </w:rPr>
          <w:tab/>
        </w:r>
        <w:r>
          <w:rPr>
            <w:noProof/>
            <w:webHidden/>
          </w:rPr>
          <w:fldChar w:fldCharType="begin"/>
        </w:r>
        <w:r>
          <w:rPr>
            <w:noProof/>
            <w:webHidden/>
          </w:rPr>
          <w:instrText xml:space="preserve"> PAGEREF _Toc193887344 \h </w:instrText>
        </w:r>
        <w:r>
          <w:rPr>
            <w:noProof/>
            <w:webHidden/>
          </w:rPr>
        </w:r>
        <w:r>
          <w:rPr>
            <w:noProof/>
            <w:webHidden/>
          </w:rPr>
          <w:fldChar w:fldCharType="separate"/>
        </w:r>
        <w:r>
          <w:rPr>
            <w:noProof/>
            <w:webHidden/>
          </w:rPr>
          <w:t>11</w:t>
        </w:r>
        <w:r>
          <w:rPr>
            <w:noProof/>
            <w:webHidden/>
          </w:rPr>
          <w:fldChar w:fldCharType="end"/>
        </w:r>
      </w:hyperlink>
    </w:p>
    <w:p w14:paraId="684EF5EE" w14:textId="06B97CBB" w:rsidR="00FE1020" w:rsidRDefault="00FE1020">
      <w:pPr>
        <w:pStyle w:val="TDC1"/>
        <w:rPr>
          <w:rFonts w:asciiTheme="minorHAnsi" w:hAnsiTheme="minorHAnsi"/>
          <w:kern w:val="2"/>
          <w:sz w:val="24"/>
          <w:szCs w:val="24"/>
          <w:lang w:eastAsia="es-ES"/>
          <w14:ligatures w14:val="standardContextual"/>
        </w:rPr>
      </w:pPr>
      <w:hyperlink w:anchor="_Toc193887345" w:history="1">
        <w:r w:rsidRPr="00AF4892">
          <w:rPr>
            <w:rStyle w:val="Hipervnculo"/>
          </w:rPr>
          <w:t>Definición del proyecto</w:t>
        </w:r>
        <w:r>
          <w:rPr>
            <w:webHidden/>
          </w:rPr>
          <w:tab/>
        </w:r>
        <w:r>
          <w:rPr>
            <w:webHidden/>
          </w:rPr>
          <w:fldChar w:fldCharType="begin"/>
        </w:r>
        <w:r>
          <w:rPr>
            <w:webHidden/>
          </w:rPr>
          <w:instrText xml:space="preserve"> PAGEREF _Toc193887345 \h </w:instrText>
        </w:r>
        <w:r>
          <w:rPr>
            <w:webHidden/>
          </w:rPr>
        </w:r>
        <w:r>
          <w:rPr>
            <w:webHidden/>
          </w:rPr>
          <w:fldChar w:fldCharType="separate"/>
        </w:r>
        <w:r>
          <w:rPr>
            <w:webHidden/>
          </w:rPr>
          <w:t>12</w:t>
        </w:r>
        <w:r>
          <w:rPr>
            <w:webHidden/>
          </w:rPr>
          <w:fldChar w:fldCharType="end"/>
        </w:r>
      </w:hyperlink>
    </w:p>
    <w:p w14:paraId="383DAC1D" w14:textId="4CF89AA7" w:rsidR="00FE1020" w:rsidRDefault="00FE1020">
      <w:pPr>
        <w:pStyle w:val="TDC2"/>
        <w:rPr>
          <w:rFonts w:asciiTheme="minorHAnsi" w:hAnsiTheme="minorHAnsi"/>
          <w:noProof/>
          <w:kern w:val="2"/>
          <w:sz w:val="24"/>
          <w:szCs w:val="24"/>
          <w:lang w:eastAsia="es-ES"/>
          <w14:ligatures w14:val="standardContextual"/>
        </w:rPr>
      </w:pPr>
      <w:hyperlink w:anchor="_Toc193887346" w:history="1">
        <w:r w:rsidRPr="00AF4892">
          <w:rPr>
            <w:rStyle w:val="Hipervnculo"/>
            <w:noProof/>
          </w:rPr>
          <w:t>Construcción de repositorio completo</w:t>
        </w:r>
        <w:r>
          <w:rPr>
            <w:noProof/>
            <w:webHidden/>
          </w:rPr>
          <w:tab/>
        </w:r>
        <w:r>
          <w:rPr>
            <w:noProof/>
            <w:webHidden/>
          </w:rPr>
          <w:fldChar w:fldCharType="begin"/>
        </w:r>
        <w:r>
          <w:rPr>
            <w:noProof/>
            <w:webHidden/>
          </w:rPr>
          <w:instrText xml:space="preserve"> PAGEREF _Toc193887346 \h </w:instrText>
        </w:r>
        <w:r>
          <w:rPr>
            <w:noProof/>
            <w:webHidden/>
          </w:rPr>
        </w:r>
        <w:r>
          <w:rPr>
            <w:noProof/>
            <w:webHidden/>
          </w:rPr>
          <w:fldChar w:fldCharType="separate"/>
        </w:r>
        <w:r>
          <w:rPr>
            <w:noProof/>
            <w:webHidden/>
          </w:rPr>
          <w:t>12</w:t>
        </w:r>
        <w:r>
          <w:rPr>
            <w:noProof/>
            <w:webHidden/>
          </w:rPr>
          <w:fldChar w:fldCharType="end"/>
        </w:r>
      </w:hyperlink>
    </w:p>
    <w:p w14:paraId="3100A9A8" w14:textId="60B7F0B3" w:rsidR="00FE1020" w:rsidRDefault="00FE1020">
      <w:pPr>
        <w:pStyle w:val="TDC2"/>
        <w:rPr>
          <w:rFonts w:asciiTheme="minorHAnsi" w:hAnsiTheme="minorHAnsi"/>
          <w:noProof/>
          <w:kern w:val="2"/>
          <w:sz w:val="24"/>
          <w:szCs w:val="24"/>
          <w:lang w:eastAsia="es-ES"/>
          <w14:ligatures w14:val="standardContextual"/>
        </w:rPr>
      </w:pPr>
      <w:hyperlink w:anchor="_Toc193887347" w:history="1">
        <w:r w:rsidRPr="00AF4892">
          <w:rPr>
            <w:rStyle w:val="Hipervnculo"/>
            <w:noProof/>
          </w:rPr>
          <w:t>Definición de flujos de trabajo</w:t>
        </w:r>
        <w:r>
          <w:rPr>
            <w:noProof/>
            <w:webHidden/>
          </w:rPr>
          <w:tab/>
        </w:r>
        <w:r>
          <w:rPr>
            <w:noProof/>
            <w:webHidden/>
          </w:rPr>
          <w:fldChar w:fldCharType="begin"/>
        </w:r>
        <w:r>
          <w:rPr>
            <w:noProof/>
            <w:webHidden/>
          </w:rPr>
          <w:instrText xml:space="preserve"> PAGEREF _Toc193887347 \h </w:instrText>
        </w:r>
        <w:r>
          <w:rPr>
            <w:noProof/>
            <w:webHidden/>
          </w:rPr>
        </w:r>
        <w:r>
          <w:rPr>
            <w:noProof/>
            <w:webHidden/>
          </w:rPr>
          <w:fldChar w:fldCharType="separate"/>
        </w:r>
        <w:r>
          <w:rPr>
            <w:noProof/>
            <w:webHidden/>
          </w:rPr>
          <w:t>13</w:t>
        </w:r>
        <w:r>
          <w:rPr>
            <w:noProof/>
            <w:webHidden/>
          </w:rPr>
          <w:fldChar w:fldCharType="end"/>
        </w:r>
      </w:hyperlink>
    </w:p>
    <w:p w14:paraId="017952B3" w14:textId="1F17BA38" w:rsidR="00FE1020" w:rsidRDefault="00FE1020">
      <w:pPr>
        <w:pStyle w:val="TDC2"/>
        <w:rPr>
          <w:rFonts w:asciiTheme="minorHAnsi" w:hAnsiTheme="minorHAnsi"/>
          <w:noProof/>
          <w:kern w:val="2"/>
          <w:sz w:val="24"/>
          <w:szCs w:val="24"/>
          <w:lang w:eastAsia="es-ES"/>
          <w14:ligatures w14:val="standardContextual"/>
        </w:rPr>
      </w:pPr>
      <w:hyperlink w:anchor="_Toc193887348" w:history="1">
        <w:r w:rsidRPr="00AF4892">
          <w:rPr>
            <w:rStyle w:val="Hipervnculo"/>
            <w:noProof/>
          </w:rPr>
          <w:t>Licencias Software (Customer ID: RVQRUFXNUK)</w:t>
        </w:r>
        <w:r>
          <w:rPr>
            <w:noProof/>
            <w:webHidden/>
          </w:rPr>
          <w:tab/>
        </w:r>
        <w:r>
          <w:rPr>
            <w:noProof/>
            <w:webHidden/>
          </w:rPr>
          <w:fldChar w:fldCharType="begin"/>
        </w:r>
        <w:r>
          <w:rPr>
            <w:noProof/>
            <w:webHidden/>
          </w:rPr>
          <w:instrText xml:space="preserve"> PAGEREF _Toc193887348 \h </w:instrText>
        </w:r>
        <w:r>
          <w:rPr>
            <w:noProof/>
            <w:webHidden/>
          </w:rPr>
        </w:r>
        <w:r>
          <w:rPr>
            <w:noProof/>
            <w:webHidden/>
          </w:rPr>
          <w:fldChar w:fldCharType="separate"/>
        </w:r>
        <w:r>
          <w:rPr>
            <w:noProof/>
            <w:webHidden/>
          </w:rPr>
          <w:t>14</w:t>
        </w:r>
        <w:r>
          <w:rPr>
            <w:noProof/>
            <w:webHidden/>
          </w:rPr>
          <w:fldChar w:fldCharType="end"/>
        </w:r>
      </w:hyperlink>
    </w:p>
    <w:p w14:paraId="26664724" w14:textId="79C758F4" w:rsidR="00FE1020" w:rsidRDefault="00FE1020">
      <w:pPr>
        <w:pStyle w:val="TDC3"/>
        <w:rPr>
          <w:rFonts w:asciiTheme="minorHAnsi" w:hAnsiTheme="minorHAnsi"/>
          <w:noProof/>
          <w:kern w:val="2"/>
          <w:sz w:val="24"/>
          <w:szCs w:val="24"/>
          <w:lang w:eastAsia="es-ES"/>
          <w14:ligatures w14:val="standardContextual"/>
        </w:rPr>
      </w:pPr>
      <w:hyperlink w:anchor="_Toc193887349" w:history="1">
        <w:r w:rsidRPr="00AF4892">
          <w:rPr>
            <w:rStyle w:val="Hipervnculo"/>
            <w:noProof/>
          </w:rPr>
          <w:t>Definición de tipos de licencia</w:t>
        </w:r>
        <w:r>
          <w:rPr>
            <w:noProof/>
            <w:webHidden/>
          </w:rPr>
          <w:tab/>
        </w:r>
        <w:r>
          <w:rPr>
            <w:noProof/>
            <w:webHidden/>
          </w:rPr>
          <w:fldChar w:fldCharType="begin"/>
        </w:r>
        <w:r>
          <w:rPr>
            <w:noProof/>
            <w:webHidden/>
          </w:rPr>
          <w:instrText xml:space="preserve"> PAGEREF _Toc193887349 \h </w:instrText>
        </w:r>
        <w:r>
          <w:rPr>
            <w:noProof/>
            <w:webHidden/>
          </w:rPr>
        </w:r>
        <w:r>
          <w:rPr>
            <w:noProof/>
            <w:webHidden/>
          </w:rPr>
          <w:fldChar w:fldCharType="separate"/>
        </w:r>
        <w:r>
          <w:rPr>
            <w:noProof/>
            <w:webHidden/>
          </w:rPr>
          <w:t>14</w:t>
        </w:r>
        <w:r>
          <w:rPr>
            <w:noProof/>
            <w:webHidden/>
          </w:rPr>
          <w:fldChar w:fldCharType="end"/>
        </w:r>
      </w:hyperlink>
    </w:p>
    <w:p w14:paraId="3CC3E6B4" w14:textId="36D8CDDD" w:rsidR="00FE1020" w:rsidRDefault="00FE1020">
      <w:pPr>
        <w:pStyle w:val="TDC1"/>
        <w:rPr>
          <w:rFonts w:asciiTheme="minorHAnsi" w:hAnsiTheme="minorHAnsi"/>
          <w:kern w:val="2"/>
          <w:sz w:val="24"/>
          <w:szCs w:val="24"/>
          <w:lang w:eastAsia="es-ES"/>
          <w14:ligatures w14:val="standardContextual"/>
        </w:rPr>
      </w:pPr>
      <w:hyperlink w:anchor="_Toc193887350" w:history="1">
        <w:r w:rsidRPr="00AF4892">
          <w:rPr>
            <w:rStyle w:val="Hipervnculo"/>
          </w:rPr>
          <w:t>Estructura Documental</w:t>
        </w:r>
        <w:r>
          <w:rPr>
            <w:webHidden/>
          </w:rPr>
          <w:tab/>
        </w:r>
        <w:r>
          <w:rPr>
            <w:webHidden/>
          </w:rPr>
          <w:fldChar w:fldCharType="begin"/>
        </w:r>
        <w:r>
          <w:rPr>
            <w:webHidden/>
          </w:rPr>
          <w:instrText xml:space="preserve"> PAGEREF _Toc193887350 \h </w:instrText>
        </w:r>
        <w:r>
          <w:rPr>
            <w:webHidden/>
          </w:rPr>
        </w:r>
        <w:r>
          <w:rPr>
            <w:webHidden/>
          </w:rPr>
          <w:fldChar w:fldCharType="separate"/>
        </w:r>
        <w:r>
          <w:rPr>
            <w:webHidden/>
          </w:rPr>
          <w:t>16</w:t>
        </w:r>
        <w:r>
          <w:rPr>
            <w:webHidden/>
          </w:rPr>
          <w:fldChar w:fldCharType="end"/>
        </w:r>
      </w:hyperlink>
    </w:p>
    <w:p w14:paraId="42765654" w14:textId="2CCC9E6C" w:rsidR="00FE1020" w:rsidRDefault="00FE1020">
      <w:pPr>
        <w:pStyle w:val="TDC2"/>
        <w:rPr>
          <w:rFonts w:asciiTheme="minorHAnsi" w:hAnsiTheme="minorHAnsi"/>
          <w:noProof/>
          <w:kern w:val="2"/>
          <w:sz w:val="24"/>
          <w:szCs w:val="24"/>
          <w:lang w:eastAsia="es-ES"/>
          <w14:ligatures w14:val="standardContextual"/>
        </w:rPr>
      </w:pPr>
      <w:hyperlink w:anchor="_Toc193887351" w:history="1">
        <w:r w:rsidRPr="00AF4892">
          <w:rPr>
            <w:rStyle w:val="Hipervnculo"/>
            <w:noProof/>
          </w:rPr>
          <w:t>Documentación del servicio</w:t>
        </w:r>
        <w:r>
          <w:rPr>
            <w:noProof/>
            <w:webHidden/>
          </w:rPr>
          <w:tab/>
        </w:r>
        <w:r>
          <w:rPr>
            <w:noProof/>
            <w:webHidden/>
          </w:rPr>
          <w:fldChar w:fldCharType="begin"/>
        </w:r>
        <w:r>
          <w:rPr>
            <w:noProof/>
            <w:webHidden/>
          </w:rPr>
          <w:instrText xml:space="preserve"> PAGEREF _Toc193887351 \h </w:instrText>
        </w:r>
        <w:r>
          <w:rPr>
            <w:noProof/>
            <w:webHidden/>
          </w:rPr>
        </w:r>
        <w:r>
          <w:rPr>
            <w:noProof/>
            <w:webHidden/>
          </w:rPr>
          <w:fldChar w:fldCharType="separate"/>
        </w:r>
        <w:r>
          <w:rPr>
            <w:noProof/>
            <w:webHidden/>
          </w:rPr>
          <w:t>16</w:t>
        </w:r>
        <w:r>
          <w:rPr>
            <w:noProof/>
            <w:webHidden/>
          </w:rPr>
          <w:fldChar w:fldCharType="end"/>
        </w:r>
      </w:hyperlink>
    </w:p>
    <w:p w14:paraId="50DAA8E2" w14:textId="646CC9D8" w:rsidR="00FE1020" w:rsidRDefault="00FE1020">
      <w:pPr>
        <w:pStyle w:val="TDC3"/>
        <w:rPr>
          <w:rFonts w:asciiTheme="minorHAnsi" w:hAnsiTheme="minorHAnsi"/>
          <w:noProof/>
          <w:kern w:val="2"/>
          <w:sz w:val="24"/>
          <w:szCs w:val="24"/>
          <w:lang w:eastAsia="es-ES"/>
          <w14:ligatures w14:val="standardContextual"/>
        </w:rPr>
      </w:pPr>
      <w:hyperlink w:anchor="_Toc193887352" w:history="1">
        <w:r w:rsidRPr="00AF4892">
          <w:rPr>
            <w:rStyle w:val="Hipervnculo"/>
            <w:noProof/>
          </w:rPr>
          <w:t>Documentación del servicio</w:t>
        </w:r>
        <w:r>
          <w:rPr>
            <w:noProof/>
            <w:webHidden/>
          </w:rPr>
          <w:tab/>
        </w:r>
        <w:r>
          <w:rPr>
            <w:noProof/>
            <w:webHidden/>
          </w:rPr>
          <w:fldChar w:fldCharType="begin"/>
        </w:r>
        <w:r>
          <w:rPr>
            <w:noProof/>
            <w:webHidden/>
          </w:rPr>
          <w:instrText xml:space="preserve"> PAGEREF _Toc193887352 \h </w:instrText>
        </w:r>
        <w:r>
          <w:rPr>
            <w:noProof/>
            <w:webHidden/>
          </w:rPr>
        </w:r>
        <w:r>
          <w:rPr>
            <w:noProof/>
            <w:webHidden/>
          </w:rPr>
          <w:fldChar w:fldCharType="separate"/>
        </w:r>
        <w:r>
          <w:rPr>
            <w:noProof/>
            <w:webHidden/>
          </w:rPr>
          <w:t>16</w:t>
        </w:r>
        <w:r>
          <w:rPr>
            <w:noProof/>
            <w:webHidden/>
          </w:rPr>
          <w:fldChar w:fldCharType="end"/>
        </w:r>
      </w:hyperlink>
    </w:p>
    <w:p w14:paraId="6F8DD42B" w14:textId="464B3E2D" w:rsidR="00FE1020" w:rsidRDefault="00FE1020">
      <w:pPr>
        <w:pStyle w:val="TDC3"/>
        <w:rPr>
          <w:rFonts w:asciiTheme="minorHAnsi" w:hAnsiTheme="minorHAnsi"/>
          <w:noProof/>
          <w:kern w:val="2"/>
          <w:sz w:val="24"/>
          <w:szCs w:val="24"/>
          <w:lang w:eastAsia="es-ES"/>
          <w14:ligatures w14:val="standardContextual"/>
        </w:rPr>
      </w:pPr>
      <w:hyperlink w:anchor="_Toc193887353" w:history="1">
        <w:r w:rsidRPr="00AF4892">
          <w:rPr>
            <w:rStyle w:val="Hipervnculo"/>
            <w:noProof/>
          </w:rPr>
          <w:t>Auditorias WF</w:t>
        </w:r>
        <w:r>
          <w:rPr>
            <w:noProof/>
            <w:webHidden/>
          </w:rPr>
          <w:tab/>
        </w:r>
        <w:r>
          <w:rPr>
            <w:noProof/>
            <w:webHidden/>
          </w:rPr>
          <w:fldChar w:fldCharType="begin"/>
        </w:r>
        <w:r>
          <w:rPr>
            <w:noProof/>
            <w:webHidden/>
          </w:rPr>
          <w:instrText xml:space="preserve"> PAGEREF _Toc193887353 \h </w:instrText>
        </w:r>
        <w:r>
          <w:rPr>
            <w:noProof/>
            <w:webHidden/>
          </w:rPr>
        </w:r>
        <w:r>
          <w:rPr>
            <w:noProof/>
            <w:webHidden/>
          </w:rPr>
          <w:fldChar w:fldCharType="separate"/>
        </w:r>
        <w:r>
          <w:rPr>
            <w:noProof/>
            <w:webHidden/>
          </w:rPr>
          <w:t>17</w:t>
        </w:r>
        <w:r>
          <w:rPr>
            <w:noProof/>
            <w:webHidden/>
          </w:rPr>
          <w:fldChar w:fldCharType="end"/>
        </w:r>
      </w:hyperlink>
    </w:p>
    <w:p w14:paraId="2F116F4E" w14:textId="27742BDA" w:rsidR="00FE1020" w:rsidRDefault="00FE1020">
      <w:pPr>
        <w:pStyle w:val="TDC2"/>
        <w:rPr>
          <w:rFonts w:asciiTheme="minorHAnsi" w:hAnsiTheme="minorHAnsi"/>
          <w:noProof/>
          <w:kern w:val="2"/>
          <w:sz w:val="24"/>
          <w:szCs w:val="24"/>
          <w:lang w:eastAsia="es-ES"/>
          <w14:ligatures w14:val="standardContextual"/>
        </w:rPr>
      </w:pPr>
      <w:hyperlink w:anchor="_Toc193887354" w:history="1">
        <w:r w:rsidRPr="00AF4892">
          <w:rPr>
            <w:rStyle w:val="Hipervnculo"/>
            <w:noProof/>
          </w:rPr>
          <w:t>Máster Data (Tablas Maestros)</w:t>
        </w:r>
        <w:r>
          <w:rPr>
            <w:noProof/>
            <w:webHidden/>
          </w:rPr>
          <w:tab/>
        </w:r>
        <w:r>
          <w:rPr>
            <w:noProof/>
            <w:webHidden/>
          </w:rPr>
          <w:fldChar w:fldCharType="begin"/>
        </w:r>
        <w:r>
          <w:rPr>
            <w:noProof/>
            <w:webHidden/>
          </w:rPr>
          <w:instrText xml:space="preserve"> PAGEREF _Toc193887354 \h </w:instrText>
        </w:r>
        <w:r>
          <w:rPr>
            <w:noProof/>
            <w:webHidden/>
          </w:rPr>
        </w:r>
        <w:r>
          <w:rPr>
            <w:noProof/>
            <w:webHidden/>
          </w:rPr>
          <w:fldChar w:fldCharType="separate"/>
        </w:r>
        <w:r>
          <w:rPr>
            <w:noProof/>
            <w:webHidden/>
          </w:rPr>
          <w:t>18</w:t>
        </w:r>
        <w:r>
          <w:rPr>
            <w:noProof/>
            <w:webHidden/>
          </w:rPr>
          <w:fldChar w:fldCharType="end"/>
        </w:r>
      </w:hyperlink>
    </w:p>
    <w:p w14:paraId="4AE7DC93" w14:textId="12E3384D" w:rsidR="00FE1020" w:rsidRDefault="00FE1020">
      <w:pPr>
        <w:pStyle w:val="TDC3"/>
        <w:rPr>
          <w:rFonts w:asciiTheme="minorHAnsi" w:hAnsiTheme="minorHAnsi"/>
          <w:noProof/>
          <w:kern w:val="2"/>
          <w:sz w:val="24"/>
          <w:szCs w:val="24"/>
          <w:lang w:eastAsia="es-ES"/>
          <w14:ligatures w14:val="standardContextual"/>
        </w:rPr>
      </w:pPr>
      <w:hyperlink w:anchor="_Toc193887355" w:history="1">
        <w:r w:rsidRPr="00AF4892">
          <w:rPr>
            <w:rStyle w:val="Hipervnculo"/>
            <w:noProof/>
          </w:rPr>
          <w:t>Estados de notificación</w:t>
        </w:r>
        <w:r>
          <w:rPr>
            <w:noProof/>
            <w:webHidden/>
          </w:rPr>
          <w:tab/>
        </w:r>
        <w:r>
          <w:rPr>
            <w:noProof/>
            <w:webHidden/>
          </w:rPr>
          <w:fldChar w:fldCharType="begin"/>
        </w:r>
        <w:r>
          <w:rPr>
            <w:noProof/>
            <w:webHidden/>
          </w:rPr>
          <w:instrText xml:space="preserve"> PAGEREF _Toc193887355 \h </w:instrText>
        </w:r>
        <w:r>
          <w:rPr>
            <w:noProof/>
            <w:webHidden/>
          </w:rPr>
        </w:r>
        <w:r>
          <w:rPr>
            <w:noProof/>
            <w:webHidden/>
          </w:rPr>
          <w:fldChar w:fldCharType="separate"/>
        </w:r>
        <w:r>
          <w:rPr>
            <w:noProof/>
            <w:webHidden/>
          </w:rPr>
          <w:t>19</w:t>
        </w:r>
        <w:r>
          <w:rPr>
            <w:noProof/>
            <w:webHidden/>
          </w:rPr>
          <w:fldChar w:fldCharType="end"/>
        </w:r>
      </w:hyperlink>
    </w:p>
    <w:p w14:paraId="3C05DA0E" w14:textId="62061EEB" w:rsidR="00FE1020" w:rsidRDefault="00FE1020">
      <w:pPr>
        <w:pStyle w:val="TDC3"/>
        <w:rPr>
          <w:rFonts w:asciiTheme="minorHAnsi" w:hAnsiTheme="minorHAnsi"/>
          <w:noProof/>
          <w:kern w:val="2"/>
          <w:sz w:val="24"/>
          <w:szCs w:val="24"/>
          <w:lang w:eastAsia="es-ES"/>
          <w14:ligatures w14:val="standardContextual"/>
        </w:rPr>
      </w:pPr>
      <w:hyperlink w:anchor="_Toc193887356" w:history="1">
        <w:r w:rsidRPr="00AF4892">
          <w:rPr>
            <w:rStyle w:val="Hipervnculo"/>
            <w:noProof/>
          </w:rPr>
          <w:t>Tipos de notificación</w:t>
        </w:r>
        <w:r>
          <w:rPr>
            <w:noProof/>
            <w:webHidden/>
          </w:rPr>
          <w:tab/>
        </w:r>
        <w:r>
          <w:rPr>
            <w:noProof/>
            <w:webHidden/>
          </w:rPr>
          <w:fldChar w:fldCharType="begin"/>
        </w:r>
        <w:r>
          <w:rPr>
            <w:noProof/>
            <w:webHidden/>
          </w:rPr>
          <w:instrText xml:space="preserve"> PAGEREF _Toc193887356 \h </w:instrText>
        </w:r>
        <w:r>
          <w:rPr>
            <w:noProof/>
            <w:webHidden/>
          </w:rPr>
        </w:r>
        <w:r>
          <w:rPr>
            <w:noProof/>
            <w:webHidden/>
          </w:rPr>
          <w:fldChar w:fldCharType="separate"/>
        </w:r>
        <w:r>
          <w:rPr>
            <w:noProof/>
            <w:webHidden/>
          </w:rPr>
          <w:t>20</w:t>
        </w:r>
        <w:r>
          <w:rPr>
            <w:noProof/>
            <w:webHidden/>
          </w:rPr>
          <w:fldChar w:fldCharType="end"/>
        </w:r>
      </w:hyperlink>
    </w:p>
    <w:p w14:paraId="478B1F15" w14:textId="718509FD" w:rsidR="00FE1020" w:rsidRDefault="00FE1020">
      <w:pPr>
        <w:pStyle w:val="TDC3"/>
        <w:rPr>
          <w:rFonts w:asciiTheme="minorHAnsi" w:hAnsiTheme="minorHAnsi"/>
          <w:noProof/>
          <w:kern w:val="2"/>
          <w:sz w:val="24"/>
          <w:szCs w:val="24"/>
          <w:lang w:eastAsia="es-ES"/>
          <w14:ligatures w14:val="standardContextual"/>
        </w:rPr>
      </w:pPr>
      <w:hyperlink w:anchor="_Toc193887357" w:history="1">
        <w:r w:rsidRPr="00AF4892">
          <w:rPr>
            <w:rStyle w:val="Hipervnculo"/>
            <w:noProof/>
          </w:rPr>
          <w:t>Usuarios asignados al servicio</w:t>
        </w:r>
        <w:r>
          <w:rPr>
            <w:noProof/>
            <w:webHidden/>
          </w:rPr>
          <w:tab/>
        </w:r>
        <w:r>
          <w:rPr>
            <w:noProof/>
            <w:webHidden/>
          </w:rPr>
          <w:fldChar w:fldCharType="begin"/>
        </w:r>
        <w:r>
          <w:rPr>
            <w:noProof/>
            <w:webHidden/>
          </w:rPr>
          <w:instrText xml:space="preserve"> PAGEREF _Toc193887357 \h </w:instrText>
        </w:r>
        <w:r>
          <w:rPr>
            <w:noProof/>
            <w:webHidden/>
          </w:rPr>
        </w:r>
        <w:r>
          <w:rPr>
            <w:noProof/>
            <w:webHidden/>
          </w:rPr>
          <w:fldChar w:fldCharType="separate"/>
        </w:r>
        <w:r>
          <w:rPr>
            <w:noProof/>
            <w:webHidden/>
          </w:rPr>
          <w:t>21</w:t>
        </w:r>
        <w:r>
          <w:rPr>
            <w:noProof/>
            <w:webHidden/>
          </w:rPr>
          <w:fldChar w:fldCharType="end"/>
        </w:r>
      </w:hyperlink>
    </w:p>
    <w:p w14:paraId="3F3433DB" w14:textId="458406C2" w:rsidR="00FE1020" w:rsidRDefault="00FE1020">
      <w:pPr>
        <w:pStyle w:val="TDC3"/>
        <w:rPr>
          <w:rFonts w:asciiTheme="minorHAnsi" w:hAnsiTheme="minorHAnsi"/>
          <w:noProof/>
          <w:kern w:val="2"/>
          <w:sz w:val="24"/>
          <w:szCs w:val="24"/>
          <w:lang w:eastAsia="es-ES"/>
          <w14:ligatures w14:val="standardContextual"/>
        </w:rPr>
      </w:pPr>
      <w:hyperlink w:anchor="_Toc193887358" w:history="1">
        <w:r w:rsidRPr="00AF4892">
          <w:rPr>
            <w:rStyle w:val="Hipervnculo"/>
            <w:noProof/>
          </w:rPr>
          <w:t>Equipos de Tramitación</w:t>
        </w:r>
        <w:r>
          <w:rPr>
            <w:noProof/>
            <w:webHidden/>
          </w:rPr>
          <w:tab/>
        </w:r>
        <w:r>
          <w:rPr>
            <w:noProof/>
            <w:webHidden/>
          </w:rPr>
          <w:fldChar w:fldCharType="begin"/>
        </w:r>
        <w:r>
          <w:rPr>
            <w:noProof/>
            <w:webHidden/>
          </w:rPr>
          <w:instrText xml:space="preserve"> PAGEREF _Toc193887358 \h </w:instrText>
        </w:r>
        <w:r>
          <w:rPr>
            <w:noProof/>
            <w:webHidden/>
          </w:rPr>
        </w:r>
        <w:r>
          <w:rPr>
            <w:noProof/>
            <w:webHidden/>
          </w:rPr>
          <w:fldChar w:fldCharType="separate"/>
        </w:r>
        <w:r>
          <w:rPr>
            <w:noProof/>
            <w:webHidden/>
          </w:rPr>
          <w:t>22</w:t>
        </w:r>
        <w:r>
          <w:rPr>
            <w:noProof/>
            <w:webHidden/>
          </w:rPr>
          <w:fldChar w:fldCharType="end"/>
        </w:r>
      </w:hyperlink>
    </w:p>
    <w:p w14:paraId="50B6407C" w14:textId="06C2B6B1" w:rsidR="00FE1020" w:rsidRDefault="00FE1020">
      <w:pPr>
        <w:pStyle w:val="TDC3"/>
        <w:rPr>
          <w:rFonts w:asciiTheme="minorHAnsi" w:hAnsiTheme="minorHAnsi"/>
          <w:noProof/>
          <w:kern w:val="2"/>
          <w:sz w:val="24"/>
          <w:szCs w:val="24"/>
          <w:lang w:eastAsia="es-ES"/>
          <w14:ligatures w14:val="standardContextual"/>
        </w:rPr>
      </w:pPr>
      <w:hyperlink w:anchor="_Toc193887359" w:history="1">
        <w:r w:rsidRPr="00AF4892">
          <w:rPr>
            <w:rStyle w:val="Hipervnculo"/>
            <w:noProof/>
          </w:rPr>
          <w:t>Sociedades</w:t>
        </w:r>
        <w:r>
          <w:rPr>
            <w:noProof/>
            <w:webHidden/>
          </w:rPr>
          <w:tab/>
        </w:r>
        <w:r>
          <w:rPr>
            <w:noProof/>
            <w:webHidden/>
          </w:rPr>
          <w:fldChar w:fldCharType="begin"/>
        </w:r>
        <w:r>
          <w:rPr>
            <w:noProof/>
            <w:webHidden/>
          </w:rPr>
          <w:instrText xml:space="preserve"> PAGEREF _Toc193887359 \h </w:instrText>
        </w:r>
        <w:r>
          <w:rPr>
            <w:noProof/>
            <w:webHidden/>
          </w:rPr>
        </w:r>
        <w:r>
          <w:rPr>
            <w:noProof/>
            <w:webHidden/>
          </w:rPr>
          <w:fldChar w:fldCharType="separate"/>
        </w:r>
        <w:r>
          <w:rPr>
            <w:noProof/>
            <w:webHidden/>
          </w:rPr>
          <w:t>23</w:t>
        </w:r>
        <w:r>
          <w:rPr>
            <w:noProof/>
            <w:webHidden/>
          </w:rPr>
          <w:fldChar w:fldCharType="end"/>
        </w:r>
      </w:hyperlink>
    </w:p>
    <w:p w14:paraId="7AD4AC69" w14:textId="7F2C8E3D" w:rsidR="00FE1020" w:rsidRDefault="00FE1020">
      <w:pPr>
        <w:pStyle w:val="TDC3"/>
        <w:rPr>
          <w:rFonts w:asciiTheme="minorHAnsi" w:hAnsiTheme="minorHAnsi"/>
          <w:noProof/>
          <w:kern w:val="2"/>
          <w:sz w:val="24"/>
          <w:szCs w:val="24"/>
          <w:lang w:eastAsia="es-ES"/>
          <w14:ligatures w14:val="standardContextual"/>
        </w:rPr>
      </w:pPr>
      <w:hyperlink w:anchor="_Toc193887360" w:history="1">
        <w:r w:rsidRPr="00AF4892">
          <w:rPr>
            <w:rStyle w:val="Hipervnculo"/>
            <w:noProof/>
          </w:rPr>
          <w:t>Activos</w:t>
        </w:r>
        <w:r>
          <w:rPr>
            <w:noProof/>
            <w:webHidden/>
          </w:rPr>
          <w:tab/>
        </w:r>
        <w:r>
          <w:rPr>
            <w:noProof/>
            <w:webHidden/>
          </w:rPr>
          <w:fldChar w:fldCharType="begin"/>
        </w:r>
        <w:r>
          <w:rPr>
            <w:noProof/>
            <w:webHidden/>
          </w:rPr>
          <w:instrText xml:space="preserve"> PAGEREF _Toc193887360 \h </w:instrText>
        </w:r>
        <w:r>
          <w:rPr>
            <w:noProof/>
            <w:webHidden/>
          </w:rPr>
        </w:r>
        <w:r>
          <w:rPr>
            <w:noProof/>
            <w:webHidden/>
          </w:rPr>
          <w:fldChar w:fldCharType="separate"/>
        </w:r>
        <w:r>
          <w:rPr>
            <w:noProof/>
            <w:webHidden/>
          </w:rPr>
          <w:t>23</w:t>
        </w:r>
        <w:r>
          <w:rPr>
            <w:noProof/>
            <w:webHidden/>
          </w:rPr>
          <w:fldChar w:fldCharType="end"/>
        </w:r>
      </w:hyperlink>
    </w:p>
    <w:p w14:paraId="4BE73067" w14:textId="2C55BAFD" w:rsidR="00FE1020" w:rsidRDefault="00FE1020">
      <w:pPr>
        <w:pStyle w:val="TDC2"/>
        <w:rPr>
          <w:rFonts w:asciiTheme="minorHAnsi" w:hAnsiTheme="minorHAnsi"/>
          <w:noProof/>
          <w:kern w:val="2"/>
          <w:sz w:val="24"/>
          <w:szCs w:val="24"/>
          <w:lang w:eastAsia="es-ES"/>
          <w14:ligatures w14:val="standardContextual"/>
        </w:rPr>
      </w:pPr>
      <w:hyperlink w:anchor="_Toc193887361" w:history="1">
        <w:r w:rsidRPr="00AF4892">
          <w:rPr>
            <w:rStyle w:val="Hipervnculo"/>
            <w:noProof/>
          </w:rPr>
          <w:t>Tablas referenciadas</w:t>
        </w:r>
        <w:r>
          <w:rPr>
            <w:noProof/>
            <w:webHidden/>
          </w:rPr>
          <w:tab/>
        </w:r>
        <w:r>
          <w:rPr>
            <w:noProof/>
            <w:webHidden/>
          </w:rPr>
          <w:fldChar w:fldCharType="begin"/>
        </w:r>
        <w:r>
          <w:rPr>
            <w:noProof/>
            <w:webHidden/>
          </w:rPr>
          <w:instrText xml:space="preserve"> PAGEREF _Toc193887361 \h </w:instrText>
        </w:r>
        <w:r>
          <w:rPr>
            <w:noProof/>
            <w:webHidden/>
          </w:rPr>
        </w:r>
        <w:r>
          <w:rPr>
            <w:noProof/>
            <w:webHidden/>
          </w:rPr>
          <w:fldChar w:fldCharType="separate"/>
        </w:r>
        <w:r>
          <w:rPr>
            <w:noProof/>
            <w:webHidden/>
          </w:rPr>
          <w:t>25</w:t>
        </w:r>
        <w:r>
          <w:rPr>
            <w:noProof/>
            <w:webHidden/>
          </w:rPr>
          <w:fldChar w:fldCharType="end"/>
        </w:r>
      </w:hyperlink>
    </w:p>
    <w:p w14:paraId="7F38CDC9" w14:textId="033B9785" w:rsidR="00FE1020" w:rsidRDefault="00FE1020">
      <w:pPr>
        <w:pStyle w:val="TDC1"/>
        <w:rPr>
          <w:rFonts w:asciiTheme="minorHAnsi" w:hAnsiTheme="minorHAnsi"/>
          <w:kern w:val="2"/>
          <w:sz w:val="24"/>
          <w:szCs w:val="24"/>
          <w:lang w:eastAsia="es-ES"/>
          <w14:ligatures w14:val="standardContextual"/>
        </w:rPr>
      </w:pPr>
      <w:hyperlink w:anchor="_Toc193887362" w:history="1">
        <w:r w:rsidRPr="00AF4892">
          <w:rPr>
            <w:rStyle w:val="Hipervnculo"/>
          </w:rPr>
          <w:t>Registros de operación</w:t>
        </w:r>
        <w:r>
          <w:rPr>
            <w:webHidden/>
          </w:rPr>
          <w:tab/>
        </w:r>
        <w:r>
          <w:rPr>
            <w:webHidden/>
          </w:rPr>
          <w:fldChar w:fldCharType="begin"/>
        </w:r>
        <w:r>
          <w:rPr>
            <w:webHidden/>
          </w:rPr>
          <w:instrText xml:space="preserve"> PAGEREF _Toc193887362 \h </w:instrText>
        </w:r>
        <w:r>
          <w:rPr>
            <w:webHidden/>
          </w:rPr>
        </w:r>
        <w:r>
          <w:rPr>
            <w:webHidden/>
          </w:rPr>
          <w:fldChar w:fldCharType="separate"/>
        </w:r>
        <w:r>
          <w:rPr>
            <w:webHidden/>
          </w:rPr>
          <w:t>26</w:t>
        </w:r>
        <w:r>
          <w:rPr>
            <w:webHidden/>
          </w:rPr>
          <w:fldChar w:fldCharType="end"/>
        </w:r>
      </w:hyperlink>
    </w:p>
    <w:p w14:paraId="413B8737" w14:textId="709DB29F" w:rsidR="00FE1020" w:rsidRDefault="00FE1020">
      <w:pPr>
        <w:pStyle w:val="TDC2"/>
        <w:rPr>
          <w:rFonts w:asciiTheme="minorHAnsi" w:hAnsiTheme="minorHAnsi"/>
          <w:noProof/>
          <w:kern w:val="2"/>
          <w:sz w:val="24"/>
          <w:szCs w:val="24"/>
          <w:lang w:eastAsia="es-ES"/>
          <w14:ligatures w14:val="standardContextual"/>
        </w:rPr>
      </w:pPr>
      <w:hyperlink w:anchor="_Toc193887363" w:history="1">
        <w:r w:rsidRPr="00AF4892">
          <w:rPr>
            <w:rStyle w:val="Hipervnculo"/>
            <w:noProof/>
          </w:rPr>
          <w:t>Categorías Documentales</w:t>
        </w:r>
        <w:r>
          <w:rPr>
            <w:noProof/>
            <w:webHidden/>
          </w:rPr>
          <w:tab/>
        </w:r>
        <w:r>
          <w:rPr>
            <w:noProof/>
            <w:webHidden/>
          </w:rPr>
          <w:fldChar w:fldCharType="begin"/>
        </w:r>
        <w:r>
          <w:rPr>
            <w:noProof/>
            <w:webHidden/>
          </w:rPr>
          <w:instrText xml:space="preserve"> PAGEREF _Toc193887363 \h </w:instrText>
        </w:r>
        <w:r>
          <w:rPr>
            <w:noProof/>
            <w:webHidden/>
          </w:rPr>
        </w:r>
        <w:r>
          <w:rPr>
            <w:noProof/>
            <w:webHidden/>
          </w:rPr>
          <w:fldChar w:fldCharType="separate"/>
        </w:r>
        <w:r>
          <w:rPr>
            <w:noProof/>
            <w:webHidden/>
          </w:rPr>
          <w:t>26</w:t>
        </w:r>
        <w:r>
          <w:rPr>
            <w:noProof/>
            <w:webHidden/>
          </w:rPr>
          <w:fldChar w:fldCharType="end"/>
        </w:r>
      </w:hyperlink>
    </w:p>
    <w:p w14:paraId="23BF11BD" w14:textId="43A9F49F" w:rsidR="00FE1020" w:rsidRDefault="00FE1020">
      <w:pPr>
        <w:pStyle w:val="TDC2"/>
        <w:rPr>
          <w:rFonts w:asciiTheme="minorHAnsi" w:hAnsiTheme="minorHAnsi"/>
          <w:noProof/>
          <w:kern w:val="2"/>
          <w:sz w:val="24"/>
          <w:szCs w:val="24"/>
          <w:lang w:eastAsia="es-ES"/>
          <w14:ligatures w14:val="standardContextual"/>
        </w:rPr>
      </w:pPr>
      <w:hyperlink w:anchor="_Toc193887364" w:history="1">
        <w:r w:rsidRPr="00AF4892">
          <w:rPr>
            <w:rStyle w:val="Hipervnculo"/>
            <w:noProof/>
          </w:rPr>
          <w:t>Categoría “Notificaciones (Dispatching Room)”</w:t>
        </w:r>
        <w:r>
          <w:rPr>
            <w:noProof/>
            <w:webHidden/>
          </w:rPr>
          <w:tab/>
        </w:r>
        <w:r>
          <w:rPr>
            <w:noProof/>
            <w:webHidden/>
          </w:rPr>
          <w:fldChar w:fldCharType="begin"/>
        </w:r>
        <w:r>
          <w:rPr>
            <w:noProof/>
            <w:webHidden/>
          </w:rPr>
          <w:instrText xml:space="preserve"> PAGEREF _Toc193887364 \h </w:instrText>
        </w:r>
        <w:r>
          <w:rPr>
            <w:noProof/>
            <w:webHidden/>
          </w:rPr>
        </w:r>
        <w:r>
          <w:rPr>
            <w:noProof/>
            <w:webHidden/>
          </w:rPr>
          <w:fldChar w:fldCharType="separate"/>
        </w:r>
        <w:r>
          <w:rPr>
            <w:noProof/>
            <w:webHidden/>
          </w:rPr>
          <w:t>27</w:t>
        </w:r>
        <w:r>
          <w:rPr>
            <w:noProof/>
            <w:webHidden/>
          </w:rPr>
          <w:fldChar w:fldCharType="end"/>
        </w:r>
      </w:hyperlink>
    </w:p>
    <w:p w14:paraId="74184172" w14:textId="670ED8F4" w:rsidR="00FE1020" w:rsidRDefault="00FE1020">
      <w:pPr>
        <w:pStyle w:val="TDC2"/>
        <w:rPr>
          <w:rFonts w:asciiTheme="minorHAnsi" w:hAnsiTheme="minorHAnsi"/>
          <w:noProof/>
          <w:kern w:val="2"/>
          <w:sz w:val="24"/>
          <w:szCs w:val="24"/>
          <w:lang w:eastAsia="es-ES"/>
          <w14:ligatures w14:val="standardContextual"/>
        </w:rPr>
      </w:pPr>
      <w:hyperlink w:anchor="_Toc193887365" w:history="1">
        <w:r w:rsidRPr="00AF4892">
          <w:rPr>
            <w:rStyle w:val="Hipervnculo"/>
            <w:noProof/>
          </w:rPr>
          <w:t>Categorías Destino de Notificaciones</w:t>
        </w:r>
        <w:r>
          <w:rPr>
            <w:noProof/>
            <w:webHidden/>
          </w:rPr>
          <w:tab/>
        </w:r>
        <w:r>
          <w:rPr>
            <w:noProof/>
            <w:webHidden/>
          </w:rPr>
          <w:fldChar w:fldCharType="begin"/>
        </w:r>
        <w:r>
          <w:rPr>
            <w:noProof/>
            <w:webHidden/>
          </w:rPr>
          <w:instrText xml:space="preserve"> PAGEREF _Toc193887365 \h </w:instrText>
        </w:r>
        <w:r>
          <w:rPr>
            <w:noProof/>
            <w:webHidden/>
          </w:rPr>
        </w:r>
        <w:r>
          <w:rPr>
            <w:noProof/>
            <w:webHidden/>
          </w:rPr>
          <w:fldChar w:fldCharType="separate"/>
        </w:r>
        <w:r>
          <w:rPr>
            <w:noProof/>
            <w:webHidden/>
          </w:rPr>
          <w:t>30</w:t>
        </w:r>
        <w:r>
          <w:rPr>
            <w:noProof/>
            <w:webHidden/>
          </w:rPr>
          <w:fldChar w:fldCharType="end"/>
        </w:r>
      </w:hyperlink>
    </w:p>
    <w:p w14:paraId="61939EAF" w14:textId="2F2C4A47" w:rsidR="00FE1020" w:rsidRDefault="00FE1020">
      <w:pPr>
        <w:pStyle w:val="TDC3"/>
        <w:rPr>
          <w:rFonts w:asciiTheme="minorHAnsi" w:hAnsiTheme="minorHAnsi"/>
          <w:noProof/>
          <w:kern w:val="2"/>
          <w:sz w:val="24"/>
          <w:szCs w:val="24"/>
          <w:lang w:eastAsia="es-ES"/>
          <w14:ligatures w14:val="standardContextual"/>
        </w:rPr>
      </w:pPr>
      <w:hyperlink w:anchor="_Toc193887366" w:history="1">
        <w:r w:rsidRPr="00AF4892">
          <w:rPr>
            <w:rStyle w:val="Hipervnculo"/>
            <w:noProof/>
          </w:rPr>
          <w:t>Estructura y Flexibilidad de las Categorías Documentales</w:t>
        </w:r>
        <w:r>
          <w:rPr>
            <w:noProof/>
            <w:webHidden/>
          </w:rPr>
          <w:tab/>
        </w:r>
        <w:r>
          <w:rPr>
            <w:noProof/>
            <w:webHidden/>
          </w:rPr>
          <w:fldChar w:fldCharType="begin"/>
        </w:r>
        <w:r>
          <w:rPr>
            <w:noProof/>
            <w:webHidden/>
          </w:rPr>
          <w:instrText xml:space="preserve"> PAGEREF _Toc193887366 \h </w:instrText>
        </w:r>
        <w:r>
          <w:rPr>
            <w:noProof/>
            <w:webHidden/>
          </w:rPr>
        </w:r>
        <w:r>
          <w:rPr>
            <w:noProof/>
            <w:webHidden/>
          </w:rPr>
          <w:fldChar w:fldCharType="separate"/>
        </w:r>
        <w:r>
          <w:rPr>
            <w:noProof/>
            <w:webHidden/>
          </w:rPr>
          <w:t>30</w:t>
        </w:r>
        <w:r>
          <w:rPr>
            <w:noProof/>
            <w:webHidden/>
          </w:rPr>
          <w:fldChar w:fldCharType="end"/>
        </w:r>
      </w:hyperlink>
    </w:p>
    <w:p w14:paraId="773B8B8B" w14:textId="083C8B15" w:rsidR="00FE1020" w:rsidRDefault="00FE1020">
      <w:pPr>
        <w:pStyle w:val="TDC3"/>
        <w:rPr>
          <w:rFonts w:asciiTheme="minorHAnsi" w:hAnsiTheme="minorHAnsi"/>
          <w:noProof/>
          <w:kern w:val="2"/>
          <w:sz w:val="24"/>
          <w:szCs w:val="24"/>
          <w:lang w:eastAsia="es-ES"/>
          <w14:ligatures w14:val="standardContextual"/>
        </w:rPr>
      </w:pPr>
      <w:hyperlink w:anchor="_Toc193887367" w:history="1">
        <w:r w:rsidRPr="00AF4892">
          <w:rPr>
            <w:rStyle w:val="Hipervnculo"/>
            <w:noProof/>
          </w:rPr>
          <w:t>Seguridad de las categorías documentales</w:t>
        </w:r>
        <w:r>
          <w:rPr>
            <w:noProof/>
            <w:webHidden/>
          </w:rPr>
          <w:tab/>
        </w:r>
        <w:r>
          <w:rPr>
            <w:noProof/>
            <w:webHidden/>
          </w:rPr>
          <w:fldChar w:fldCharType="begin"/>
        </w:r>
        <w:r>
          <w:rPr>
            <w:noProof/>
            <w:webHidden/>
          </w:rPr>
          <w:instrText xml:space="preserve"> PAGEREF _Toc193887367 \h </w:instrText>
        </w:r>
        <w:r>
          <w:rPr>
            <w:noProof/>
            <w:webHidden/>
          </w:rPr>
        </w:r>
        <w:r>
          <w:rPr>
            <w:noProof/>
            <w:webHidden/>
          </w:rPr>
          <w:fldChar w:fldCharType="separate"/>
        </w:r>
        <w:r>
          <w:rPr>
            <w:noProof/>
            <w:webHidden/>
          </w:rPr>
          <w:t>31</w:t>
        </w:r>
        <w:r>
          <w:rPr>
            <w:noProof/>
            <w:webHidden/>
          </w:rPr>
          <w:fldChar w:fldCharType="end"/>
        </w:r>
      </w:hyperlink>
    </w:p>
    <w:p w14:paraId="426549E2" w14:textId="00D3A21B" w:rsidR="00FE1020" w:rsidRDefault="00FE1020">
      <w:pPr>
        <w:pStyle w:val="TDC2"/>
        <w:rPr>
          <w:rFonts w:asciiTheme="minorHAnsi" w:hAnsiTheme="minorHAnsi"/>
          <w:noProof/>
          <w:kern w:val="2"/>
          <w:sz w:val="24"/>
          <w:szCs w:val="24"/>
          <w:lang w:eastAsia="es-ES"/>
          <w14:ligatures w14:val="standardContextual"/>
        </w:rPr>
      </w:pPr>
      <w:hyperlink w:anchor="_Toc193887368" w:history="1">
        <w:r w:rsidRPr="00AF4892">
          <w:rPr>
            <w:rStyle w:val="Hipervnculo"/>
            <w:noProof/>
          </w:rPr>
          <w:t>Consultas de categoría cruzada</w:t>
        </w:r>
        <w:r>
          <w:rPr>
            <w:noProof/>
            <w:webHidden/>
          </w:rPr>
          <w:tab/>
        </w:r>
        <w:r>
          <w:rPr>
            <w:noProof/>
            <w:webHidden/>
          </w:rPr>
          <w:fldChar w:fldCharType="begin"/>
        </w:r>
        <w:r>
          <w:rPr>
            <w:noProof/>
            <w:webHidden/>
          </w:rPr>
          <w:instrText xml:space="preserve"> PAGEREF _Toc193887368 \h </w:instrText>
        </w:r>
        <w:r>
          <w:rPr>
            <w:noProof/>
            <w:webHidden/>
          </w:rPr>
        </w:r>
        <w:r>
          <w:rPr>
            <w:noProof/>
            <w:webHidden/>
          </w:rPr>
          <w:fldChar w:fldCharType="separate"/>
        </w:r>
        <w:r>
          <w:rPr>
            <w:noProof/>
            <w:webHidden/>
          </w:rPr>
          <w:t>32</w:t>
        </w:r>
        <w:r>
          <w:rPr>
            <w:noProof/>
            <w:webHidden/>
          </w:rPr>
          <w:fldChar w:fldCharType="end"/>
        </w:r>
      </w:hyperlink>
    </w:p>
    <w:p w14:paraId="42D03CA4" w14:textId="2D4B5FC5" w:rsidR="00FE1020" w:rsidRDefault="00FE1020">
      <w:pPr>
        <w:pStyle w:val="TDC1"/>
        <w:rPr>
          <w:rFonts w:asciiTheme="minorHAnsi" w:hAnsiTheme="minorHAnsi"/>
          <w:kern w:val="2"/>
          <w:sz w:val="24"/>
          <w:szCs w:val="24"/>
          <w:lang w:eastAsia="es-ES"/>
          <w14:ligatures w14:val="standardContextual"/>
        </w:rPr>
      </w:pPr>
      <w:hyperlink w:anchor="_Toc193887369" w:history="1">
        <w:r w:rsidRPr="00AF4892">
          <w:rPr>
            <w:rStyle w:val="Hipervnculo"/>
          </w:rPr>
          <w:t>Flujos de trabajo</w:t>
        </w:r>
        <w:r>
          <w:rPr>
            <w:webHidden/>
          </w:rPr>
          <w:tab/>
        </w:r>
        <w:r>
          <w:rPr>
            <w:webHidden/>
          </w:rPr>
          <w:fldChar w:fldCharType="begin"/>
        </w:r>
        <w:r>
          <w:rPr>
            <w:webHidden/>
          </w:rPr>
          <w:instrText xml:space="preserve"> PAGEREF _Toc193887369 \h </w:instrText>
        </w:r>
        <w:r>
          <w:rPr>
            <w:webHidden/>
          </w:rPr>
        </w:r>
        <w:r>
          <w:rPr>
            <w:webHidden/>
          </w:rPr>
          <w:fldChar w:fldCharType="separate"/>
        </w:r>
        <w:r>
          <w:rPr>
            <w:webHidden/>
          </w:rPr>
          <w:t>33</w:t>
        </w:r>
        <w:r>
          <w:rPr>
            <w:webHidden/>
          </w:rPr>
          <w:fldChar w:fldCharType="end"/>
        </w:r>
      </w:hyperlink>
    </w:p>
    <w:p w14:paraId="49B33BBD" w14:textId="5A9699BA" w:rsidR="00FE1020" w:rsidRDefault="00FE1020">
      <w:pPr>
        <w:pStyle w:val="TDC2"/>
        <w:rPr>
          <w:rFonts w:asciiTheme="minorHAnsi" w:hAnsiTheme="minorHAnsi"/>
          <w:noProof/>
          <w:kern w:val="2"/>
          <w:sz w:val="24"/>
          <w:szCs w:val="24"/>
          <w:lang w:eastAsia="es-ES"/>
          <w14:ligatures w14:val="standardContextual"/>
        </w:rPr>
      </w:pPr>
      <w:hyperlink w:anchor="_Toc193887370" w:history="1">
        <w:r w:rsidRPr="00AF4892">
          <w:rPr>
            <w:rStyle w:val="Hipervnculo"/>
            <w:noProof/>
          </w:rPr>
          <w:t>WF Asignación equipo de tramitación</w:t>
        </w:r>
        <w:r>
          <w:rPr>
            <w:noProof/>
            <w:webHidden/>
          </w:rPr>
          <w:tab/>
        </w:r>
        <w:r>
          <w:rPr>
            <w:noProof/>
            <w:webHidden/>
          </w:rPr>
          <w:fldChar w:fldCharType="begin"/>
        </w:r>
        <w:r>
          <w:rPr>
            <w:noProof/>
            <w:webHidden/>
          </w:rPr>
          <w:instrText xml:space="preserve"> PAGEREF _Toc193887370 \h </w:instrText>
        </w:r>
        <w:r>
          <w:rPr>
            <w:noProof/>
            <w:webHidden/>
          </w:rPr>
        </w:r>
        <w:r>
          <w:rPr>
            <w:noProof/>
            <w:webHidden/>
          </w:rPr>
          <w:fldChar w:fldCharType="separate"/>
        </w:r>
        <w:r>
          <w:rPr>
            <w:noProof/>
            <w:webHidden/>
          </w:rPr>
          <w:t>34</w:t>
        </w:r>
        <w:r>
          <w:rPr>
            <w:noProof/>
            <w:webHidden/>
          </w:rPr>
          <w:fldChar w:fldCharType="end"/>
        </w:r>
      </w:hyperlink>
    </w:p>
    <w:p w14:paraId="7C07AB88" w14:textId="175C9B4B" w:rsidR="00FE1020" w:rsidRDefault="00FE1020">
      <w:pPr>
        <w:pStyle w:val="TDC2"/>
        <w:rPr>
          <w:rFonts w:asciiTheme="minorHAnsi" w:hAnsiTheme="minorHAnsi"/>
          <w:noProof/>
          <w:kern w:val="2"/>
          <w:sz w:val="24"/>
          <w:szCs w:val="24"/>
          <w:lang w:eastAsia="es-ES"/>
          <w14:ligatures w14:val="standardContextual"/>
        </w:rPr>
      </w:pPr>
      <w:hyperlink w:anchor="_Toc193887371" w:history="1">
        <w:r w:rsidRPr="00AF4892">
          <w:rPr>
            <w:rStyle w:val="Hipervnculo"/>
            <w:noProof/>
          </w:rPr>
          <w:t>WF Notificaciones (DISPATCHING ROOM)</w:t>
        </w:r>
        <w:r>
          <w:rPr>
            <w:noProof/>
            <w:webHidden/>
          </w:rPr>
          <w:tab/>
        </w:r>
        <w:r>
          <w:rPr>
            <w:noProof/>
            <w:webHidden/>
          </w:rPr>
          <w:fldChar w:fldCharType="begin"/>
        </w:r>
        <w:r>
          <w:rPr>
            <w:noProof/>
            <w:webHidden/>
          </w:rPr>
          <w:instrText xml:space="preserve"> PAGEREF _Toc193887371 \h </w:instrText>
        </w:r>
        <w:r>
          <w:rPr>
            <w:noProof/>
            <w:webHidden/>
          </w:rPr>
        </w:r>
        <w:r>
          <w:rPr>
            <w:noProof/>
            <w:webHidden/>
          </w:rPr>
          <w:fldChar w:fldCharType="separate"/>
        </w:r>
        <w:r>
          <w:rPr>
            <w:noProof/>
            <w:webHidden/>
          </w:rPr>
          <w:t>34</w:t>
        </w:r>
        <w:r>
          <w:rPr>
            <w:noProof/>
            <w:webHidden/>
          </w:rPr>
          <w:fldChar w:fldCharType="end"/>
        </w:r>
      </w:hyperlink>
    </w:p>
    <w:p w14:paraId="4D4C737F" w14:textId="6E638BD2" w:rsidR="00FE1020" w:rsidRDefault="00FE1020">
      <w:pPr>
        <w:pStyle w:val="TDC2"/>
        <w:rPr>
          <w:rFonts w:asciiTheme="minorHAnsi" w:hAnsiTheme="minorHAnsi"/>
          <w:noProof/>
          <w:kern w:val="2"/>
          <w:sz w:val="24"/>
          <w:szCs w:val="24"/>
          <w:lang w:eastAsia="es-ES"/>
          <w14:ligatures w14:val="standardContextual"/>
        </w:rPr>
      </w:pPr>
      <w:hyperlink w:anchor="_Toc193887372" w:history="1">
        <w:r w:rsidRPr="00AF4892">
          <w:rPr>
            <w:rStyle w:val="Hipervnculo"/>
            <w:noProof/>
            <w:lang w:val="en-US"/>
          </w:rPr>
          <w:t>WF - DISPATCHING ROOM (Integración DOCAI)</w:t>
        </w:r>
        <w:r>
          <w:rPr>
            <w:noProof/>
            <w:webHidden/>
          </w:rPr>
          <w:tab/>
        </w:r>
        <w:r>
          <w:rPr>
            <w:noProof/>
            <w:webHidden/>
          </w:rPr>
          <w:fldChar w:fldCharType="begin"/>
        </w:r>
        <w:r>
          <w:rPr>
            <w:noProof/>
            <w:webHidden/>
          </w:rPr>
          <w:instrText xml:space="preserve"> PAGEREF _Toc193887372 \h </w:instrText>
        </w:r>
        <w:r>
          <w:rPr>
            <w:noProof/>
            <w:webHidden/>
          </w:rPr>
        </w:r>
        <w:r>
          <w:rPr>
            <w:noProof/>
            <w:webHidden/>
          </w:rPr>
          <w:fldChar w:fldCharType="separate"/>
        </w:r>
        <w:r>
          <w:rPr>
            <w:noProof/>
            <w:webHidden/>
          </w:rPr>
          <w:t>37</w:t>
        </w:r>
        <w:r>
          <w:rPr>
            <w:noProof/>
            <w:webHidden/>
          </w:rPr>
          <w:fldChar w:fldCharType="end"/>
        </w:r>
      </w:hyperlink>
    </w:p>
    <w:p w14:paraId="08F7A8FB" w14:textId="5C842043" w:rsidR="00FE1020" w:rsidRDefault="00FE1020">
      <w:pPr>
        <w:pStyle w:val="TDC3"/>
        <w:rPr>
          <w:rFonts w:asciiTheme="minorHAnsi" w:hAnsiTheme="minorHAnsi"/>
          <w:noProof/>
          <w:kern w:val="2"/>
          <w:sz w:val="24"/>
          <w:szCs w:val="24"/>
          <w:lang w:eastAsia="es-ES"/>
          <w14:ligatures w14:val="standardContextual"/>
        </w:rPr>
      </w:pPr>
      <w:hyperlink w:anchor="_Toc193887373" w:history="1">
        <w:r w:rsidRPr="00AF4892">
          <w:rPr>
            <w:rStyle w:val="Hipervnculo"/>
            <w:noProof/>
          </w:rPr>
          <w:t>Flujo de Trabajo Futuro con Integración de DOCAI</w:t>
        </w:r>
        <w:r>
          <w:rPr>
            <w:noProof/>
            <w:webHidden/>
          </w:rPr>
          <w:tab/>
        </w:r>
        <w:r>
          <w:rPr>
            <w:noProof/>
            <w:webHidden/>
          </w:rPr>
          <w:fldChar w:fldCharType="begin"/>
        </w:r>
        <w:r>
          <w:rPr>
            <w:noProof/>
            <w:webHidden/>
          </w:rPr>
          <w:instrText xml:space="preserve"> PAGEREF _Toc193887373 \h </w:instrText>
        </w:r>
        <w:r>
          <w:rPr>
            <w:noProof/>
            <w:webHidden/>
          </w:rPr>
        </w:r>
        <w:r>
          <w:rPr>
            <w:noProof/>
            <w:webHidden/>
          </w:rPr>
          <w:fldChar w:fldCharType="separate"/>
        </w:r>
        <w:r>
          <w:rPr>
            <w:noProof/>
            <w:webHidden/>
          </w:rPr>
          <w:t>37</w:t>
        </w:r>
        <w:r>
          <w:rPr>
            <w:noProof/>
            <w:webHidden/>
          </w:rPr>
          <w:fldChar w:fldCharType="end"/>
        </w:r>
      </w:hyperlink>
    </w:p>
    <w:p w14:paraId="201A507F" w14:textId="6B5FC89F" w:rsidR="00FE1020" w:rsidRDefault="00FE1020">
      <w:pPr>
        <w:pStyle w:val="TDC2"/>
        <w:rPr>
          <w:rFonts w:asciiTheme="minorHAnsi" w:hAnsiTheme="minorHAnsi"/>
          <w:noProof/>
          <w:kern w:val="2"/>
          <w:sz w:val="24"/>
          <w:szCs w:val="24"/>
          <w:lang w:eastAsia="es-ES"/>
          <w14:ligatures w14:val="standardContextual"/>
        </w:rPr>
      </w:pPr>
      <w:hyperlink w:anchor="_Toc193887374" w:history="1">
        <w:r w:rsidRPr="00AF4892">
          <w:rPr>
            <w:rStyle w:val="Hipervnculo"/>
            <w:noProof/>
          </w:rPr>
          <w:t>Conclusión</w:t>
        </w:r>
        <w:r>
          <w:rPr>
            <w:noProof/>
            <w:webHidden/>
          </w:rPr>
          <w:tab/>
        </w:r>
        <w:r>
          <w:rPr>
            <w:noProof/>
            <w:webHidden/>
          </w:rPr>
          <w:fldChar w:fldCharType="begin"/>
        </w:r>
        <w:r>
          <w:rPr>
            <w:noProof/>
            <w:webHidden/>
          </w:rPr>
          <w:instrText xml:space="preserve"> PAGEREF _Toc193887374 \h </w:instrText>
        </w:r>
        <w:r>
          <w:rPr>
            <w:noProof/>
            <w:webHidden/>
          </w:rPr>
        </w:r>
        <w:r>
          <w:rPr>
            <w:noProof/>
            <w:webHidden/>
          </w:rPr>
          <w:fldChar w:fldCharType="separate"/>
        </w:r>
        <w:r>
          <w:rPr>
            <w:noProof/>
            <w:webHidden/>
          </w:rPr>
          <w:t>38</w:t>
        </w:r>
        <w:r>
          <w:rPr>
            <w:noProof/>
            <w:webHidden/>
          </w:rPr>
          <w:fldChar w:fldCharType="end"/>
        </w:r>
      </w:hyperlink>
    </w:p>
    <w:p w14:paraId="2C8ECB2A" w14:textId="0C6603E0" w:rsidR="00FE1020" w:rsidRDefault="00FE1020">
      <w:pPr>
        <w:pStyle w:val="TDC2"/>
        <w:rPr>
          <w:rFonts w:asciiTheme="minorHAnsi" w:hAnsiTheme="minorHAnsi"/>
          <w:noProof/>
          <w:kern w:val="2"/>
          <w:sz w:val="24"/>
          <w:szCs w:val="24"/>
          <w:lang w:eastAsia="es-ES"/>
          <w14:ligatures w14:val="standardContextual"/>
        </w:rPr>
      </w:pPr>
      <w:hyperlink w:anchor="_Toc193887375" w:history="1">
        <w:r w:rsidRPr="00AF4892">
          <w:rPr>
            <w:rStyle w:val="Hipervnculo"/>
            <w:noProof/>
          </w:rPr>
          <w:t>WF Notificaciones (Zonas de Distribución)</w:t>
        </w:r>
        <w:r>
          <w:rPr>
            <w:noProof/>
            <w:webHidden/>
          </w:rPr>
          <w:tab/>
        </w:r>
        <w:r>
          <w:rPr>
            <w:noProof/>
            <w:webHidden/>
          </w:rPr>
          <w:fldChar w:fldCharType="begin"/>
        </w:r>
        <w:r>
          <w:rPr>
            <w:noProof/>
            <w:webHidden/>
          </w:rPr>
          <w:instrText xml:space="preserve"> PAGEREF _Toc193887375 \h </w:instrText>
        </w:r>
        <w:r>
          <w:rPr>
            <w:noProof/>
            <w:webHidden/>
          </w:rPr>
        </w:r>
        <w:r>
          <w:rPr>
            <w:noProof/>
            <w:webHidden/>
          </w:rPr>
          <w:fldChar w:fldCharType="separate"/>
        </w:r>
        <w:r>
          <w:rPr>
            <w:noProof/>
            <w:webHidden/>
          </w:rPr>
          <w:t>39</w:t>
        </w:r>
        <w:r>
          <w:rPr>
            <w:noProof/>
            <w:webHidden/>
          </w:rPr>
          <w:fldChar w:fldCharType="end"/>
        </w:r>
      </w:hyperlink>
    </w:p>
    <w:p w14:paraId="7D14D87B" w14:textId="2A6F8364" w:rsidR="00FE1020" w:rsidRDefault="00FE1020">
      <w:pPr>
        <w:pStyle w:val="TDC1"/>
        <w:rPr>
          <w:rFonts w:asciiTheme="minorHAnsi" w:hAnsiTheme="minorHAnsi"/>
          <w:kern w:val="2"/>
          <w:sz w:val="24"/>
          <w:szCs w:val="24"/>
          <w:lang w:eastAsia="es-ES"/>
          <w14:ligatures w14:val="standardContextual"/>
        </w:rPr>
      </w:pPr>
      <w:hyperlink w:anchor="_Toc193887376" w:history="1">
        <w:r w:rsidRPr="00AF4892">
          <w:rPr>
            <w:rStyle w:val="Hipervnculo"/>
          </w:rPr>
          <w:t>Actividades previstas</w:t>
        </w:r>
        <w:r>
          <w:rPr>
            <w:webHidden/>
          </w:rPr>
          <w:tab/>
        </w:r>
        <w:r>
          <w:rPr>
            <w:webHidden/>
          </w:rPr>
          <w:fldChar w:fldCharType="begin"/>
        </w:r>
        <w:r>
          <w:rPr>
            <w:webHidden/>
          </w:rPr>
          <w:instrText xml:space="preserve"> PAGEREF _Toc193887376 \h </w:instrText>
        </w:r>
        <w:r>
          <w:rPr>
            <w:webHidden/>
          </w:rPr>
        </w:r>
        <w:r>
          <w:rPr>
            <w:webHidden/>
          </w:rPr>
          <w:fldChar w:fldCharType="separate"/>
        </w:r>
        <w:r>
          <w:rPr>
            <w:webHidden/>
          </w:rPr>
          <w:t>42</w:t>
        </w:r>
        <w:r>
          <w:rPr>
            <w:webHidden/>
          </w:rPr>
          <w:fldChar w:fldCharType="end"/>
        </w:r>
      </w:hyperlink>
    </w:p>
    <w:p w14:paraId="23C1D8CD" w14:textId="4E6BD54D" w:rsidR="00FE1020" w:rsidRDefault="00FE1020">
      <w:pPr>
        <w:pStyle w:val="TDC1"/>
        <w:rPr>
          <w:rFonts w:asciiTheme="minorHAnsi" w:hAnsiTheme="minorHAnsi"/>
          <w:kern w:val="2"/>
          <w:sz w:val="24"/>
          <w:szCs w:val="24"/>
          <w:lang w:eastAsia="es-ES"/>
          <w14:ligatures w14:val="standardContextual"/>
        </w:rPr>
      </w:pPr>
      <w:hyperlink w:anchor="_Toc193887377" w:history="1">
        <w:r w:rsidRPr="00AF4892">
          <w:rPr>
            <w:rStyle w:val="Hipervnculo"/>
          </w:rPr>
          <w:t>Firmas de aceptación</w:t>
        </w:r>
        <w:r>
          <w:rPr>
            <w:webHidden/>
          </w:rPr>
          <w:tab/>
        </w:r>
        <w:r>
          <w:rPr>
            <w:webHidden/>
          </w:rPr>
          <w:fldChar w:fldCharType="begin"/>
        </w:r>
        <w:r>
          <w:rPr>
            <w:webHidden/>
          </w:rPr>
          <w:instrText xml:space="preserve"> PAGEREF _Toc193887377 \h </w:instrText>
        </w:r>
        <w:r>
          <w:rPr>
            <w:webHidden/>
          </w:rPr>
        </w:r>
        <w:r>
          <w:rPr>
            <w:webHidden/>
          </w:rPr>
          <w:fldChar w:fldCharType="separate"/>
        </w:r>
        <w:r>
          <w:rPr>
            <w:webHidden/>
          </w:rPr>
          <w:t>43</w:t>
        </w:r>
        <w:r>
          <w:rPr>
            <w:webHidden/>
          </w:rPr>
          <w:fldChar w:fldCharType="end"/>
        </w:r>
      </w:hyperlink>
    </w:p>
    <w:p w14:paraId="5EA6FC86" w14:textId="3E77347F" w:rsidR="00FE1020" w:rsidRDefault="00FE1020">
      <w:pPr>
        <w:pStyle w:val="TDC1"/>
        <w:rPr>
          <w:rFonts w:asciiTheme="minorHAnsi" w:hAnsiTheme="minorHAnsi"/>
          <w:kern w:val="2"/>
          <w:sz w:val="24"/>
          <w:szCs w:val="24"/>
          <w:lang w:eastAsia="es-ES"/>
          <w14:ligatures w14:val="standardContextual"/>
        </w:rPr>
      </w:pPr>
      <w:hyperlink w:anchor="_Toc193887378" w:history="1">
        <w:r w:rsidRPr="00AF4892">
          <w:rPr>
            <w:rStyle w:val="Hipervnculo"/>
          </w:rPr>
          <w:t>Anexo 1 -Detalle de los emails notificación</w:t>
        </w:r>
        <w:r>
          <w:rPr>
            <w:webHidden/>
          </w:rPr>
          <w:tab/>
        </w:r>
        <w:r>
          <w:rPr>
            <w:webHidden/>
          </w:rPr>
          <w:fldChar w:fldCharType="begin"/>
        </w:r>
        <w:r>
          <w:rPr>
            <w:webHidden/>
          </w:rPr>
          <w:instrText xml:space="preserve"> PAGEREF _Toc193887378 \h </w:instrText>
        </w:r>
        <w:r>
          <w:rPr>
            <w:webHidden/>
          </w:rPr>
        </w:r>
        <w:r>
          <w:rPr>
            <w:webHidden/>
          </w:rPr>
          <w:fldChar w:fldCharType="separate"/>
        </w:r>
        <w:r>
          <w:rPr>
            <w:webHidden/>
          </w:rPr>
          <w:t>44</w:t>
        </w:r>
        <w:r>
          <w:rPr>
            <w:webHidden/>
          </w:rPr>
          <w:fldChar w:fldCharType="end"/>
        </w:r>
      </w:hyperlink>
    </w:p>
    <w:p w14:paraId="47328888" w14:textId="73D90CC0" w:rsidR="00FE1020" w:rsidRDefault="00FE1020">
      <w:pPr>
        <w:pStyle w:val="TDC1"/>
        <w:rPr>
          <w:rFonts w:asciiTheme="minorHAnsi" w:hAnsiTheme="minorHAnsi"/>
          <w:kern w:val="2"/>
          <w:sz w:val="24"/>
          <w:szCs w:val="24"/>
          <w:lang w:eastAsia="es-ES"/>
          <w14:ligatures w14:val="standardContextual"/>
        </w:rPr>
      </w:pPr>
      <w:hyperlink w:anchor="_Toc193887379" w:history="1">
        <w:r w:rsidRPr="00AF4892">
          <w:rPr>
            <w:rStyle w:val="Hipervnculo"/>
          </w:rPr>
          <w:t>Anexo 2 - Carga de datos maestros iniciales</w:t>
        </w:r>
        <w:r>
          <w:rPr>
            <w:webHidden/>
          </w:rPr>
          <w:tab/>
        </w:r>
        <w:r>
          <w:rPr>
            <w:webHidden/>
          </w:rPr>
          <w:fldChar w:fldCharType="begin"/>
        </w:r>
        <w:r>
          <w:rPr>
            <w:webHidden/>
          </w:rPr>
          <w:instrText xml:space="preserve"> PAGEREF _Toc193887379 \h </w:instrText>
        </w:r>
        <w:r>
          <w:rPr>
            <w:webHidden/>
          </w:rPr>
        </w:r>
        <w:r>
          <w:rPr>
            <w:webHidden/>
          </w:rPr>
          <w:fldChar w:fldCharType="separate"/>
        </w:r>
        <w:r>
          <w:rPr>
            <w:webHidden/>
          </w:rPr>
          <w:t>45</w:t>
        </w:r>
        <w:r>
          <w:rPr>
            <w:webHidden/>
          </w:rPr>
          <w:fldChar w:fldCharType="end"/>
        </w:r>
      </w:hyperlink>
    </w:p>
    <w:p w14:paraId="78AC99CD" w14:textId="6FC5E28B" w:rsidR="00FE1020" w:rsidRDefault="00FE1020">
      <w:pPr>
        <w:pStyle w:val="TDC2"/>
        <w:rPr>
          <w:rFonts w:asciiTheme="minorHAnsi" w:hAnsiTheme="minorHAnsi"/>
          <w:noProof/>
          <w:kern w:val="2"/>
          <w:sz w:val="24"/>
          <w:szCs w:val="24"/>
          <w:lang w:eastAsia="es-ES"/>
          <w14:ligatures w14:val="standardContextual"/>
        </w:rPr>
      </w:pPr>
      <w:hyperlink w:anchor="_Toc193887380" w:history="1">
        <w:r w:rsidRPr="00AF4892">
          <w:rPr>
            <w:rStyle w:val="Hipervnculo"/>
            <w:noProof/>
          </w:rPr>
          <w:t>Formatos ficheros de Carga de tablas maestras</w:t>
        </w:r>
        <w:r>
          <w:rPr>
            <w:noProof/>
            <w:webHidden/>
          </w:rPr>
          <w:tab/>
        </w:r>
        <w:r>
          <w:rPr>
            <w:noProof/>
            <w:webHidden/>
          </w:rPr>
          <w:fldChar w:fldCharType="begin"/>
        </w:r>
        <w:r>
          <w:rPr>
            <w:noProof/>
            <w:webHidden/>
          </w:rPr>
          <w:instrText xml:space="preserve"> PAGEREF _Toc193887380 \h </w:instrText>
        </w:r>
        <w:r>
          <w:rPr>
            <w:noProof/>
            <w:webHidden/>
          </w:rPr>
        </w:r>
        <w:r>
          <w:rPr>
            <w:noProof/>
            <w:webHidden/>
          </w:rPr>
          <w:fldChar w:fldCharType="separate"/>
        </w:r>
        <w:r>
          <w:rPr>
            <w:noProof/>
            <w:webHidden/>
          </w:rPr>
          <w:t>46</w:t>
        </w:r>
        <w:r>
          <w:rPr>
            <w:noProof/>
            <w:webHidden/>
          </w:rPr>
          <w:fldChar w:fldCharType="end"/>
        </w:r>
      </w:hyperlink>
    </w:p>
    <w:p w14:paraId="109549DB" w14:textId="14C1E011" w:rsidR="00FE1020" w:rsidRDefault="00FE1020">
      <w:pPr>
        <w:pStyle w:val="TDC3"/>
        <w:rPr>
          <w:rFonts w:asciiTheme="minorHAnsi" w:hAnsiTheme="minorHAnsi"/>
          <w:noProof/>
          <w:kern w:val="2"/>
          <w:sz w:val="24"/>
          <w:szCs w:val="24"/>
          <w:lang w:eastAsia="es-ES"/>
          <w14:ligatures w14:val="standardContextual"/>
        </w:rPr>
      </w:pPr>
      <w:hyperlink w:anchor="_Toc193887381" w:history="1">
        <w:r w:rsidRPr="00AF4892">
          <w:rPr>
            <w:rStyle w:val="Hipervnculo"/>
            <w:noProof/>
          </w:rPr>
          <w:t>Usuarios Asignados al servicio</w:t>
        </w:r>
        <w:r>
          <w:rPr>
            <w:noProof/>
            <w:webHidden/>
          </w:rPr>
          <w:tab/>
        </w:r>
        <w:r>
          <w:rPr>
            <w:noProof/>
            <w:webHidden/>
          </w:rPr>
          <w:fldChar w:fldCharType="begin"/>
        </w:r>
        <w:r>
          <w:rPr>
            <w:noProof/>
            <w:webHidden/>
          </w:rPr>
          <w:instrText xml:space="preserve"> PAGEREF _Toc193887381 \h </w:instrText>
        </w:r>
        <w:r>
          <w:rPr>
            <w:noProof/>
            <w:webHidden/>
          </w:rPr>
        </w:r>
        <w:r>
          <w:rPr>
            <w:noProof/>
            <w:webHidden/>
          </w:rPr>
          <w:fldChar w:fldCharType="separate"/>
        </w:r>
        <w:r>
          <w:rPr>
            <w:noProof/>
            <w:webHidden/>
          </w:rPr>
          <w:t>46</w:t>
        </w:r>
        <w:r>
          <w:rPr>
            <w:noProof/>
            <w:webHidden/>
          </w:rPr>
          <w:fldChar w:fldCharType="end"/>
        </w:r>
      </w:hyperlink>
    </w:p>
    <w:p w14:paraId="4A3F1E1D" w14:textId="58CA4E07" w:rsidR="00FE1020" w:rsidRDefault="00FE1020">
      <w:pPr>
        <w:pStyle w:val="TDC3"/>
        <w:rPr>
          <w:rFonts w:asciiTheme="minorHAnsi" w:hAnsiTheme="minorHAnsi"/>
          <w:noProof/>
          <w:kern w:val="2"/>
          <w:sz w:val="24"/>
          <w:szCs w:val="24"/>
          <w:lang w:eastAsia="es-ES"/>
          <w14:ligatures w14:val="standardContextual"/>
        </w:rPr>
      </w:pPr>
      <w:hyperlink w:anchor="_Toc193887382" w:history="1">
        <w:r w:rsidRPr="00AF4892">
          <w:rPr>
            <w:rStyle w:val="Hipervnculo"/>
            <w:noProof/>
          </w:rPr>
          <w:t>Maestro de Sociedades</w:t>
        </w:r>
        <w:r>
          <w:rPr>
            <w:noProof/>
            <w:webHidden/>
          </w:rPr>
          <w:tab/>
        </w:r>
        <w:r>
          <w:rPr>
            <w:noProof/>
            <w:webHidden/>
          </w:rPr>
          <w:fldChar w:fldCharType="begin"/>
        </w:r>
        <w:r>
          <w:rPr>
            <w:noProof/>
            <w:webHidden/>
          </w:rPr>
          <w:instrText xml:space="preserve"> PAGEREF _Toc193887382 \h </w:instrText>
        </w:r>
        <w:r>
          <w:rPr>
            <w:noProof/>
            <w:webHidden/>
          </w:rPr>
        </w:r>
        <w:r>
          <w:rPr>
            <w:noProof/>
            <w:webHidden/>
          </w:rPr>
          <w:fldChar w:fldCharType="separate"/>
        </w:r>
        <w:r>
          <w:rPr>
            <w:noProof/>
            <w:webHidden/>
          </w:rPr>
          <w:t>46</w:t>
        </w:r>
        <w:r>
          <w:rPr>
            <w:noProof/>
            <w:webHidden/>
          </w:rPr>
          <w:fldChar w:fldCharType="end"/>
        </w:r>
      </w:hyperlink>
    </w:p>
    <w:p w14:paraId="72732A47" w14:textId="44C21DCD" w:rsidR="00FE1020" w:rsidRDefault="00FE1020">
      <w:pPr>
        <w:pStyle w:val="TDC3"/>
        <w:rPr>
          <w:rFonts w:asciiTheme="minorHAnsi" w:hAnsiTheme="minorHAnsi"/>
          <w:noProof/>
          <w:kern w:val="2"/>
          <w:sz w:val="24"/>
          <w:szCs w:val="24"/>
          <w:lang w:eastAsia="es-ES"/>
          <w14:ligatures w14:val="standardContextual"/>
        </w:rPr>
      </w:pPr>
      <w:hyperlink w:anchor="_Toc193887383" w:history="1">
        <w:r w:rsidRPr="00AF4892">
          <w:rPr>
            <w:rStyle w:val="Hipervnculo"/>
            <w:noProof/>
            <w:lang w:eastAsia="es-ES"/>
          </w:rPr>
          <w:t>Fichero de Carga Masiva para Equipos de Tramitación</w:t>
        </w:r>
        <w:r>
          <w:rPr>
            <w:noProof/>
            <w:webHidden/>
          </w:rPr>
          <w:tab/>
        </w:r>
        <w:r>
          <w:rPr>
            <w:noProof/>
            <w:webHidden/>
          </w:rPr>
          <w:fldChar w:fldCharType="begin"/>
        </w:r>
        <w:r>
          <w:rPr>
            <w:noProof/>
            <w:webHidden/>
          </w:rPr>
          <w:instrText xml:space="preserve"> PAGEREF _Toc193887383 \h </w:instrText>
        </w:r>
        <w:r>
          <w:rPr>
            <w:noProof/>
            <w:webHidden/>
          </w:rPr>
        </w:r>
        <w:r>
          <w:rPr>
            <w:noProof/>
            <w:webHidden/>
          </w:rPr>
          <w:fldChar w:fldCharType="separate"/>
        </w:r>
        <w:r>
          <w:rPr>
            <w:noProof/>
            <w:webHidden/>
          </w:rPr>
          <w:t>46</w:t>
        </w:r>
        <w:r>
          <w:rPr>
            <w:noProof/>
            <w:webHidden/>
          </w:rPr>
          <w:fldChar w:fldCharType="end"/>
        </w:r>
      </w:hyperlink>
    </w:p>
    <w:p w14:paraId="4729EDA3" w14:textId="02FEBF91" w:rsidR="00FE1020" w:rsidRDefault="00FE1020">
      <w:pPr>
        <w:pStyle w:val="TDC1"/>
        <w:rPr>
          <w:rFonts w:asciiTheme="minorHAnsi" w:hAnsiTheme="minorHAnsi"/>
          <w:kern w:val="2"/>
          <w:sz w:val="24"/>
          <w:szCs w:val="24"/>
          <w:lang w:eastAsia="es-ES"/>
          <w14:ligatures w14:val="standardContextual"/>
        </w:rPr>
      </w:pPr>
      <w:hyperlink w:anchor="_Toc193887384" w:history="1">
        <w:r w:rsidRPr="00AF4892">
          <w:rPr>
            <w:rStyle w:val="Hipervnculo"/>
          </w:rPr>
          <w:t>Anexo 3 - Imagenes corporativas</w:t>
        </w:r>
        <w:r>
          <w:rPr>
            <w:webHidden/>
          </w:rPr>
          <w:tab/>
        </w:r>
        <w:r>
          <w:rPr>
            <w:webHidden/>
          </w:rPr>
          <w:fldChar w:fldCharType="begin"/>
        </w:r>
        <w:r>
          <w:rPr>
            <w:webHidden/>
          </w:rPr>
          <w:instrText xml:space="preserve"> PAGEREF _Toc193887384 \h </w:instrText>
        </w:r>
        <w:r>
          <w:rPr>
            <w:webHidden/>
          </w:rPr>
        </w:r>
        <w:r>
          <w:rPr>
            <w:webHidden/>
          </w:rPr>
          <w:fldChar w:fldCharType="separate"/>
        </w:r>
        <w:r>
          <w:rPr>
            <w:webHidden/>
          </w:rPr>
          <w:t>48</w:t>
        </w:r>
        <w:r>
          <w:rPr>
            <w:webHidden/>
          </w:rPr>
          <w:fldChar w:fldCharType="end"/>
        </w:r>
      </w:hyperlink>
    </w:p>
    <w:p w14:paraId="2E8E6C32" w14:textId="02D7FDD1" w:rsidR="00FE1020" w:rsidRDefault="00FE1020">
      <w:pPr>
        <w:pStyle w:val="TDC1"/>
        <w:rPr>
          <w:rFonts w:asciiTheme="minorHAnsi" w:hAnsiTheme="minorHAnsi"/>
          <w:kern w:val="2"/>
          <w:sz w:val="24"/>
          <w:szCs w:val="24"/>
          <w:lang w:eastAsia="es-ES"/>
          <w14:ligatures w14:val="standardContextual"/>
        </w:rPr>
      </w:pPr>
      <w:hyperlink w:anchor="_Toc193887385" w:history="1">
        <w:r w:rsidRPr="00AF4892">
          <w:rPr>
            <w:rStyle w:val="Hipervnculo"/>
          </w:rPr>
          <w:t>Anexo 4 Comparativa aplicaciones Therefore™</w:t>
        </w:r>
        <w:r>
          <w:rPr>
            <w:webHidden/>
          </w:rPr>
          <w:tab/>
        </w:r>
        <w:r>
          <w:rPr>
            <w:webHidden/>
          </w:rPr>
          <w:fldChar w:fldCharType="begin"/>
        </w:r>
        <w:r>
          <w:rPr>
            <w:webHidden/>
          </w:rPr>
          <w:instrText xml:space="preserve"> PAGEREF _Toc193887385 \h </w:instrText>
        </w:r>
        <w:r>
          <w:rPr>
            <w:webHidden/>
          </w:rPr>
        </w:r>
        <w:r>
          <w:rPr>
            <w:webHidden/>
          </w:rPr>
          <w:fldChar w:fldCharType="separate"/>
        </w:r>
        <w:r>
          <w:rPr>
            <w:webHidden/>
          </w:rPr>
          <w:t>49</w:t>
        </w:r>
        <w:r>
          <w:rPr>
            <w:webHidden/>
          </w:rPr>
          <w:fldChar w:fldCharType="end"/>
        </w:r>
      </w:hyperlink>
    </w:p>
    <w:p w14:paraId="28D975CF" w14:textId="4BB6F9A1" w:rsidR="00FE1020" w:rsidRDefault="00FE1020">
      <w:pPr>
        <w:pStyle w:val="TDC2"/>
        <w:rPr>
          <w:rFonts w:asciiTheme="minorHAnsi" w:hAnsiTheme="minorHAnsi"/>
          <w:noProof/>
          <w:kern w:val="2"/>
          <w:sz w:val="24"/>
          <w:szCs w:val="24"/>
          <w:lang w:eastAsia="es-ES"/>
          <w14:ligatures w14:val="standardContextual"/>
        </w:rPr>
      </w:pPr>
      <w:hyperlink w:anchor="_Toc193887386" w:history="1">
        <w:r w:rsidRPr="00AF4892">
          <w:rPr>
            <w:rStyle w:val="Hipervnculo"/>
            <w:noProof/>
          </w:rPr>
          <w:t>Comparaci</w:t>
        </w:r>
        <w:r w:rsidRPr="00AF4892">
          <w:rPr>
            <w:rStyle w:val="Hipervnculo"/>
            <w:rFonts w:ascii="Cambria" w:hAnsi="Cambria" w:cs="Cambria"/>
            <w:noProof/>
          </w:rPr>
          <w:t>ó</w:t>
        </w:r>
        <w:r w:rsidRPr="00AF4892">
          <w:rPr>
            <w:rStyle w:val="Hipervnculo"/>
            <w:noProof/>
          </w:rPr>
          <w:t>n de las Diferentes Aplicaciones Therefore</w:t>
        </w:r>
        <w:r w:rsidRPr="00AF4892">
          <w:rPr>
            <w:rStyle w:val="Hipervnculo"/>
            <w:rFonts w:ascii="Tungsten Reveal" w:hAnsi="Tungsten Reveal" w:cs="Tungsten Reveal"/>
            <w:noProof/>
          </w:rPr>
          <w:t>™</w:t>
        </w:r>
        <w:r>
          <w:rPr>
            <w:noProof/>
            <w:webHidden/>
          </w:rPr>
          <w:tab/>
        </w:r>
        <w:r>
          <w:rPr>
            <w:noProof/>
            <w:webHidden/>
          </w:rPr>
          <w:fldChar w:fldCharType="begin"/>
        </w:r>
        <w:r>
          <w:rPr>
            <w:noProof/>
            <w:webHidden/>
          </w:rPr>
          <w:instrText xml:space="preserve"> PAGEREF _Toc193887386 \h </w:instrText>
        </w:r>
        <w:r>
          <w:rPr>
            <w:noProof/>
            <w:webHidden/>
          </w:rPr>
        </w:r>
        <w:r>
          <w:rPr>
            <w:noProof/>
            <w:webHidden/>
          </w:rPr>
          <w:fldChar w:fldCharType="separate"/>
        </w:r>
        <w:r>
          <w:rPr>
            <w:noProof/>
            <w:webHidden/>
          </w:rPr>
          <w:t>50</w:t>
        </w:r>
        <w:r>
          <w:rPr>
            <w:noProof/>
            <w:webHidden/>
          </w:rPr>
          <w:fldChar w:fldCharType="end"/>
        </w:r>
      </w:hyperlink>
    </w:p>
    <w:p w14:paraId="39895027" w14:textId="5FC29365" w:rsidR="00FE1020" w:rsidRDefault="00FE1020">
      <w:pPr>
        <w:pStyle w:val="TDC3"/>
        <w:rPr>
          <w:rFonts w:asciiTheme="minorHAnsi" w:hAnsiTheme="minorHAnsi"/>
          <w:noProof/>
          <w:kern w:val="2"/>
          <w:sz w:val="24"/>
          <w:szCs w:val="24"/>
          <w:lang w:eastAsia="es-ES"/>
          <w14:ligatures w14:val="standardContextual"/>
        </w:rPr>
      </w:pPr>
      <w:hyperlink w:anchor="_Toc193887387" w:history="1">
        <w:r w:rsidRPr="00AF4892">
          <w:rPr>
            <w:rStyle w:val="Hipervnculo"/>
            <w:noProof/>
          </w:rPr>
          <w:t>Tabla de Comparaciones</w:t>
        </w:r>
        <w:r>
          <w:rPr>
            <w:noProof/>
            <w:webHidden/>
          </w:rPr>
          <w:tab/>
        </w:r>
        <w:r>
          <w:rPr>
            <w:noProof/>
            <w:webHidden/>
          </w:rPr>
          <w:fldChar w:fldCharType="begin"/>
        </w:r>
        <w:r>
          <w:rPr>
            <w:noProof/>
            <w:webHidden/>
          </w:rPr>
          <w:instrText xml:space="preserve"> PAGEREF _Toc193887387 \h </w:instrText>
        </w:r>
        <w:r>
          <w:rPr>
            <w:noProof/>
            <w:webHidden/>
          </w:rPr>
        </w:r>
        <w:r>
          <w:rPr>
            <w:noProof/>
            <w:webHidden/>
          </w:rPr>
          <w:fldChar w:fldCharType="separate"/>
        </w:r>
        <w:r>
          <w:rPr>
            <w:noProof/>
            <w:webHidden/>
          </w:rPr>
          <w:t>50</w:t>
        </w:r>
        <w:r>
          <w:rPr>
            <w:noProof/>
            <w:webHidden/>
          </w:rPr>
          <w:fldChar w:fldCharType="end"/>
        </w:r>
      </w:hyperlink>
    </w:p>
    <w:p w14:paraId="63D4CCB8" w14:textId="606E356B" w:rsidR="00FE1020" w:rsidRDefault="00FE1020">
      <w:pPr>
        <w:pStyle w:val="TDC3"/>
        <w:rPr>
          <w:rFonts w:asciiTheme="minorHAnsi" w:hAnsiTheme="minorHAnsi"/>
          <w:noProof/>
          <w:kern w:val="2"/>
          <w:sz w:val="24"/>
          <w:szCs w:val="24"/>
          <w:lang w:eastAsia="es-ES"/>
          <w14:ligatures w14:val="standardContextual"/>
        </w:rPr>
      </w:pPr>
      <w:hyperlink w:anchor="_Toc193887388" w:history="1">
        <w:r w:rsidRPr="00AF4892">
          <w:rPr>
            <w:rStyle w:val="Hipervnculo"/>
            <w:noProof/>
          </w:rPr>
          <w:t>Tabla de Comparaciones - Clientes Web</w:t>
        </w:r>
        <w:r>
          <w:rPr>
            <w:noProof/>
            <w:webHidden/>
          </w:rPr>
          <w:tab/>
        </w:r>
        <w:r>
          <w:rPr>
            <w:noProof/>
            <w:webHidden/>
          </w:rPr>
          <w:fldChar w:fldCharType="begin"/>
        </w:r>
        <w:r>
          <w:rPr>
            <w:noProof/>
            <w:webHidden/>
          </w:rPr>
          <w:instrText xml:space="preserve"> PAGEREF _Toc193887388 \h </w:instrText>
        </w:r>
        <w:r>
          <w:rPr>
            <w:noProof/>
            <w:webHidden/>
          </w:rPr>
        </w:r>
        <w:r>
          <w:rPr>
            <w:noProof/>
            <w:webHidden/>
          </w:rPr>
          <w:fldChar w:fldCharType="separate"/>
        </w:r>
        <w:r>
          <w:rPr>
            <w:noProof/>
            <w:webHidden/>
          </w:rPr>
          <w:t>51</w:t>
        </w:r>
        <w:r>
          <w:rPr>
            <w:noProof/>
            <w:webHidden/>
          </w:rPr>
          <w:fldChar w:fldCharType="end"/>
        </w:r>
      </w:hyperlink>
    </w:p>
    <w:p w14:paraId="75BEA5E7" w14:textId="05CD2592" w:rsidR="00FE1020" w:rsidRDefault="00FE1020">
      <w:pPr>
        <w:pStyle w:val="TDC3"/>
        <w:rPr>
          <w:rFonts w:asciiTheme="minorHAnsi" w:hAnsiTheme="minorHAnsi"/>
          <w:noProof/>
          <w:kern w:val="2"/>
          <w:sz w:val="24"/>
          <w:szCs w:val="24"/>
          <w:lang w:eastAsia="es-ES"/>
          <w14:ligatures w14:val="standardContextual"/>
        </w:rPr>
      </w:pPr>
      <w:hyperlink w:anchor="_Toc193887389" w:history="1">
        <w:r w:rsidRPr="00AF4892">
          <w:rPr>
            <w:rStyle w:val="Hipervnculo"/>
            <w:noProof/>
          </w:rPr>
          <w:t>Otras Diferencias Relativas al Therefore™ Web Access</w:t>
        </w:r>
        <w:r>
          <w:rPr>
            <w:noProof/>
            <w:webHidden/>
          </w:rPr>
          <w:tab/>
        </w:r>
        <w:r>
          <w:rPr>
            <w:noProof/>
            <w:webHidden/>
          </w:rPr>
          <w:fldChar w:fldCharType="begin"/>
        </w:r>
        <w:r>
          <w:rPr>
            <w:noProof/>
            <w:webHidden/>
          </w:rPr>
          <w:instrText xml:space="preserve"> PAGEREF _Toc193887389 \h </w:instrText>
        </w:r>
        <w:r>
          <w:rPr>
            <w:noProof/>
            <w:webHidden/>
          </w:rPr>
        </w:r>
        <w:r>
          <w:rPr>
            <w:noProof/>
            <w:webHidden/>
          </w:rPr>
          <w:fldChar w:fldCharType="separate"/>
        </w:r>
        <w:r>
          <w:rPr>
            <w:noProof/>
            <w:webHidden/>
          </w:rPr>
          <w:t>52</w:t>
        </w:r>
        <w:r>
          <w:rPr>
            <w:noProof/>
            <w:webHidden/>
          </w:rPr>
          <w:fldChar w:fldCharType="end"/>
        </w:r>
      </w:hyperlink>
    </w:p>
    <w:p w14:paraId="2DEF80CF" w14:textId="0ABED460" w:rsidR="00FE1020" w:rsidRDefault="00FE1020">
      <w:pPr>
        <w:pStyle w:val="TDC1"/>
        <w:rPr>
          <w:rFonts w:asciiTheme="minorHAnsi" w:hAnsiTheme="minorHAnsi"/>
          <w:kern w:val="2"/>
          <w:sz w:val="24"/>
          <w:szCs w:val="24"/>
          <w:lang w:eastAsia="es-ES"/>
          <w14:ligatures w14:val="standardContextual"/>
        </w:rPr>
      </w:pPr>
      <w:hyperlink w:anchor="_Toc193887390" w:history="1">
        <w:r w:rsidRPr="00AF4892">
          <w:rPr>
            <w:rStyle w:val="Hipervnculo"/>
          </w:rPr>
          <w:t>Anexo 5  Common scripts</w:t>
        </w:r>
        <w:r>
          <w:rPr>
            <w:webHidden/>
          </w:rPr>
          <w:tab/>
        </w:r>
        <w:r>
          <w:rPr>
            <w:webHidden/>
          </w:rPr>
          <w:fldChar w:fldCharType="begin"/>
        </w:r>
        <w:r>
          <w:rPr>
            <w:webHidden/>
          </w:rPr>
          <w:instrText xml:space="preserve"> PAGEREF _Toc193887390 \h </w:instrText>
        </w:r>
        <w:r>
          <w:rPr>
            <w:webHidden/>
          </w:rPr>
        </w:r>
        <w:r>
          <w:rPr>
            <w:webHidden/>
          </w:rPr>
          <w:fldChar w:fldCharType="separate"/>
        </w:r>
        <w:r>
          <w:rPr>
            <w:webHidden/>
          </w:rPr>
          <w:t>53</w:t>
        </w:r>
        <w:r>
          <w:rPr>
            <w:webHidden/>
          </w:rPr>
          <w:fldChar w:fldCharType="end"/>
        </w:r>
      </w:hyperlink>
    </w:p>
    <w:p w14:paraId="582D62A2" w14:textId="66E5D4C9" w:rsidR="00FE1020" w:rsidRDefault="00FE1020">
      <w:pPr>
        <w:pStyle w:val="TDC2"/>
        <w:rPr>
          <w:rFonts w:asciiTheme="minorHAnsi" w:hAnsiTheme="minorHAnsi"/>
          <w:noProof/>
          <w:kern w:val="2"/>
          <w:sz w:val="24"/>
          <w:szCs w:val="24"/>
          <w:lang w:eastAsia="es-ES"/>
          <w14:ligatures w14:val="standardContextual"/>
        </w:rPr>
      </w:pPr>
      <w:hyperlink w:anchor="_Toc193887391" w:history="1">
        <w:r w:rsidRPr="00AF4892">
          <w:rPr>
            <w:rStyle w:val="Hipervnculo"/>
            <w:noProof/>
          </w:rPr>
          <w:t>Actualización de Vencimientos</w:t>
        </w:r>
        <w:r>
          <w:rPr>
            <w:noProof/>
            <w:webHidden/>
          </w:rPr>
          <w:tab/>
        </w:r>
        <w:r>
          <w:rPr>
            <w:noProof/>
            <w:webHidden/>
          </w:rPr>
          <w:fldChar w:fldCharType="begin"/>
        </w:r>
        <w:r>
          <w:rPr>
            <w:noProof/>
            <w:webHidden/>
          </w:rPr>
          <w:instrText xml:space="preserve"> PAGEREF _Toc193887391 \h </w:instrText>
        </w:r>
        <w:r>
          <w:rPr>
            <w:noProof/>
            <w:webHidden/>
          </w:rPr>
        </w:r>
        <w:r>
          <w:rPr>
            <w:noProof/>
            <w:webHidden/>
          </w:rPr>
          <w:fldChar w:fldCharType="separate"/>
        </w:r>
        <w:r>
          <w:rPr>
            <w:noProof/>
            <w:webHidden/>
          </w:rPr>
          <w:t>53</w:t>
        </w:r>
        <w:r>
          <w:rPr>
            <w:noProof/>
            <w:webHidden/>
          </w:rPr>
          <w:fldChar w:fldCharType="end"/>
        </w:r>
      </w:hyperlink>
    </w:p>
    <w:p w14:paraId="602DCE18" w14:textId="7D0250B4" w:rsidR="00FE1020" w:rsidRDefault="00FE1020">
      <w:pPr>
        <w:pStyle w:val="TDC2"/>
        <w:rPr>
          <w:rFonts w:asciiTheme="minorHAnsi" w:hAnsiTheme="minorHAnsi"/>
          <w:noProof/>
          <w:kern w:val="2"/>
          <w:sz w:val="24"/>
          <w:szCs w:val="24"/>
          <w:lang w:eastAsia="es-ES"/>
          <w14:ligatures w14:val="standardContextual"/>
        </w:rPr>
      </w:pPr>
      <w:hyperlink w:anchor="_Toc193887392" w:history="1">
        <w:r w:rsidRPr="00AF4892">
          <w:rPr>
            <w:rStyle w:val="Hipervnculo"/>
            <w:noProof/>
          </w:rPr>
          <w:t>Actualizar Historial</w:t>
        </w:r>
        <w:r>
          <w:rPr>
            <w:noProof/>
            <w:webHidden/>
          </w:rPr>
          <w:tab/>
        </w:r>
        <w:r>
          <w:rPr>
            <w:noProof/>
            <w:webHidden/>
          </w:rPr>
          <w:fldChar w:fldCharType="begin"/>
        </w:r>
        <w:r>
          <w:rPr>
            <w:noProof/>
            <w:webHidden/>
          </w:rPr>
          <w:instrText xml:space="preserve"> PAGEREF _Toc193887392 \h </w:instrText>
        </w:r>
        <w:r>
          <w:rPr>
            <w:noProof/>
            <w:webHidden/>
          </w:rPr>
        </w:r>
        <w:r>
          <w:rPr>
            <w:noProof/>
            <w:webHidden/>
          </w:rPr>
          <w:fldChar w:fldCharType="separate"/>
        </w:r>
        <w:r>
          <w:rPr>
            <w:noProof/>
            <w:webHidden/>
          </w:rPr>
          <w:t>54</w:t>
        </w:r>
        <w:r>
          <w:rPr>
            <w:noProof/>
            <w:webHidden/>
          </w:rPr>
          <w:fldChar w:fldCharType="end"/>
        </w:r>
      </w:hyperlink>
    </w:p>
    <w:p w14:paraId="5848687A" w14:textId="4E8BBD66" w:rsidR="00FE1020" w:rsidRDefault="00FE1020">
      <w:pPr>
        <w:pStyle w:val="TDC2"/>
        <w:rPr>
          <w:rFonts w:asciiTheme="minorHAnsi" w:hAnsiTheme="minorHAnsi"/>
          <w:noProof/>
          <w:kern w:val="2"/>
          <w:sz w:val="24"/>
          <w:szCs w:val="24"/>
          <w:lang w:eastAsia="es-ES"/>
          <w14:ligatures w14:val="standardContextual"/>
        </w:rPr>
      </w:pPr>
      <w:hyperlink w:anchor="_Toc193887393" w:history="1">
        <w:r w:rsidRPr="00AF4892">
          <w:rPr>
            <w:rStyle w:val="Hipervnculo"/>
            <w:noProof/>
          </w:rPr>
          <w:t>DOCAI: Funciones de Extracción de Respuestas</w:t>
        </w:r>
        <w:r>
          <w:rPr>
            <w:noProof/>
            <w:webHidden/>
          </w:rPr>
          <w:tab/>
        </w:r>
        <w:r>
          <w:rPr>
            <w:noProof/>
            <w:webHidden/>
          </w:rPr>
          <w:fldChar w:fldCharType="begin"/>
        </w:r>
        <w:r>
          <w:rPr>
            <w:noProof/>
            <w:webHidden/>
          </w:rPr>
          <w:instrText xml:space="preserve"> PAGEREF _Toc193887393 \h </w:instrText>
        </w:r>
        <w:r>
          <w:rPr>
            <w:noProof/>
            <w:webHidden/>
          </w:rPr>
        </w:r>
        <w:r>
          <w:rPr>
            <w:noProof/>
            <w:webHidden/>
          </w:rPr>
          <w:fldChar w:fldCharType="separate"/>
        </w:r>
        <w:r>
          <w:rPr>
            <w:noProof/>
            <w:webHidden/>
          </w:rPr>
          <w:t>55</w:t>
        </w:r>
        <w:r>
          <w:rPr>
            <w:noProof/>
            <w:webHidden/>
          </w:rPr>
          <w:fldChar w:fldCharType="end"/>
        </w:r>
      </w:hyperlink>
    </w:p>
    <w:p w14:paraId="6CDCF087" w14:textId="250544FC" w:rsidR="00FE1020" w:rsidRDefault="00FE1020">
      <w:pPr>
        <w:pStyle w:val="TDC2"/>
        <w:rPr>
          <w:rFonts w:asciiTheme="minorHAnsi" w:hAnsiTheme="minorHAnsi"/>
          <w:noProof/>
          <w:kern w:val="2"/>
          <w:sz w:val="24"/>
          <w:szCs w:val="24"/>
          <w:lang w:eastAsia="es-ES"/>
          <w14:ligatures w14:val="standardContextual"/>
        </w:rPr>
      </w:pPr>
      <w:hyperlink w:anchor="_Toc193887394" w:history="1">
        <w:r w:rsidRPr="00AF4892">
          <w:rPr>
            <w:rStyle w:val="Hipervnculo"/>
            <w:noProof/>
          </w:rPr>
          <w:t>Conclusión</w:t>
        </w:r>
        <w:r>
          <w:rPr>
            <w:noProof/>
            <w:webHidden/>
          </w:rPr>
          <w:tab/>
        </w:r>
        <w:r>
          <w:rPr>
            <w:noProof/>
            <w:webHidden/>
          </w:rPr>
          <w:fldChar w:fldCharType="begin"/>
        </w:r>
        <w:r>
          <w:rPr>
            <w:noProof/>
            <w:webHidden/>
          </w:rPr>
          <w:instrText xml:space="preserve"> PAGEREF _Toc193887394 \h </w:instrText>
        </w:r>
        <w:r>
          <w:rPr>
            <w:noProof/>
            <w:webHidden/>
          </w:rPr>
        </w:r>
        <w:r>
          <w:rPr>
            <w:noProof/>
            <w:webHidden/>
          </w:rPr>
          <w:fldChar w:fldCharType="separate"/>
        </w:r>
        <w:r>
          <w:rPr>
            <w:noProof/>
            <w:webHidden/>
          </w:rPr>
          <w:t>56</w:t>
        </w:r>
        <w:r>
          <w:rPr>
            <w:noProof/>
            <w:webHidden/>
          </w:rPr>
          <w:fldChar w:fldCharType="end"/>
        </w:r>
      </w:hyperlink>
    </w:p>
    <w:p w14:paraId="73044D92" w14:textId="52CE7102" w:rsidR="00FE1020" w:rsidRDefault="00FE1020">
      <w:pPr>
        <w:pStyle w:val="TDC1"/>
        <w:rPr>
          <w:rFonts w:asciiTheme="minorHAnsi" w:hAnsiTheme="minorHAnsi"/>
          <w:kern w:val="2"/>
          <w:sz w:val="24"/>
          <w:szCs w:val="24"/>
          <w:lang w:eastAsia="es-ES"/>
          <w14:ligatures w14:val="standardContextual"/>
        </w:rPr>
      </w:pPr>
      <w:hyperlink w:anchor="_Toc193887395" w:history="1">
        <w:r w:rsidRPr="00AF4892">
          <w:rPr>
            <w:rStyle w:val="Hipervnculo"/>
          </w:rPr>
          <w:t>Anexo 6 Scripting wf – dispatching room</w:t>
        </w:r>
        <w:r>
          <w:rPr>
            <w:webHidden/>
          </w:rPr>
          <w:tab/>
        </w:r>
        <w:r>
          <w:rPr>
            <w:webHidden/>
          </w:rPr>
          <w:fldChar w:fldCharType="begin"/>
        </w:r>
        <w:r>
          <w:rPr>
            <w:webHidden/>
          </w:rPr>
          <w:instrText xml:space="preserve"> PAGEREF _Toc193887395 \h </w:instrText>
        </w:r>
        <w:r>
          <w:rPr>
            <w:webHidden/>
          </w:rPr>
        </w:r>
        <w:r>
          <w:rPr>
            <w:webHidden/>
          </w:rPr>
          <w:fldChar w:fldCharType="separate"/>
        </w:r>
        <w:r>
          <w:rPr>
            <w:webHidden/>
          </w:rPr>
          <w:t>57</w:t>
        </w:r>
        <w:r>
          <w:rPr>
            <w:webHidden/>
          </w:rPr>
          <w:fldChar w:fldCharType="end"/>
        </w:r>
      </w:hyperlink>
    </w:p>
    <w:p w14:paraId="0720D4DA" w14:textId="531041B7" w:rsidR="00FE1020" w:rsidRDefault="00FE1020">
      <w:pPr>
        <w:pStyle w:val="TDC2"/>
        <w:rPr>
          <w:rFonts w:asciiTheme="minorHAnsi" w:hAnsiTheme="minorHAnsi"/>
          <w:noProof/>
          <w:kern w:val="2"/>
          <w:sz w:val="24"/>
          <w:szCs w:val="24"/>
          <w:lang w:eastAsia="es-ES"/>
          <w14:ligatures w14:val="standardContextual"/>
        </w:rPr>
      </w:pPr>
      <w:hyperlink w:anchor="_Toc193887396" w:history="1">
        <w:r w:rsidRPr="00AF4892">
          <w:rPr>
            <w:rStyle w:val="Hipervnculo"/>
            <w:noProof/>
          </w:rPr>
          <w:t>Tarea - Repartidor Zonas por Tipo</w:t>
        </w:r>
        <w:r>
          <w:rPr>
            <w:noProof/>
            <w:webHidden/>
          </w:rPr>
          <w:tab/>
        </w:r>
        <w:r>
          <w:rPr>
            <w:noProof/>
            <w:webHidden/>
          </w:rPr>
          <w:fldChar w:fldCharType="begin"/>
        </w:r>
        <w:r>
          <w:rPr>
            <w:noProof/>
            <w:webHidden/>
          </w:rPr>
          <w:instrText xml:space="preserve"> PAGEREF _Toc193887396 \h </w:instrText>
        </w:r>
        <w:r>
          <w:rPr>
            <w:noProof/>
            <w:webHidden/>
          </w:rPr>
        </w:r>
        <w:r>
          <w:rPr>
            <w:noProof/>
            <w:webHidden/>
          </w:rPr>
          <w:fldChar w:fldCharType="separate"/>
        </w:r>
        <w:r>
          <w:rPr>
            <w:noProof/>
            <w:webHidden/>
          </w:rPr>
          <w:t>57</w:t>
        </w:r>
        <w:r>
          <w:rPr>
            <w:noProof/>
            <w:webHidden/>
          </w:rPr>
          <w:fldChar w:fldCharType="end"/>
        </w:r>
      </w:hyperlink>
    </w:p>
    <w:p w14:paraId="11925796" w14:textId="7A0CBC21" w:rsidR="00FE1020" w:rsidRDefault="00FE1020">
      <w:pPr>
        <w:pStyle w:val="TDC3"/>
        <w:rPr>
          <w:rFonts w:asciiTheme="minorHAnsi" w:hAnsiTheme="minorHAnsi"/>
          <w:noProof/>
          <w:kern w:val="2"/>
          <w:sz w:val="24"/>
          <w:szCs w:val="24"/>
          <w:lang w:eastAsia="es-ES"/>
          <w14:ligatures w14:val="standardContextual"/>
        </w:rPr>
      </w:pPr>
      <w:hyperlink w:anchor="_Toc193887397" w:history="1">
        <w:r w:rsidRPr="00AF4892">
          <w:rPr>
            <w:rStyle w:val="Hipervnculo"/>
            <w:rFonts w:eastAsia="Times New Roman"/>
            <w:noProof/>
            <w:lang w:eastAsia="es-ES"/>
          </w:rPr>
          <w:t>Obtención de Valores Iniciales</w:t>
        </w:r>
        <w:r>
          <w:rPr>
            <w:noProof/>
            <w:webHidden/>
          </w:rPr>
          <w:tab/>
        </w:r>
        <w:r>
          <w:rPr>
            <w:noProof/>
            <w:webHidden/>
          </w:rPr>
          <w:fldChar w:fldCharType="begin"/>
        </w:r>
        <w:r>
          <w:rPr>
            <w:noProof/>
            <w:webHidden/>
          </w:rPr>
          <w:instrText xml:space="preserve"> PAGEREF _Toc193887397 \h </w:instrText>
        </w:r>
        <w:r>
          <w:rPr>
            <w:noProof/>
            <w:webHidden/>
          </w:rPr>
        </w:r>
        <w:r>
          <w:rPr>
            <w:noProof/>
            <w:webHidden/>
          </w:rPr>
          <w:fldChar w:fldCharType="separate"/>
        </w:r>
        <w:r>
          <w:rPr>
            <w:noProof/>
            <w:webHidden/>
          </w:rPr>
          <w:t>57</w:t>
        </w:r>
        <w:r>
          <w:rPr>
            <w:noProof/>
            <w:webHidden/>
          </w:rPr>
          <w:fldChar w:fldCharType="end"/>
        </w:r>
      </w:hyperlink>
    </w:p>
    <w:p w14:paraId="3636C54C" w14:textId="1FCA42AF" w:rsidR="00FE1020" w:rsidRDefault="00FE1020">
      <w:pPr>
        <w:pStyle w:val="TDC3"/>
        <w:rPr>
          <w:rFonts w:asciiTheme="minorHAnsi" w:hAnsiTheme="minorHAnsi"/>
          <w:noProof/>
          <w:kern w:val="2"/>
          <w:sz w:val="24"/>
          <w:szCs w:val="24"/>
          <w:lang w:eastAsia="es-ES"/>
          <w14:ligatures w14:val="standardContextual"/>
        </w:rPr>
      </w:pPr>
      <w:hyperlink w:anchor="_Toc193887398" w:history="1">
        <w:r w:rsidRPr="00AF4892">
          <w:rPr>
            <w:rStyle w:val="Hipervnculo"/>
            <w:noProof/>
          </w:rPr>
          <w:t>Definición de Categorías</w:t>
        </w:r>
        <w:r>
          <w:rPr>
            <w:noProof/>
            <w:webHidden/>
          </w:rPr>
          <w:tab/>
        </w:r>
        <w:r>
          <w:rPr>
            <w:noProof/>
            <w:webHidden/>
          </w:rPr>
          <w:fldChar w:fldCharType="begin"/>
        </w:r>
        <w:r>
          <w:rPr>
            <w:noProof/>
            <w:webHidden/>
          </w:rPr>
          <w:instrText xml:space="preserve"> PAGEREF _Toc193887398 \h </w:instrText>
        </w:r>
        <w:r>
          <w:rPr>
            <w:noProof/>
            <w:webHidden/>
          </w:rPr>
        </w:r>
        <w:r>
          <w:rPr>
            <w:noProof/>
            <w:webHidden/>
          </w:rPr>
          <w:fldChar w:fldCharType="separate"/>
        </w:r>
        <w:r>
          <w:rPr>
            <w:noProof/>
            <w:webHidden/>
          </w:rPr>
          <w:t>57</w:t>
        </w:r>
        <w:r>
          <w:rPr>
            <w:noProof/>
            <w:webHidden/>
          </w:rPr>
          <w:fldChar w:fldCharType="end"/>
        </w:r>
      </w:hyperlink>
    </w:p>
    <w:p w14:paraId="6E3BCA1A" w14:textId="73102FAC" w:rsidR="00FE1020" w:rsidRDefault="00FE1020">
      <w:pPr>
        <w:pStyle w:val="TDC3"/>
        <w:rPr>
          <w:rFonts w:asciiTheme="minorHAnsi" w:hAnsiTheme="minorHAnsi"/>
          <w:noProof/>
          <w:kern w:val="2"/>
          <w:sz w:val="24"/>
          <w:szCs w:val="24"/>
          <w:lang w:eastAsia="es-ES"/>
          <w14:ligatures w14:val="standardContextual"/>
        </w:rPr>
      </w:pPr>
      <w:hyperlink w:anchor="_Toc193887399" w:history="1">
        <w:r w:rsidRPr="00AF4892">
          <w:rPr>
            <w:rStyle w:val="Hipervnculo"/>
            <w:rFonts w:eastAsia="Times New Roman"/>
            <w:noProof/>
            <w:lang w:eastAsia="es-ES"/>
          </w:rPr>
          <w:t>Lógica de Categorización</w:t>
        </w:r>
        <w:r>
          <w:rPr>
            <w:noProof/>
            <w:webHidden/>
          </w:rPr>
          <w:tab/>
        </w:r>
        <w:r>
          <w:rPr>
            <w:noProof/>
            <w:webHidden/>
          </w:rPr>
          <w:fldChar w:fldCharType="begin"/>
        </w:r>
        <w:r>
          <w:rPr>
            <w:noProof/>
            <w:webHidden/>
          </w:rPr>
          <w:instrText xml:space="preserve"> PAGEREF _Toc193887399 \h </w:instrText>
        </w:r>
        <w:r>
          <w:rPr>
            <w:noProof/>
            <w:webHidden/>
          </w:rPr>
        </w:r>
        <w:r>
          <w:rPr>
            <w:noProof/>
            <w:webHidden/>
          </w:rPr>
          <w:fldChar w:fldCharType="separate"/>
        </w:r>
        <w:r>
          <w:rPr>
            <w:noProof/>
            <w:webHidden/>
          </w:rPr>
          <w:t>58</w:t>
        </w:r>
        <w:r>
          <w:rPr>
            <w:noProof/>
            <w:webHidden/>
          </w:rPr>
          <w:fldChar w:fldCharType="end"/>
        </w:r>
      </w:hyperlink>
    </w:p>
    <w:p w14:paraId="06C52AF4" w14:textId="5BF02DB6" w:rsidR="00FE1020" w:rsidRDefault="00FE1020">
      <w:pPr>
        <w:pStyle w:val="TDC3"/>
        <w:rPr>
          <w:rFonts w:asciiTheme="minorHAnsi" w:hAnsiTheme="minorHAnsi"/>
          <w:noProof/>
          <w:kern w:val="2"/>
          <w:sz w:val="24"/>
          <w:szCs w:val="24"/>
          <w:lang w:eastAsia="es-ES"/>
          <w14:ligatures w14:val="standardContextual"/>
        </w:rPr>
      </w:pPr>
      <w:hyperlink w:anchor="_Toc193887400" w:history="1">
        <w:r w:rsidRPr="00AF4892">
          <w:rPr>
            <w:rStyle w:val="Hipervnculo"/>
            <w:rFonts w:eastAsia="Times New Roman"/>
            <w:noProof/>
            <w:lang w:eastAsia="es-ES"/>
          </w:rPr>
          <w:t>Validación y Asignación de Categoría</w:t>
        </w:r>
        <w:r>
          <w:rPr>
            <w:noProof/>
            <w:webHidden/>
          </w:rPr>
          <w:tab/>
        </w:r>
        <w:r>
          <w:rPr>
            <w:noProof/>
            <w:webHidden/>
          </w:rPr>
          <w:fldChar w:fldCharType="begin"/>
        </w:r>
        <w:r>
          <w:rPr>
            <w:noProof/>
            <w:webHidden/>
          </w:rPr>
          <w:instrText xml:space="preserve"> PAGEREF _Toc193887400 \h </w:instrText>
        </w:r>
        <w:r>
          <w:rPr>
            <w:noProof/>
            <w:webHidden/>
          </w:rPr>
        </w:r>
        <w:r>
          <w:rPr>
            <w:noProof/>
            <w:webHidden/>
          </w:rPr>
          <w:fldChar w:fldCharType="separate"/>
        </w:r>
        <w:r>
          <w:rPr>
            <w:noProof/>
            <w:webHidden/>
          </w:rPr>
          <w:t>58</w:t>
        </w:r>
        <w:r>
          <w:rPr>
            <w:noProof/>
            <w:webHidden/>
          </w:rPr>
          <w:fldChar w:fldCharType="end"/>
        </w:r>
      </w:hyperlink>
    </w:p>
    <w:p w14:paraId="550D8E82" w14:textId="570406D4" w:rsidR="00FE1020" w:rsidRDefault="00FE1020">
      <w:pPr>
        <w:pStyle w:val="TDC3"/>
        <w:rPr>
          <w:rFonts w:asciiTheme="minorHAnsi" w:hAnsiTheme="minorHAnsi"/>
          <w:noProof/>
          <w:kern w:val="2"/>
          <w:sz w:val="24"/>
          <w:szCs w:val="24"/>
          <w:lang w:eastAsia="es-ES"/>
          <w14:ligatures w14:val="standardContextual"/>
        </w:rPr>
      </w:pPr>
      <w:hyperlink w:anchor="_Toc193887401" w:history="1">
        <w:r w:rsidRPr="00AF4892">
          <w:rPr>
            <w:rStyle w:val="Hipervnculo"/>
            <w:rFonts w:eastAsia="Times New Roman"/>
            <w:noProof/>
            <w:lang w:eastAsia="es-ES"/>
          </w:rPr>
          <w:t>Actualización de Datos de Destino</w:t>
        </w:r>
        <w:r>
          <w:rPr>
            <w:noProof/>
            <w:webHidden/>
          </w:rPr>
          <w:tab/>
        </w:r>
        <w:r>
          <w:rPr>
            <w:noProof/>
            <w:webHidden/>
          </w:rPr>
          <w:fldChar w:fldCharType="begin"/>
        </w:r>
        <w:r>
          <w:rPr>
            <w:noProof/>
            <w:webHidden/>
          </w:rPr>
          <w:instrText xml:space="preserve"> PAGEREF _Toc193887401 \h </w:instrText>
        </w:r>
        <w:r>
          <w:rPr>
            <w:noProof/>
            <w:webHidden/>
          </w:rPr>
        </w:r>
        <w:r>
          <w:rPr>
            <w:noProof/>
            <w:webHidden/>
          </w:rPr>
          <w:fldChar w:fldCharType="separate"/>
        </w:r>
        <w:r>
          <w:rPr>
            <w:noProof/>
            <w:webHidden/>
          </w:rPr>
          <w:t>59</w:t>
        </w:r>
        <w:r>
          <w:rPr>
            <w:noProof/>
            <w:webHidden/>
          </w:rPr>
          <w:fldChar w:fldCharType="end"/>
        </w:r>
      </w:hyperlink>
    </w:p>
    <w:p w14:paraId="0420F017" w14:textId="0774ADF8" w:rsidR="00FE1020" w:rsidRDefault="00FE1020">
      <w:pPr>
        <w:pStyle w:val="TDC3"/>
        <w:rPr>
          <w:rFonts w:asciiTheme="minorHAnsi" w:hAnsiTheme="minorHAnsi"/>
          <w:noProof/>
          <w:kern w:val="2"/>
          <w:sz w:val="24"/>
          <w:szCs w:val="24"/>
          <w:lang w:eastAsia="es-ES"/>
          <w14:ligatures w14:val="standardContextual"/>
        </w:rPr>
      </w:pPr>
      <w:hyperlink w:anchor="_Toc193887402" w:history="1">
        <w:r w:rsidRPr="00AF4892">
          <w:rPr>
            <w:rStyle w:val="Hipervnculo"/>
            <w:rFonts w:eastAsia="Times New Roman"/>
            <w:noProof/>
            <w:lang w:eastAsia="es-ES"/>
          </w:rPr>
          <w:t>Resumen del Script</w:t>
        </w:r>
        <w:r>
          <w:rPr>
            <w:noProof/>
            <w:webHidden/>
          </w:rPr>
          <w:tab/>
        </w:r>
        <w:r>
          <w:rPr>
            <w:noProof/>
            <w:webHidden/>
          </w:rPr>
          <w:fldChar w:fldCharType="begin"/>
        </w:r>
        <w:r>
          <w:rPr>
            <w:noProof/>
            <w:webHidden/>
          </w:rPr>
          <w:instrText xml:space="preserve"> PAGEREF _Toc193887402 \h </w:instrText>
        </w:r>
        <w:r>
          <w:rPr>
            <w:noProof/>
            <w:webHidden/>
          </w:rPr>
        </w:r>
        <w:r>
          <w:rPr>
            <w:noProof/>
            <w:webHidden/>
          </w:rPr>
          <w:fldChar w:fldCharType="separate"/>
        </w:r>
        <w:r>
          <w:rPr>
            <w:noProof/>
            <w:webHidden/>
          </w:rPr>
          <w:t>59</w:t>
        </w:r>
        <w:r>
          <w:rPr>
            <w:noProof/>
            <w:webHidden/>
          </w:rPr>
          <w:fldChar w:fldCharType="end"/>
        </w:r>
      </w:hyperlink>
    </w:p>
    <w:p w14:paraId="7EA7542E" w14:textId="494B9274" w:rsidR="00FE1020" w:rsidRDefault="00FE1020">
      <w:pPr>
        <w:pStyle w:val="TDC1"/>
        <w:rPr>
          <w:rFonts w:asciiTheme="minorHAnsi" w:hAnsiTheme="minorHAnsi"/>
          <w:kern w:val="2"/>
          <w:sz w:val="24"/>
          <w:szCs w:val="24"/>
          <w:lang w:eastAsia="es-ES"/>
          <w14:ligatures w14:val="standardContextual"/>
        </w:rPr>
      </w:pPr>
      <w:hyperlink w:anchor="_Toc193887403" w:history="1">
        <w:r w:rsidRPr="00AF4892">
          <w:rPr>
            <w:rStyle w:val="Hipervnculo"/>
          </w:rPr>
          <w:t>Anexo 7 Conector universal</w:t>
        </w:r>
        <w:r>
          <w:rPr>
            <w:webHidden/>
          </w:rPr>
          <w:tab/>
        </w:r>
        <w:r>
          <w:rPr>
            <w:webHidden/>
          </w:rPr>
          <w:fldChar w:fldCharType="begin"/>
        </w:r>
        <w:r>
          <w:rPr>
            <w:webHidden/>
          </w:rPr>
          <w:instrText xml:space="preserve"> PAGEREF _Toc193887403 \h </w:instrText>
        </w:r>
        <w:r>
          <w:rPr>
            <w:webHidden/>
          </w:rPr>
        </w:r>
        <w:r>
          <w:rPr>
            <w:webHidden/>
          </w:rPr>
          <w:fldChar w:fldCharType="separate"/>
        </w:r>
        <w:r>
          <w:rPr>
            <w:webHidden/>
          </w:rPr>
          <w:t>60</w:t>
        </w:r>
        <w:r>
          <w:rPr>
            <w:webHidden/>
          </w:rPr>
          <w:fldChar w:fldCharType="end"/>
        </w:r>
      </w:hyperlink>
    </w:p>
    <w:p w14:paraId="745560E5" w14:textId="4310839A" w:rsidR="00FE1020" w:rsidRDefault="00FE1020">
      <w:pPr>
        <w:pStyle w:val="TDC2"/>
        <w:rPr>
          <w:rFonts w:asciiTheme="minorHAnsi" w:hAnsiTheme="minorHAnsi"/>
          <w:noProof/>
          <w:kern w:val="2"/>
          <w:sz w:val="24"/>
          <w:szCs w:val="24"/>
          <w:lang w:eastAsia="es-ES"/>
          <w14:ligatures w14:val="standardContextual"/>
        </w:rPr>
      </w:pPr>
      <w:hyperlink w:anchor="_Toc193887404" w:history="1">
        <w:r w:rsidRPr="00AF4892">
          <w:rPr>
            <w:rStyle w:val="Hipervnculo"/>
            <w:noProof/>
          </w:rPr>
          <w:t>Aspectos Destacados del Therefore™ Universal Connector</w:t>
        </w:r>
        <w:r>
          <w:rPr>
            <w:noProof/>
            <w:webHidden/>
          </w:rPr>
          <w:tab/>
        </w:r>
        <w:r>
          <w:rPr>
            <w:noProof/>
            <w:webHidden/>
          </w:rPr>
          <w:fldChar w:fldCharType="begin"/>
        </w:r>
        <w:r>
          <w:rPr>
            <w:noProof/>
            <w:webHidden/>
          </w:rPr>
          <w:instrText xml:space="preserve"> PAGEREF _Toc193887404 \h </w:instrText>
        </w:r>
        <w:r>
          <w:rPr>
            <w:noProof/>
            <w:webHidden/>
          </w:rPr>
        </w:r>
        <w:r>
          <w:rPr>
            <w:noProof/>
            <w:webHidden/>
          </w:rPr>
          <w:fldChar w:fldCharType="separate"/>
        </w:r>
        <w:r>
          <w:rPr>
            <w:noProof/>
            <w:webHidden/>
          </w:rPr>
          <w:t>60</w:t>
        </w:r>
        <w:r>
          <w:rPr>
            <w:noProof/>
            <w:webHidden/>
          </w:rPr>
          <w:fldChar w:fldCharType="end"/>
        </w:r>
      </w:hyperlink>
    </w:p>
    <w:p w14:paraId="0A731885" w14:textId="41F2C9E0" w:rsidR="00FE1020" w:rsidRDefault="00FE1020">
      <w:pPr>
        <w:pStyle w:val="TDC2"/>
        <w:rPr>
          <w:rFonts w:asciiTheme="minorHAnsi" w:hAnsiTheme="minorHAnsi"/>
          <w:noProof/>
          <w:kern w:val="2"/>
          <w:sz w:val="24"/>
          <w:szCs w:val="24"/>
          <w:lang w:eastAsia="es-ES"/>
          <w14:ligatures w14:val="standardContextual"/>
        </w:rPr>
      </w:pPr>
      <w:hyperlink w:anchor="_Toc193887405" w:history="1">
        <w:r w:rsidRPr="00AF4892">
          <w:rPr>
            <w:rStyle w:val="Hipervnculo"/>
            <w:noProof/>
          </w:rPr>
          <w:t>Descripción General del Therefore™ Universal Connector</w:t>
        </w:r>
        <w:r>
          <w:rPr>
            <w:noProof/>
            <w:webHidden/>
          </w:rPr>
          <w:tab/>
        </w:r>
        <w:r>
          <w:rPr>
            <w:noProof/>
            <w:webHidden/>
          </w:rPr>
          <w:fldChar w:fldCharType="begin"/>
        </w:r>
        <w:r>
          <w:rPr>
            <w:noProof/>
            <w:webHidden/>
          </w:rPr>
          <w:instrText xml:space="preserve"> PAGEREF _Toc193887405 \h </w:instrText>
        </w:r>
        <w:r>
          <w:rPr>
            <w:noProof/>
            <w:webHidden/>
          </w:rPr>
        </w:r>
        <w:r>
          <w:rPr>
            <w:noProof/>
            <w:webHidden/>
          </w:rPr>
          <w:fldChar w:fldCharType="separate"/>
        </w:r>
        <w:r>
          <w:rPr>
            <w:noProof/>
            <w:webHidden/>
          </w:rPr>
          <w:t>60</w:t>
        </w:r>
        <w:r>
          <w:rPr>
            <w:noProof/>
            <w:webHidden/>
          </w:rPr>
          <w:fldChar w:fldCharType="end"/>
        </w:r>
      </w:hyperlink>
    </w:p>
    <w:p w14:paraId="7C806C5F" w14:textId="48CF8C62" w:rsidR="00FE1020" w:rsidRDefault="00FE1020">
      <w:pPr>
        <w:pStyle w:val="TDC2"/>
        <w:rPr>
          <w:rFonts w:asciiTheme="minorHAnsi" w:hAnsiTheme="minorHAnsi"/>
          <w:noProof/>
          <w:kern w:val="2"/>
          <w:sz w:val="24"/>
          <w:szCs w:val="24"/>
          <w:lang w:eastAsia="es-ES"/>
          <w14:ligatures w14:val="standardContextual"/>
        </w:rPr>
      </w:pPr>
      <w:hyperlink w:anchor="_Toc193887406" w:history="1">
        <w:r w:rsidRPr="00AF4892">
          <w:rPr>
            <w:rStyle w:val="Hipervnculo"/>
            <w:noProof/>
          </w:rPr>
          <w:t>El Universal Connector en Acción</w:t>
        </w:r>
        <w:r>
          <w:rPr>
            <w:noProof/>
            <w:webHidden/>
          </w:rPr>
          <w:tab/>
        </w:r>
        <w:r>
          <w:rPr>
            <w:noProof/>
            <w:webHidden/>
          </w:rPr>
          <w:fldChar w:fldCharType="begin"/>
        </w:r>
        <w:r>
          <w:rPr>
            <w:noProof/>
            <w:webHidden/>
          </w:rPr>
          <w:instrText xml:space="preserve"> PAGEREF _Toc193887406 \h </w:instrText>
        </w:r>
        <w:r>
          <w:rPr>
            <w:noProof/>
            <w:webHidden/>
          </w:rPr>
        </w:r>
        <w:r>
          <w:rPr>
            <w:noProof/>
            <w:webHidden/>
          </w:rPr>
          <w:fldChar w:fldCharType="separate"/>
        </w:r>
        <w:r>
          <w:rPr>
            <w:noProof/>
            <w:webHidden/>
          </w:rPr>
          <w:t>60</w:t>
        </w:r>
        <w:r>
          <w:rPr>
            <w:noProof/>
            <w:webHidden/>
          </w:rPr>
          <w:fldChar w:fldCharType="end"/>
        </w:r>
      </w:hyperlink>
    </w:p>
    <w:p w14:paraId="65CA7258" w14:textId="22B5B931" w:rsidR="00FE1020" w:rsidRDefault="00FE1020">
      <w:pPr>
        <w:pStyle w:val="TDC3"/>
        <w:rPr>
          <w:rFonts w:asciiTheme="minorHAnsi" w:hAnsiTheme="minorHAnsi"/>
          <w:noProof/>
          <w:kern w:val="2"/>
          <w:sz w:val="24"/>
          <w:szCs w:val="24"/>
          <w:lang w:eastAsia="es-ES"/>
          <w14:ligatures w14:val="standardContextual"/>
        </w:rPr>
      </w:pPr>
      <w:hyperlink w:anchor="_Toc193887407" w:history="1">
        <w:r w:rsidRPr="00AF4892">
          <w:rPr>
            <w:rStyle w:val="Hipervnculo"/>
            <w:noProof/>
          </w:rPr>
          <w:t>Usando la Funcionalidad del Portapapeles</w:t>
        </w:r>
        <w:r>
          <w:rPr>
            <w:noProof/>
            <w:webHidden/>
          </w:rPr>
          <w:tab/>
        </w:r>
        <w:r>
          <w:rPr>
            <w:noProof/>
            <w:webHidden/>
          </w:rPr>
          <w:fldChar w:fldCharType="begin"/>
        </w:r>
        <w:r>
          <w:rPr>
            <w:noProof/>
            <w:webHidden/>
          </w:rPr>
          <w:instrText xml:space="preserve"> PAGEREF _Toc193887407 \h </w:instrText>
        </w:r>
        <w:r>
          <w:rPr>
            <w:noProof/>
            <w:webHidden/>
          </w:rPr>
        </w:r>
        <w:r>
          <w:rPr>
            <w:noProof/>
            <w:webHidden/>
          </w:rPr>
          <w:fldChar w:fldCharType="separate"/>
        </w:r>
        <w:r>
          <w:rPr>
            <w:noProof/>
            <w:webHidden/>
          </w:rPr>
          <w:t>60</w:t>
        </w:r>
        <w:r>
          <w:rPr>
            <w:noProof/>
            <w:webHidden/>
          </w:rPr>
          <w:fldChar w:fldCharType="end"/>
        </w:r>
      </w:hyperlink>
    </w:p>
    <w:p w14:paraId="2291814C" w14:textId="7D659A8E" w:rsidR="00FE1020" w:rsidRDefault="00FE1020">
      <w:pPr>
        <w:pStyle w:val="TDC3"/>
        <w:rPr>
          <w:rFonts w:asciiTheme="minorHAnsi" w:hAnsiTheme="minorHAnsi"/>
          <w:noProof/>
          <w:kern w:val="2"/>
          <w:sz w:val="24"/>
          <w:szCs w:val="24"/>
          <w:lang w:eastAsia="es-ES"/>
          <w14:ligatures w14:val="standardContextual"/>
        </w:rPr>
      </w:pPr>
      <w:hyperlink w:anchor="_Toc193887408" w:history="1">
        <w:r w:rsidRPr="00AF4892">
          <w:rPr>
            <w:rStyle w:val="Hipervnculo"/>
            <w:noProof/>
          </w:rPr>
          <w:t>Usando la Funcionalidad de Escaneo</w:t>
        </w:r>
        <w:r>
          <w:rPr>
            <w:noProof/>
            <w:webHidden/>
          </w:rPr>
          <w:tab/>
        </w:r>
        <w:r>
          <w:rPr>
            <w:noProof/>
            <w:webHidden/>
          </w:rPr>
          <w:fldChar w:fldCharType="begin"/>
        </w:r>
        <w:r>
          <w:rPr>
            <w:noProof/>
            <w:webHidden/>
          </w:rPr>
          <w:instrText xml:space="preserve"> PAGEREF _Toc193887408 \h </w:instrText>
        </w:r>
        <w:r>
          <w:rPr>
            <w:noProof/>
            <w:webHidden/>
          </w:rPr>
        </w:r>
        <w:r>
          <w:rPr>
            <w:noProof/>
            <w:webHidden/>
          </w:rPr>
          <w:fldChar w:fldCharType="separate"/>
        </w:r>
        <w:r>
          <w:rPr>
            <w:noProof/>
            <w:webHidden/>
          </w:rPr>
          <w:t>61</w:t>
        </w:r>
        <w:r>
          <w:rPr>
            <w:noProof/>
            <w:webHidden/>
          </w:rPr>
          <w:fldChar w:fldCharType="end"/>
        </w:r>
      </w:hyperlink>
    </w:p>
    <w:p w14:paraId="431A0698" w14:textId="121287EB" w:rsidR="00FE1020" w:rsidRDefault="00FE1020">
      <w:pPr>
        <w:pStyle w:val="TDC1"/>
        <w:rPr>
          <w:rFonts w:asciiTheme="minorHAnsi" w:hAnsiTheme="minorHAnsi"/>
          <w:kern w:val="2"/>
          <w:sz w:val="24"/>
          <w:szCs w:val="24"/>
          <w:lang w:eastAsia="es-ES"/>
          <w14:ligatures w14:val="standardContextual"/>
        </w:rPr>
      </w:pPr>
      <w:hyperlink w:anchor="_Toc193887409" w:history="1">
        <w:r w:rsidRPr="00AF4892">
          <w:rPr>
            <w:rStyle w:val="Hipervnculo"/>
          </w:rPr>
          <w:t>Anexo 8 Instalación cliente Therefore</w:t>
        </w:r>
        <w:r>
          <w:rPr>
            <w:webHidden/>
          </w:rPr>
          <w:tab/>
        </w:r>
        <w:r>
          <w:rPr>
            <w:webHidden/>
          </w:rPr>
          <w:fldChar w:fldCharType="begin"/>
        </w:r>
        <w:r>
          <w:rPr>
            <w:webHidden/>
          </w:rPr>
          <w:instrText xml:space="preserve"> PAGEREF _Toc193887409 \h </w:instrText>
        </w:r>
        <w:r>
          <w:rPr>
            <w:webHidden/>
          </w:rPr>
        </w:r>
        <w:r>
          <w:rPr>
            <w:webHidden/>
          </w:rPr>
          <w:fldChar w:fldCharType="separate"/>
        </w:r>
        <w:r>
          <w:rPr>
            <w:webHidden/>
          </w:rPr>
          <w:t>62</w:t>
        </w:r>
        <w:r>
          <w:rPr>
            <w:webHidden/>
          </w:rPr>
          <w:fldChar w:fldCharType="end"/>
        </w:r>
      </w:hyperlink>
    </w:p>
    <w:p w14:paraId="587BC1B8" w14:textId="4410F7F6" w:rsidR="00FE1020" w:rsidRDefault="00FE1020">
      <w:pPr>
        <w:pStyle w:val="TDC2"/>
        <w:rPr>
          <w:rFonts w:asciiTheme="minorHAnsi" w:hAnsiTheme="minorHAnsi"/>
          <w:noProof/>
          <w:kern w:val="2"/>
          <w:sz w:val="24"/>
          <w:szCs w:val="24"/>
          <w:lang w:eastAsia="es-ES"/>
          <w14:ligatures w14:val="standardContextual"/>
        </w:rPr>
      </w:pPr>
      <w:hyperlink w:anchor="_Toc193887410" w:history="1">
        <w:r w:rsidRPr="00AF4892">
          <w:rPr>
            <w:rStyle w:val="Hipervnculo"/>
            <w:noProof/>
            <w:lang w:val="es-ES_tradnl"/>
          </w:rPr>
          <w:t>¿Cómo instalar Therefore™ Client?</w:t>
        </w:r>
        <w:r>
          <w:rPr>
            <w:noProof/>
            <w:webHidden/>
          </w:rPr>
          <w:tab/>
        </w:r>
        <w:r>
          <w:rPr>
            <w:noProof/>
            <w:webHidden/>
          </w:rPr>
          <w:fldChar w:fldCharType="begin"/>
        </w:r>
        <w:r>
          <w:rPr>
            <w:noProof/>
            <w:webHidden/>
          </w:rPr>
          <w:instrText xml:space="preserve"> PAGEREF _Toc193887410 \h </w:instrText>
        </w:r>
        <w:r>
          <w:rPr>
            <w:noProof/>
            <w:webHidden/>
          </w:rPr>
        </w:r>
        <w:r>
          <w:rPr>
            <w:noProof/>
            <w:webHidden/>
          </w:rPr>
          <w:fldChar w:fldCharType="separate"/>
        </w:r>
        <w:r>
          <w:rPr>
            <w:noProof/>
            <w:webHidden/>
          </w:rPr>
          <w:t>62</w:t>
        </w:r>
        <w:r>
          <w:rPr>
            <w:noProof/>
            <w:webHidden/>
          </w:rPr>
          <w:fldChar w:fldCharType="end"/>
        </w:r>
      </w:hyperlink>
    </w:p>
    <w:p w14:paraId="1EC39B25" w14:textId="74CDDCEA" w:rsidR="00FE1020" w:rsidRDefault="00FE1020">
      <w:pPr>
        <w:pStyle w:val="TDC3"/>
        <w:rPr>
          <w:rFonts w:asciiTheme="minorHAnsi" w:hAnsiTheme="minorHAnsi"/>
          <w:noProof/>
          <w:kern w:val="2"/>
          <w:sz w:val="24"/>
          <w:szCs w:val="24"/>
          <w:lang w:eastAsia="es-ES"/>
          <w14:ligatures w14:val="standardContextual"/>
        </w:rPr>
      </w:pPr>
      <w:hyperlink w:anchor="_Toc193887411" w:history="1">
        <w:r w:rsidRPr="00AF4892">
          <w:rPr>
            <w:rStyle w:val="Hipervnculo"/>
            <w:noProof/>
            <w:lang w:val="es-ES_tradnl"/>
          </w:rPr>
          <w:t>Ejecución aplicación de instalación</w:t>
        </w:r>
        <w:r>
          <w:rPr>
            <w:noProof/>
            <w:webHidden/>
          </w:rPr>
          <w:tab/>
        </w:r>
        <w:r>
          <w:rPr>
            <w:noProof/>
            <w:webHidden/>
          </w:rPr>
          <w:fldChar w:fldCharType="begin"/>
        </w:r>
        <w:r>
          <w:rPr>
            <w:noProof/>
            <w:webHidden/>
          </w:rPr>
          <w:instrText xml:space="preserve"> PAGEREF _Toc193887411 \h </w:instrText>
        </w:r>
        <w:r>
          <w:rPr>
            <w:noProof/>
            <w:webHidden/>
          </w:rPr>
        </w:r>
        <w:r>
          <w:rPr>
            <w:noProof/>
            <w:webHidden/>
          </w:rPr>
          <w:fldChar w:fldCharType="separate"/>
        </w:r>
        <w:r>
          <w:rPr>
            <w:noProof/>
            <w:webHidden/>
          </w:rPr>
          <w:t>62</w:t>
        </w:r>
        <w:r>
          <w:rPr>
            <w:noProof/>
            <w:webHidden/>
          </w:rPr>
          <w:fldChar w:fldCharType="end"/>
        </w:r>
      </w:hyperlink>
    </w:p>
    <w:p w14:paraId="5123921D" w14:textId="025FFE36" w:rsidR="00FE1020" w:rsidRDefault="00FE1020">
      <w:pPr>
        <w:pStyle w:val="TDC3"/>
        <w:rPr>
          <w:rFonts w:asciiTheme="minorHAnsi" w:hAnsiTheme="minorHAnsi"/>
          <w:noProof/>
          <w:kern w:val="2"/>
          <w:sz w:val="24"/>
          <w:szCs w:val="24"/>
          <w:lang w:eastAsia="es-ES"/>
          <w14:ligatures w14:val="standardContextual"/>
        </w:rPr>
      </w:pPr>
      <w:hyperlink w:anchor="_Toc193887412" w:history="1">
        <w:r w:rsidRPr="00AF4892">
          <w:rPr>
            <w:rStyle w:val="Hipervnculo"/>
            <w:noProof/>
            <w:lang w:val="es-ES_tradnl"/>
          </w:rPr>
          <w:t>Selección de región</w:t>
        </w:r>
        <w:r>
          <w:rPr>
            <w:noProof/>
            <w:webHidden/>
          </w:rPr>
          <w:tab/>
        </w:r>
        <w:r>
          <w:rPr>
            <w:noProof/>
            <w:webHidden/>
          </w:rPr>
          <w:fldChar w:fldCharType="begin"/>
        </w:r>
        <w:r>
          <w:rPr>
            <w:noProof/>
            <w:webHidden/>
          </w:rPr>
          <w:instrText xml:space="preserve"> PAGEREF _Toc193887412 \h </w:instrText>
        </w:r>
        <w:r>
          <w:rPr>
            <w:noProof/>
            <w:webHidden/>
          </w:rPr>
        </w:r>
        <w:r>
          <w:rPr>
            <w:noProof/>
            <w:webHidden/>
          </w:rPr>
          <w:fldChar w:fldCharType="separate"/>
        </w:r>
        <w:r>
          <w:rPr>
            <w:noProof/>
            <w:webHidden/>
          </w:rPr>
          <w:t>62</w:t>
        </w:r>
        <w:r>
          <w:rPr>
            <w:noProof/>
            <w:webHidden/>
          </w:rPr>
          <w:fldChar w:fldCharType="end"/>
        </w:r>
      </w:hyperlink>
    </w:p>
    <w:p w14:paraId="5CA93ACD" w14:textId="469D32C8" w:rsidR="00FE1020" w:rsidRDefault="00FE1020">
      <w:pPr>
        <w:pStyle w:val="TDC3"/>
        <w:rPr>
          <w:rFonts w:asciiTheme="minorHAnsi" w:hAnsiTheme="minorHAnsi"/>
          <w:noProof/>
          <w:kern w:val="2"/>
          <w:sz w:val="24"/>
          <w:szCs w:val="24"/>
          <w:lang w:eastAsia="es-ES"/>
          <w14:ligatures w14:val="standardContextual"/>
        </w:rPr>
      </w:pPr>
      <w:hyperlink w:anchor="_Toc193887413" w:history="1">
        <w:r w:rsidRPr="00AF4892">
          <w:rPr>
            <w:rStyle w:val="Hipervnculo"/>
            <w:noProof/>
            <w:lang w:val="es-ES_tradnl"/>
          </w:rPr>
          <w:t>Aceptación condiciones de licencia</w:t>
        </w:r>
        <w:r>
          <w:rPr>
            <w:noProof/>
            <w:webHidden/>
          </w:rPr>
          <w:tab/>
        </w:r>
        <w:r>
          <w:rPr>
            <w:noProof/>
            <w:webHidden/>
          </w:rPr>
          <w:fldChar w:fldCharType="begin"/>
        </w:r>
        <w:r>
          <w:rPr>
            <w:noProof/>
            <w:webHidden/>
          </w:rPr>
          <w:instrText xml:space="preserve"> PAGEREF _Toc193887413 \h </w:instrText>
        </w:r>
        <w:r>
          <w:rPr>
            <w:noProof/>
            <w:webHidden/>
          </w:rPr>
        </w:r>
        <w:r>
          <w:rPr>
            <w:noProof/>
            <w:webHidden/>
          </w:rPr>
          <w:fldChar w:fldCharType="separate"/>
        </w:r>
        <w:r>
          <w:rPr>
            <w:noProof/>
            <w:webHidden/>
          </w:rPr>
          <w:t>63</w:t>
        </w:r>
        <w:r>
          <w:rPr>
            <w:noProof/>
            <w:webHidden/>
          </w:rPr>
          <w:fldChar w:fldCharType="end"/>
        </w:r>
      </w:hyperlink>
    </w:p>
    <w:p w14:paraId="6341A343" w14:textId="10264518" w:rsidR="00FE1020" w:rsidRDefault="00FE1020">
      <w:pPr>
        <w:pStyle w:val="TDC3"/>
        <w:rPr>
          <w:rFonts w:asciiTheme="minorHAnsi" w:hAnsiTheme="minorHAnsi"/>
          <w:noProof/>
          <w:kern w:val="2"/>
          <w:sz w:val="24"/>
          <w:szCs w:val="24"/>
          <w:lang w:eastAsia="es-ES"/>
          <w14:ligatures w14:val="standardContextual"/>
        </w:rPr>
      </w:pPr>
      <w:hyperlink w:anchor="_Toc193887414" w:history="1">
        <w:r w:rsidRPr="00AF4892">
          <w:rPr>
            <w:rStyle w:val="Hipervnculo"/>
            <w:noProof/>
            <w:lang w:val="es-ES_tradnl"/>
          </w:rPr>
          <w:t>Método de instalación</w:t>
        </w:r>
        <w:r>
          <w:rPr>
            <w:noProof/>
            <w:webHidden/>
          </w:rPr>
          <w:tab/>
        </w:r>
        <w:r>
          <w:rPr>
            <w:noProof/>
            <w:webHidden/>
          </w:rPr>
          <w:fldChar w:fldCharType="begin"/>
        </w:r>
        <w:r>
          <w:rPr>
            <w:noProof/>
            <w:webHidden/>
          </w:rPr>
          <w:instrText xml:space="preserve"> PAGEREF _Toc193887414 \h </w:instrText>
        </w:r>
        <w:r>
          <w:rPr>
            <w:noProof/>
            <w:webHidden/>
          </w:rPr>
        </w:r>
        <w:r>
          <w:rPr>
            <w:noProof/>
            <w:webHidden/>
          </w:rPr>
          <w:fldChar w:fldCharType="separate"/>
        </w:r>
        <w:r>
          <w:rPr>
            <w:noProof/>
            <w:webHidden/>
          </w:rPr>
          <w:t>63</w:t>
        </w:r>
        <w:r>
          <w:rPr>
            <w:noProof/>
            <w:webHidden/>
          </w:rPr>
          <w:fldChar w:fldCharType="end"/>
        </w:r>
      </w:hyperlink>
    </w:p>
    <w:p w14:paraId="6821248B" w14:textId="063B119A" w:rsidR="00FE1020" w:rsidRDefault="00FE1020">
      <w:pPr>
        <w:pStyle w:val="TDC3"/>
        <w:rPr>
          <w:rFonts w:asciiTheme="minorHAnsi" w:hAnsiTheme="minorHAnsi"/>
          <w:noProof/>
          <w:kern w:val="2"/>
          <w:sz w:val="24"/>
          <w:szCs w:val="24"/>
          <w:lang w:eastAsia="es-ES"/>
          <w14:ligatures w14:val="standardContextual"/>
        </w:rPr>
      </w:pPr>
      <w:hyperlink w:anchor="_Toc193887415" w:history="1">
        <w:r w:rsidRPr="00AF4892">
          <w:rPr>
            <w:rStyle w:val="Hipervnculo"/>
            <w:noProof/>
            <w:lang w:val="es-ES_tradnl"/>
          </w:rPr>
          <w:t>Ubicación de las aplicaciones</w:t>
        </w:r>
        <w:r>
          <w:rPr>
            <w:noProof/>
            <w:webHidden/>
          </w:rPr>
          <w:tab/>
        </w:r>
        <w:r>
          <w:rPr>
            <w:noProof/>
            <w:webHidden/>
          </w:rPr>
          <w:fldChar w:fldCharType="begin"/>
        </w:r>
        <w:r>
          <w:rPr>
            <w:noProof/>
            <w:webHidden/>
          </w:rPr>
          <w:instrText xml:space="preserve"> PAGEREF _Toc193887415 \h </w:instrText>
        </w:r>
        <w:r>
          <w:rPr>
            <w:noProof/>
            <w:webHidden/>
          </w:rPr>
        </w:r>
        <w:r>
          <w:rPr>
            <w:noProof/>
            <w:webHidden/>
          </w:rPr>
          <w:fldChar w:fldCharType="separate"/>
        </w:r>
        <w:r>
          <w:rPr>
            <w:noProof/>
            <w:webHidden/>
          </w:rPr>
          <w:t>64</w:t>
        </w:r>
        <w:r>
          <w:rPr>
            <w:noProof/>
            <w:webHidden/>
          </w:rPr>
          <w:fldChar w:fldCharType="end"/>
        </w:r>
      </w:hyperlink>
    </w:p>
    <w:p w14:paraId="5A83D537" w14:textId="4E02E4E3" w:rsidR="00FE1020" w:rsidRDefault="00FE1020">
      <w:pPr>
        <w:pStyle w:val="TDC3"/>
        <w:rPr>
          <w:rFonts w:asciiTheme="minorHAnsi" w:hAnsiTheme="minorHAnsi"/>
          <w:noProof/>
          <w:kern w:val="2"/>
          <w:sz w:val="24"/>
          <w:szCs w:val="24"/>
          <w:lang w:eastAsia="es-ES"/>
          <w14:ligatures w14:val="standardContextual"/>
        </w:rPr>
      </w:pPr>
      <w:hyperlink w:anchor="_Toc193887416" w:history="1">
        <w:r w:rsidRPr="00AF4892">
          <w:rPr>
            <w:rStyle w:val="Hipervnculo"/>
            <w:noProof/>
            <w:lang w:val="es-ES_tradnl"/>
          </w:rPr>
          <w:t>Selección de componentes</w:t>
        </w:r>
        <w:r>
          <w:rPr>
            <w:noProof/>
            <w:webHidden/>
          </w:rPr>
          <w:tab/>
        </w:r>
        <w:r>
          <w:rPr>
            <w:noProof/>
            <w:webHidden/>
          </w:rPr>
          <w:fldChar w:fldCharType="begin"/>
        </w:r>
        <w:r>
          <w:rPr>
            <w:noProof/>
            <w:webHidden/>
          </w:rPr>
          <w:instrText xml:space="preserve"> PAGEREF _Toc193887416 \h </w:instrText>
        </w:r>
        <w:r>
          <w:rPr>
            <w:noProof/>
            <w:webHidden/>
          </w:rPr>
        </w:r>
        <w:r>
          <w:rPr>
            <w:noProof/>
            <w:webHidden/>
          </w:rPr>
          <w:fldChar w:fldCharType="separate"/>
        </w:r>
        <w:r>
          <w:rPr>
            <w:noProof/>
            <w:webHidden/>
          </w:rPr>
          <w:t>64</w:t>
        </w:r>
        <w:r>
          <w:rPr>
            <w:noProof/>
            <w:webHidden/>
          </w:rPr>
          <w:fldChar w:fldCharType="end"/>
        </w:r>
      </w:hyperlink>
    </w:p>
    <w:p w14:paraId="0E978E54" w14:textId="6DD4B70D" w:rsidR="00FE1020" w:rsidRDefault="00FE1020">
      <w:pPr>
        <w:pStyle w:val="TDC3"/>
        <w:rPr>
          <w:rFonts w:asciiTheme="minorHAnsi" w:hAnsiTheme="minorHAnsi"/>
          <w:noProof/>
          <w:kern w:val="2"/>
          <w:sz w:val="24"/>
          <w:szCs w:val="24"/>
          <w:lang w:eastAsia="es-ES"/>
          <w14:ligatures w14:val="standardContextual"/>
        </w:rPr>
      </w:pPr>
      <w:hyperlink w:anchor="_Toc193887417" w:history="1">
        <w:r w:rsidRPr="00AF4892">
          <w:rPr>
            <w:rStyle w:val="Hipervnculo"/>
            <w:noProof/>
            <w:lang w:val="es-ES_tradnl"/>
          </w:rPr>
          <w:t>Conexión con el servidor</w:t>
        </w:r>
        <w:r>
          <w:rPr>
            <w:noProof/>
            <w:webHidden/>
          </w:rPr>
          <w:tab/>
        </w:r>
        <w:r>
          <w:rPr>
            <w:noProof/>
            <w:webHidden/>
          </w:rPr>
          <w:fldChar w:fldCharType="begin"/>
        </w:r>
        <w:r>
          <w:rPr>
            <w:noProof/>
            <w:webHidden/>
          </w:rPr>
          <w:instrText xml:space="preserve"> PAGEREF _Toc193887417 \h </w:instrText>
        </w:r>
        <w:r>
          <w:rPr>
            <w:noProof/>
            <w:webHidden/>
          </w:rPr>
        </w:r>
        <w:r>
          <w:rPr>
            <w:noProof/>
            <w:webHidden/>
          </w:rPr>
          <w:fldChar w:fldCharType="separate"/>
        </w:r>
        <w:r>
          <w:rPr>
            <w:noProof/>
            <w:webHidden/>
          </w:rPr>
          <w:t>65</w:t>
        </w:r>
        <w:r>
          <w:rPr>
            <w:noProof/>
            <w:webHidden/>
          </w:rPr>
          <w:fldChar w:fldCharType="end"/>
        </w:r>
      </w:hyperlink>
    </w:p>
    <w:p w14:paraId="673BDCD8" w14:textId="1F05EA5C" w:rsidR="00FE1020" w:rsidRDefault="00FE1020">
      <w:pPr>
        <w:pStyle w:val="TDC3"/>
        <w:rPr>
          <w:rFonts w:asciiTheme="minorHAnsi" w:hAnsiTheme="minorHAnsi"/>
          <w:noProof/>
          <w:kern w:val="2"/>
          <w:sz w:val="24"/>
          <w:szCs w:val="24"/>
          <w:lang w:eastAsia="es-ES"/>
          <w14:ligatures w14:val="standardContextual"/>
        </w:rPr>
      </w:pPr>
      <w:hyperlink w:anchor="_Toc193887418" w:history="1">
        <w:r w:rsidRPr="00AF4892">
          <w:rPr>
            <w:rStyle w:val="Hipervnculo"/>
            <w:noProof/>
            <w:lang w:val="es-ES_tradnl"/>
          </w:rPr>
          <w:t>Confirmación</w:t>
        </w:r>
        <w:r>
          <w:rPr>
            <w:noProof/>
            <w:webHidden/>
          </w:rPr>
          <w:tab/>
        </w:r>
        <w:r>
          <w:rPr>
            <w:noProof/>
            <w:webHidden/>
          </w:rPr>
          <w:fldChar w:fldCharType="begin"/>
        </w:r>
        <w:r>
          <w:rPr>
            <w:noProof/>
            <w:webHidden/>
          </w:rPr>
          <w:instrText xml:space="preserve"> PAGEREF _Toc193887418 \h </w:instrText>
        </w:r>
        <w:r>
          <w:rPr>
            <w:noProof/>
            <w:webHidden/>
          </w:rPr>
        </w:r>
        <w:r>
          <w:rPr>
            <w:noProof/>
            <w:webHidden/>
          </w:rPr>
          <w:fldChar w:fldCharType="separate"/>
        </w:r>
        <w:r>
          <w:rPr>
            <w:noProof/>
            <w:webHidden/>
          </w:rPr>
          <w:t>65</w:t>
        </w:r>
        <w:r>
          <w:rPr>
            <w:noProof/>
            <w:webHidden/>
          </w:rPr>
          <w:fldChar w:fldCharType="end"/>
        </w:r>
      </w:hyperlink>
    </w:p>
    <w:p w14:paraId="7E942A60" w14:textId="612DF418" w:rsidR="00FE1020" w:rsidRDefault="00FE1020">
      <w:pPr>
        <w:pStyle w:val="TDC3"/>
        <w:rPr>
          <w:rFonts w:asciiTheme="minorHAnsi" w:hAnsiTheme="minorHAnsi"/>
          <w:noProof/>
          <w:kern w:val="2"/>
          <w:sz w:val="24"/>
          <w:szCs w:val="24"/>
          <w:lang w:eastAsia="es-ES"/>
          <w14:ligatures w14:val="standardContextual"/>
        </w:rPr>
      </w:pPr>
      <w:hyperlink w:anchor="_Toc193887419" w:history="1">
        <w:r w:rsidRPr="00AF4892">
          <w:rPr>
            <w:rStyle w:val="Hipervnculo"/>
            <w:noProof/>
            <w:lang w:val="es-ES_tradnl"/>
          </w:rPr>
          <w:t>Finalización</w:t>
        </w:r>
        <w:r>
          <w:rPr>
            <w:noProof/>
            <w:webHidden/>
          </w:rPr>
          <w:tab/>
        </w:r>
        <w:r>
          <w:rPr>
            <w:noProof/>
            <w:webHidden/>
          </w:rPr>
          <w:fldChar w:fldCharType="begin"/>
        </w:r>
        <w:r>
          <w:rPr>
            <w:noProof/>
            <w:webHidden/>
          </w:rPr>
          <w:instrText xml:space="preserve"> PAGEREF _Toc193887419 \h </w:instrText>
        </w:r>
        <w:r>
          <w:rPr>
            <w:noProof/>
            <w:webHidden/>
          </w:rPr>
        </w:r>
        <w:r>
          <w:rPr>
            <w:noProof/>
            <w:webHidden/>
          </w:rPr>
          <w:fldChar w:fldCharType="separate"/>
        </w:r>
        <w:r>
          <w:rPr>
            <w:noProof/>
            <w:webHidden/>
          </w:rPr>
          <w:t>66</w:t>
        </w:r>
        <w:r>
          <w:rPr>
            <w:noProof/>
            <w:webHidden/>
          </w:rPr>
          <w:fldChar w:fldCharType="end"/>
        </w:r>
      </w:hyperlink>
    </w:p>
    <w:p w14:paraId="152A91E6" w14:textId="374EFA3B" w:rsidR="00FE1020" w:rsidRDefault="00FE1020">
      <w:pPr>
        <w:pStyle w:val="TDC2"/>
        <w:rPr>
          <w:rFonts w:asciiTheme="minorHAnsi" w:hAnsiTheme="minorHAnsi"/>
          <w:noProof/>
          <w:kern w:val="2"/>
          <w:sz w:val="24"/>
          <w:szCs w:val="24"/>
          <w:lang w:eastAsia="es-ES"/>
          <w14:ligatures w14:val="standardContextual"/>
        </w:rPr>
      </w:pPr>
      <w:hyperlink w:anchor="_Toc193887420" w:history="1">
        <w:r w:rsidRPr="00AF4892">
          <w:rPr>
            <w:rStyle w:val="Hipervnculo"/>
            <w:noProof/>
          </w:rPr>
          <w:t>Componentes Therefore</w:t>
        </w:r>
        <w:r w:rsidRPr="00AF4892">
          <w:rPr>
            <w:rStyle w:val="Hipervnculo"/>
            <w:rFonts w:ascii="Times New Roman" w:hAnsi="Times New Roman" w:cs="Times New Roman"/>
            <w:noProof/>
          </w:rPr>
          <w:t>™</w:t>
        </w:r>
        <w:r>
          <w:rPr>
            <w:noProof/>
            <w:webHidden/>
          </w:rPr>
          <w:tab/>
        </w:r>
        <w:r>
          <w:rPr>
            <w:noProof/>
            <w:webHidden/>
          </w:rPr>
          <w:fldChar w:fldCharType="begin"/>
        </w:r>
        <w:r>
          <w:rPr>
            <w:noProof/>
            <w:webHidden/>
          </w:rPr>
          <w:instrText xml:space="preserve"> PAGEREF _Toc193887420 \h </w:instrText>
        </w:r>
        <w:r>
          <w:rPr>
            <w:noProof/>
            <w:webHidden/>
          </w:rPr>
        </w:r>
        <w:r>
          <w:rPr>
            <w:noProof/>
            <w:webHidden/>
          </w:rPr>
          <w:fldChar w:fldCharType="separate"/>
        </w:r>
        <w:r>
          <w:rPr>
            <w:noProof/>
            <w:webHidden/>
          </w:rPr>
          <w:t>67</w:t>
        </w:r>
        <w:r>
          <w:rPr>
            <w:noProof/>
            <w:webHidden/>
          </w:rPr>
          <w:fldChar w:fldCharType="end"/>
        </w:r>
      </w:hyperlink>
    </w:p>
    <w:p w14:paraId="3713E607" w14:textId="1D2BE31F" w:rsidR="00004EBC" w:rsidRPr="00D10C8C" w:rsidRDefault="007B7D05" w:rsidP="00F1133C">
      <w:pPr>
        <w:pStyle w:val="Ttulo1"/>
        <w:rPr>
          <w:noProof/>
          <w:color w:val="FF0000"/>
        </w:rPr>
      </w:pPr>
      <w:r>
        <w:rPr>
          <w:rFonts w:ascii="Century Gothic" w:eastAsiaTheme="minorEastAsia" w:hAnsi="Century Gothic" w:cstheme="minorBidi"/>
          <w:color w:val="auto"/>
          <w:sz w:val="14"/>
          <w:szCs w:val="22"/>
        </w:rPr>
        <w:fldChar w:fldCharType="end"/>
      </w:r>
    </w:p>
    <w:p w14:paraId="07CB1003" w14:textId="77777777" w:rsidR="00004EBC" w:rsidRPr="00D10C8C" w:rsidRDefault="00004EBC">
      <w:pPr>
        <w:spacing w:after="160" w:line="259" w:lineRule="auto"/>
        <w:jc w:val="left"/>
        <w:rPr>
          <w:rFonts w:ascii="Tungsten Reveal" w:eastAsiaTheme="majorEastAsia" w:hAnsi="Tungsten Reveal" w:cstheme="majorBidi"/>
          <w:noProof/>
          <w:color w:val="FF0000"/>
          <w:sz w:val="48"/>
          <w:szCs w:val="32"/>
        </w:rPr>
      </w:pPr>
      <w:r w:rsidRPr="00D10C8C">
        <w:rPr>
          <w:noProof/>
          <w:color w:val="FF0000"/>
        </w:rPr>
        <w:br w:type="page"/>
      </w:r>
    </w:p>
    <w:p w14:paraId="75B8AE71" w14:textId="6C82DB33" w:rsidR="00771BF3" w:rsidRPr="00D10C8C" w:rsidRDefault="00771BF3" w:rsidP="00F1133C">
      <w:pPr>
        <w:pStyle w:val="Ttulo1"/>
      </w:pPr>
      <w:bookmarkStart w:id="7" w:name="_Toc187188422"/>
      <w:bookmarkStart w:id="8" w:name="_Toc187778651"/>
      <w:bookmarkStart w:id="9" w:name="_Toc193887338"/>
      <w:r w:rsidRPr="00D10C8C">
        <w:lastRenderedPageBreak/>
        <w:t xml:space="preserve">Tabla de </w:t>
      </w:r>
      <w:bookmarkEnd w:id="7"/>
      <w:r w:rsidR="00FF22DC" w:rsidRPr="00D10C8C">
        <w:t>imágenes</w:t>
      </w:r>
      <w:bookmarkEnd w:id="8"/>
      <w:bookmarkEnd w:id="9"/>
    </w:p>
    <w:p w14:paraId="3A1B0ED0" w14:textId="77777777" w:rsidR="005C2D1D" w:rsidRPr="00D10C8C" w:rsidRDefault="005C2D1D" w:rsidP="005C2D1D"/>
    <w:p w14:paraId="7713CE00" w14:textId="77F9FDB3" w:rsidR="000C6739" w:rsidRDefault="00771BF3">
      <w:pPr>
        <w:pStyle w:val="Tabladeilustraciones"/>
        <w:tabs>
          <w:tab w:val="left" w:pos="851"/>
          <w:tab w:val="right" w:leader="dot" w:pos="8494"/>
        </w:tabs>
        <w:rPr>
          <w:rFonts w:asciiTheme="minorHAnsi" w:hAnsiTheme="minorHAnsi"/>
          <w:noProof/>
          <w:kern w:val="2"/>
          <w:sz w:val="24"/>
          <w:szCs w:val="24"/>
          <w:lang w:eastAsia="es-ES"/>
          <w14:ligatures w14:val="standardContextual"/>
        </w:rPr>
      </w:pPr>
      <w:r w:rsidRPr="00D10C8C">
        <w:fldChar w:fldCharType="begin"/>
      </w:r>
      <w:r w:rsidRPr="00D10C8C">
        <w:instrText xml:space="preserve"> TOC \h \z \t "Pie de Foto" \c "Fig " </w:instrText>
      </w:r>
      <w:r w:rsidRPr="00D10C8C">
        <w:fldChar w:fldCharType="separate"/>
      </w:r>
      <w:hyperlink w:anchor="_Toc191457028" w:history="1">
        <w:r w:rsidR="000C6739" w:rsidRPr="00030CBE">
          <w:rPr>
            <w:rStyle w:val="Hipervnculo"/>
            <w:noProof/>
          </w:rPr>
          <w:t>Fig 1.</w:t>
        </w:r>
        <w:r w:rsidR="000C6739">
          <w:rPr>
            <w:rFonts w:asciiTheme="minorHAnsi" w:hAnsiTheme="minorHAnsi"/>
            <w:noProof/>
            <w:kern w:val="2"/>
            <w:sz w:val="24"/>
            <w:szCs w:val="24"/>
            <w:lang w:eastAsia="es-ES"/>
            <w14:ligatures w14:val="standardContextual"/>
          </w:rPr>
          <w:tab/>
        </w:r>
        <w:r w:rsidR="000C6739" w:rsidRPr="00030CBE">
          <w:rPr>
            <w:rStyle w:val="Hipervnculo"/>
            <w:noProof/>
          </w:rPr>
          <w:t>Relación de categorías documentales</w:t>
        </w:r>
        <w:r w:rsidR="000C6739">
          <w:rPr>
            <w:noProof/>
            <w:webHidden/>
          </w:rPr>
          <w:tab/>
        </w:r>
        <w:r w:rsidR="000C6739">
          <w:rPr>
            <w:noProof/>
            <w:webHidden/>
          </w:rPr>
          <w:fldChar w:fldCharType="begin"/>
        </w:r>
        <w:r w:rsidR="000C6739">
          <w:rPr>
            <w:noProof/>
            <w:webHidden/>
          </w:rPr>
          <w:instrText xml:space="preserve"> PAGEREF _Toc191457028 \h </w:instrText>
        </w:r>
        <w:r w:rsidR="000C6739">
          <w:rPr>
            <w:noProof/>
            <w:webHidden/>
          </w:rPr>
        </w:r>
        <w:r w:rsidR="000C6739">
          <w:rPr>
            <w:noProof/>
            <w:webHidden/>
          </w:rPr>
          <w:fldChar w:fldCharType="separate"/>
        </w:r>
        <w:r w:rsidR="000C6739">
          <w:rPr>
            <w:noProof/>
            <w:webHidden/>
          </w:rPr>
          <w:t>8</w:t>
        </w:r>
        <w:r w:rsidR="000C6739">
          <w:rPr>
            <w:noProof/>
            <w:webHidden/>
          </w:rPr>
          <w:fldChar w:fldCharType="end"/>
        </w:r>
      </w:hyperlink>
    </w:p>
    <w:p w14:paraId="4DD2C45E" w14:textId="4838CAB3"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29" w:history="1">
        <w:r w:rsidR="000C6739" w:rsidRPr="00030CBE">
          <w:rPr>
            <w:rStyle w:val="Hipervnculo"/>
            <w:noProof/>
          </w:rPr>
          <w:t>Fig 2.</w:t>
        </w:r>
        <w:r w:rsidR="000C6739">
          <w:rPr>
            <w:rFonts w:asciiTheme="minorHAnsi" w:hAnsiTheme="minorHAnsi"/>
            <w:noProof/>
            <w:kern w:val="2"/>
            <w:sz w:val="24"/>
            <w:szCs w:val="24"/>
            <w:lang w:eastAsia="es-ES"/>
            <w14:ligatures w14:val="standardContextual"/>
          </w:rPr>
          <w:tab/>
        </w:r>
        <w:r w:rsidR="000C6739" w:rsidRPr="00030CBE">
          <w:rPr>
            <w:rStyle w:val="Hipervnculo"/>
            <w:noProof/>
          </w:rPr>
          <w:t>Ejemplo flujo de trabajo tramitación en Zona</w:t>
        </w:r>
        <w:r w:rsidR="000C6739">
          <w:rPr>
            <w:noProof/>
            <w:webHidden/>
          </w:rPr>
          <w:tab/>
        </w:r>
        <w:r w:rsidR="000C6739">
          <w:rPr>
            <w:noProof/>
            <w:webHidden/>
          </w:rPr>
          <w:fldChar w:fldCharType="begin"/>
        </w:r>
        <w:r w:rsidR="000C6739">
          <w:rPr>
            <w:noProof/>
            <w:webHidden/>
          </w:rPr>
          <w:instrText xml:space="preserve"> PAGEREF _Toc191457029 \h </w:instrText>
        </w:r>
        <w:r w:rsidR="000C6739">
          <w:rPr>
            <w:noProof/>
            <w:webHidden/>
          </w:rPr>
        </w:r>
        <w:r w:rsidR="000C6739">
          <w:rPr>
            <w:noProof/>
            <w:webHidden/>
          </w:rPr>
          <w:fldChar w:fldCharType="separate"/>
        </w:r>
        <w:r w:rsidR="000C6739">
          <w:rPr>
            <w:noProof/>
            <w:webHidden/>
          </w:rPr>
          <w:t>9</w:t>
        </w:r>
        <w:r w:rsidR="000C6739">
          <w:rPr>
            <w:noProof/>
            <w:webHidden/>
          </w:rPr>
          <w:fldChar w:fldCharType="end"/>
        </w:r>
      </w:hyperlink>
    </w:p>
    <w:p w14:paraId="29C4396B" w14:textId="03999145"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0" w:history="1">
        <w:r w:rsidR="000C6739" w:rsidRPr="00030CBE">
          <w:rPr>
            <w:rStyle w:val="Hipervnculo"/>
            <w:rFonts w:eastAsia="Arial" w:cstheme="majorBidi"/>
            <w:noProof/>
          </w:rPr>
          <w:t>Fig 3.</w:t>
        </w:r>
        <w:r w:rsidR="000C6739">
          <w:rPr>
            <w:rFonts w:asciiTheme="minorHAnsi" w:hAnsiTheme="minorHAnsi"/>
            <w:noProof/>
            <w:kern w:val="2"/>
            <w:sz w:val="24"/>
            <w:szCs w:val="24"/>
            <w:lang w:eastAsia="es-ES"/>
            <w14:ligatures w14:val="standardContextual"/>
          </w:rPr>
          <w:tab/>
        </w:r>
        <w:r w:rsidR="000C6739" w:rsidRPr="00030CBE">
          <w:rPr>
            <w:rStyle w:val="Hipervnculo"/>
            <w:noProof/>
          </w:rPr>
          <w:t>Licencias Therefore™</w:t>
        </w:r>
        <w:r w:rsidR="000C6739">
          <w:rPr>
            <w:noProof/>
            <w:webHidden/>
          </w:rPr>
          <w:tab/>
        </w:r>
        <w:r w:rsidR="000C6739">
          <w:rPr>
            <w:noProof/>
            <w:webHidden/>
          </w:rPr>
          <w:fldChar w:fldCharType="begin"/>
        </w:r>
        <w:r w:rsidR="000C6739">
          <w:rPr>
            <w:noProof/>
            <w:webHidden/>
          </w:rPr>
          <w:instrText xml:space="preserve"> PAGEREF _Toc191457030 \h </w:instrText>
        </w:r>
        <w:r w:rsidR="000C6739">
          <w:rPr>
            <w:noProof/>
            <w:webHidden/>
          </w:rPr>
        </w:r>
        <w:r w:rsidR="000C6739">
          <w:rPr>
            <w:noProof/>
            <w:webHidden/>
          </w:rPr>
          <w:fldChar w:fldCharType="separate"/>
        </w:r>
        <w:r w:rsidR="000C6739">
          <w:rPr>
            <w:noProof/>
            <w:webHidden/>
          </w:rPr>
          <w:t>10</w:t>
        </w:r>
        <w:r w:rsidR="000C6739">
          <w:rPr>
            <w:noProof/>
            <w:webHidden/>
          </w:rPr>
          <w:fldChar w:fldCharType="end"/>
        </w:r>
      </w:hyperlink>
    </w:p>
    <w:p w14:paraId="67DB8D98" w14:textId="03E8F56E"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1" w:history="1">
        <w:r w:rsidR="000C6739" w:rsidRPr="00030CBE">
          <w:rPr>
            <w:rStyle w:val="Hipervnculo"/>
            <w:rFonts w:eastAsia="Arial" w:cstheme="majorBidi"/>
            <w:noProof/>
          </w:rPr>
          <w:t>Fig 4.</w:t>
        </w:r>
        <w:r w:rsidR="000C6739">
          <w:rPr>
            <w:rFonts w:asciiTheme="minorHAnsi" w:hAnsiTheme="minorHAnsi"/>
            <w:noProof/>
            <w:kern w:val="2"/>
            <w:sz w:val="24"/>
            <w:szCs w:val="24"/>
            <w:lang w:eastAsia="es-ES"/>
            <w14:ligatures w14:val="standardContextual"/>
          </w:rPr>
          <w:tab/>
        </w:r>
        <w:r w:rsidR="000C6739" w:rsidRPr="00030CBE">
          <w:rPr>
            <w:rStyle w:val="Hipervnculo"/>
            <w:noProof/>
          </w:rPr>
          <w:t>Documentación del Servicio</w:t>
        </w:r>
        <w:r w:rsidR="000C6739">
          <w:rPr>
            <w:noProof/>
            <w:webHidden/>
          </w:rPr>
          <w:tab/>
        </w:r>
        <w:r w:rsidR="000C6739">
          <w:rPr>
            <w:noProof/>
            <w:webHidden/>
          </w:rPr>
          <w:fldChar w:fldCharType="begin"/>
        </w:r>
        <w:r w:rsidR="000C6739">
          <w:rPr>
            <w:noProof/>
            <w:webHidden/>
          </w:rPr>
          <w:instrText xml:space="preserve"> PAGEREF _Toc191457031 \h </w:instrText>
        </w:r>
        <w:r w:rsidR="000C6739">
          <w:rPr>
            <w:noProof/>
            <w:webHidden/>
          </w:rPr>
        </w:r>
        <w:r w:rsidR="000C6739">
          <w:rPr>
            <w:noProof/>
            <w:webHidden/>
          </w:rPr>
          <w:fldChar w:fldCharType="separate"/>
        </w:r>
        <w:r w:rsidR="000C6739">
          <w:rPr>
            <w:noProof/>
            <w:webHidden/>
          </w:rPr>
          <w:t>12</w:t>
        </w:r>
        <w:r w:rsidR="000C6739">
          <w:rPr>
            <w:noProof/>
            <w:webHidden/>
          </w:rPr>
          <w:fldChar w:fldCharType="end"/>
        </w:r>
      </w:hyperlink>
    </w:p>
    <w:p w14:paraId="6CD3E43F" w14:textId="67651AE1"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2" w:history="1">
        <w:r w:rsidR="000C6739" w:rsidRPr="00030CBE">
          <w:rPr>
            <w:rStyle w:val="Hipervnculo"/>
            <w:rFonts w:eastAsia="Arial" w:cstheme="majorBidi"/>
            <w:noProof/>
          </w:rPr>
          <w:t>Fig 5.</w:t>
        </w:r>
        <w:r w:rsidR="000C6739">
          <w:rPr>
            <w:rFonts w:asciiTheme="minorHAnsi" w:hAnsiTheme="minorHAnsi"/>
            <w:noProof/>
            <w:kern w:val="2"/>
            <w:sz w:val="24"/>
            <w:szCs w:val="24"/>
            <w:lang w:eastAsia="es-ES"/>
            <w14:ligatures w14:val="standardContextual"/>
          </w:rPr>
          <w:tab/>
        </w:r>
        <w:r w:rsidR="000C6739" w:rsidRPr="00030CBE">
          <w:rPr>
            <w:rStyle w:val="Hipervnculo"/>
            <w:noProof/>
          </w:rPr>
          <w:t>Auditorias WF</w:t>
        </w:r>
        <w:r w:rsidR="000C6739">
          <w:rPr>
            <w:noProof/>
            <w:webHidden/>
          </w:rPr>
          <w:tab/>
        </w:r>
        <w:r w:rsidR="000C6739">
          <w:rPr>
            <w:noProof/>
            <w:webHidden/>
          </w:rPr>
          <w:fldChar w:fldCharType="begin"/>
        </w:r>
        <w:r w:rsidR="000C6739">
          <w:rPr>
            <w:noProof/>
            <w:webHidden/>
          </w:rPr>
          <w:instrText xml:space="preserve"> PAGEREF _Toc191457032 \h </w:instrText>
        </w:r>
        <w:r w:rsidR="000C6739">
          <w:rPr>
            <w:noProof/>
            <w:webHidden/>
          </w:rPr>
        </w:r>
        <w:r w:rsidR="000C6739">
          <w:rPr>
            <w:noProof/>
            <w:webHidden/>
          </w:rPr>
          <w:fldChar w:fldCharType="separate"/>
        </w:r>
        <w:r w:rsidR="000C6739">
          <w:rPr>
            <w:noProof/>
            <w:webHidden/>
          </w:rPr>
          <w:t>13</w:t>
        </w:r>
        <w:r w:rsidR="000C6739">
          <w:rPr>
            <w:noProof/>
            <w:webHidden/>
          </w:rPr>
          <w:fldChar w:fldCharType="end"/>
        </w:r>
      </w:hyperlink>
    </w:p>
    <w:p w14:paraId="17E83189" w14:textId="67A9E959"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3" w:history="1">
        <w:r w:rsidR="000C6739" w:rsidRPr="00030CBE">
          <w:rPr>
            <w:rStyle w:val="Hipervnculo"/>
            <w:rFonts w:eastAsia="Arial" w:cstheme="majorBidi"/>
            <w:noProof/>
          </w:rPr>
          <w:t>Fig 6.</w:t>
        </w:r>
        <w:r w:rsidR="000C6739">
          <w:rPr>
            <w:rFonts w:asciiTheme="minorHAnsi" w:hAnsiTheme="minorHAnsi"/>
            <w:noProof/>
            <w:kern w:val="2"/>
            <w:sz w:val="24"/>
            <w:szCs w:val="24"/>
            <w:lang w:eastAsia="es-ES"/>
            <w14:ligatures w14:val="standardContextual"/>
          </w:rPr>
          <w:tab/>
        </w:r>
        <w:r w:rsidR="000C6739" w:rsidRPr="00030CBE">
          <w:rPr>
            <w:rStyle w:val="Hipervnculo"/>
            <w:noProof/>
          </w:rPr>
          <w:t>Tablas Maestras</w:t>
        </w:r>
        <w:r w:rsidR="000C6739">
          <w:rPr>
            <w:noProof/>
            <w:webHidden/>
          </w:rPr>
          <w:tab/>
        </w:r>
        <w:r w:rsidR="000C6739">
          <w:rPr>
            <w:noProof/>
            <w:webHidden/>
          </w:rPr>
          <w:fldChar w:fldCharType="begin"/>
        </w:r>
        <w:r w:rsidR="000C6739">
          <w:rPr>
            <w:noProof/>
            <w:webHidden/>
          </w:rPr>
          <w:instrText xml:space="preserve"> PAGEREF _Toc191457033 \h </w:instrText>
        </w:r>
        <w:r w:rsidR="000C6739">
          <w:rPr>
            <w:noProof/>
            <w:webHidden/>
          </w:rPr>
        </w:r>
        <w:r w:rsidR="000C6739">
          <w:rPr>
            <w:noProof/>
            <w:webHidden/>
          </w:rPr>
          <w:fldChar w:fldCharType="separate"/>
        </w:r>
        <w:r w:rsidR="000C6739">
          <w:rPr>
            <w:noProof/>
            <w:webHidden/>
          </w:rPr>
          <w:t>14</w:t>
        </w:r>
        <w:r w:rsidR="000C6739">
          <w:rPr>
            <w:noProof/>
            <w:webHidden/>
          </w:rPr>
          <w:fldChar w:fldCharType="end"/>
        </w:r>
      </w:hyperlink>
    </w:p>
    <w:p w14:paraId="41C116EE" w14:textId="4616F1B5"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4" w:history="1">
        <w:r w:rsidR="000C6739" w:rsidRPr="00030CBE">
          <w:rPr>
            <w:rStyle w:val="Hipervnculo"/>
            <w:rFonts w:eastAsia="Arial" w:cstheme="majorBidi"/>
            <w:noProof/>
          </w:rPr>
          <w:t>Fig 7.</w:t>
        </w:r>
        <w:r w:rsidR="000C6739">
          <w:rPr>
            <w:rFonts w:asciiTheme="minorHAnsi" w:hAnsiTheme="minorHAnsi"/>
            <w:noProof/>
            <w:kern w:val="2"/>
            <w:sz w:val="24"/>
            <w:szCs w:val="24"/>
            <w:lang w:eastAsia="es-ES"/>
            <w14:ligatures w14:val="standardContextual"/>
          </w:rPr>
          <w:tab/>
        </w:r>
        <w:r w:rsidR="000C6739" w:rsidRPr="00030CBE">
          <w:rPr>
            <w:rStyle w:val="Hipervnculo"/>
            <w:noProof/>
          </w:rPr>
          <w:t>Estados de notificación</w:t>
        </w:r>
        <w:r w:rsidR="000C6739">
          <w:rPr>
            <w:noProof/>
            <w:webHidden/>
          </w:rPr>
          <w:tab/>
        </w:r>
        <w:r w:rsidR="000C6739">
          <w:rPr>
            <w:noProof/>
            <w:webHidden/>
          </w:rPr>
          <w:fldChar w:fldCharType="begin"/>
        </w:r>
        <w:r w:rsidR="000C6739">
          <w:rPr>
            <w:noProof/>
            <w:webHidden/>
          </w:rPr>
          <w:instrText xml:space="preserve"> PAGEREF _Toc191457034 \h </w:instrText>
        </w:r>
        <w:r w:rsidR="000C6739">
          <w:rPr>
            <w:noProof/>
            <w:webHidden/>
          </w:rPr>
        </w:r>
        <w:r w:rsidR="000C6739">
          <w:rPr>
            <w:noProof/>
            <w:webHidden/>
          </w:rPr>
          <w:fldChar w:fldCharType="separate"/>
        </w:r>
        <w:r w:rsidR="000C6739">
          <w:rPr>
            <w:noProof/>
            <w:webHidden/>
          </w:rPr>
          <w:t>15</w:t>
        </w:r>
        <w:r w:rsidR="000C6739">
          <w:rPr>
            <w:noProof/>
            <w:webHidden/>
          </w:rPr>
          <w:fldChar w:fldCharType="end"/>
        </w:r>
      </w:hyperlink>
    </w:p>
    <w:p w14:paraId="27999136" w14:textId="0AF03BA6"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5" w:history="1">
        <w:r w:rsidR="000C6739" w:rsidRPr="00030CBE">
          <w:rPr>
            <w:rStyle w:val="Hipervnculo"/>
            <w:rFonts w:eastAsia="Arial" w:cstheme="majorBidi"/>
            <w:noProof/>
          </w:rPr>
          <w:t>Fig 8.</w:t>
        </w:r>
        <w:r w:rsidR="000C6739">
          <w:rPr>
            <w:rFonts w:asciiTheme="minorHAnsi" w:hAnsiTheme="minorHAnsi"/>
            <w:noProof/>
            <w:kern w:val="2"/>
            <w:sz w:val="24"/>
            <w:szCs w:val="24"/>
            <w:lang w:eastAsia="es-ES"/>
            <w14:ligatures w14:val="standardContextual"/>
          </w:rPr>
          <w:tab/>
        </w:r>
        <w:r w:rsidR="000C6739" w:rsidRPr="00030CBE">
          <w:rPr>
            <w:rStyle w:val="Hipervnculo"/>
            <w:noProof/>
          </w:rPr>
          <w:t>Tipos de Notificación</w:t>
        </w:r>
        <w:r w:rsidR="000C6739">
          <w:rPr>
            <w:noProof/>
            <w:webHidden/>
          </w:rPr>
          <w:tab/>
        </w:r>
        <w:r w:rsidR="000C6739">
          <w:rPr>
            <w:noProof/>
            <w:webHidden/>
          </w:rPr>
          <w:fldChar w:fldCharType="begin"/>
        </w:r>
        <w:r w:rsidR="000C6739">
          <w:rPr>
            <w:noProof/>
            <w:webHidden/>
          </w:rPr>
          <w:instrText xml:space="preserve"> PAGEREF _Toc191457035 \h </w:instrText>
        </w:r>
        <w:r w:rsidR="000C6739">
          <w:rPr>
            <w:noProof/>
            <w:webHidden/>
          </w:rPr>
        </w:r>
        <w:r w:rsidR="000C6739">
          <w:rPr>
            <w:noProof/>
            <w:webHidden/>
          </w:rPr>
          <w:fldChar w:fldCharType="separate"/>
        </w:r>
        <w:r w:rsidR="000C6739">
          <w:rPr>
            <w:noProof/>
            <w:webHidden/>
          </w:rPr>
          <w:t>16</w:t>
        </w:r>
        <w:r w:rsidR="000C6739">
          <w:rPr>
            <w:noProof/>
            <w:webHidden/>
          </w:rPr>
          <w:fldChar w:fldCharType="end"/>
        </w:r>
      </w:hyperlink>
    </w:p>
    <w:p w14:paraId="49649BE9" w14:textId="3F9F3D7D"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6" w:history="1">
        <w:r w:rsidR="000C6739" w:rsidRPr="00030CBE">
          <w:rPr>
            <w:rStyle w:val="Hipervnculo"/>
            <w:rFonts w:eastAsia="Arial" w:cstheme="majorBidi"/>
            <w:noProof/>
          </w:rPr>
          <w:t>Fig 9.</w:t>
        </w:r>
        <w:r w:rsidR="000C6739">
          <w:rPr>
            <w:rFonts w:asciiTheme="minorHAnsi" w:hAnsiTheme="minorHAnsi"/>
            <w:noProof/>
            <w:kern w:val="2"/>
            <w:sz w:val="24"/>
            <w:szCs w:val="24"/>
            <w:lang w:eastAsia="es-ES"/>
            <w14:ligatures w14:val="standardContextual"/>
          </w:rPr>
          <w:tab/>
        </w:r>
        <w:r w:rsidR="000C6739" w:rsidRPr="00030CBE">
          <w:rPr>
            <w:rStyle w:val="Hipervnculo"/>
            <w:noProof/>
          </w:rPr>
          <w:t>Usuarios asignados al servicio</w:t>
        </w:r>
        <w:r w:rsidR="000C6739">
          <w:rPr>
            <w:noProof/>
            <w:webHidden/>
          </w:rPr>
          <w:tab/>
        </w:r>
        <w:r w:rsidR="000C6739">
          <w:rPr>
            <w:noProof/>
            <w:webHidden/>
          </w:rPr>
          <w:fldChar w:fldCharType="begin"/>
        </w:r>
        <w:r w:rsidR="000C6739">
          <w:rPr>
            <w:noProof/>
            <w:webHidden/>
          </w:rPr>
          <w:instrText xml:space="preserve"> PAGEREF _Toc191457036 \h </w:instrText>
        </w:r>
        <w:r w:rsidR="000C6739">
          <w:rPr>
            <w:noProof/>
            <w:webHidden/>
          </w:rPr>
        </w:r>
        <w:r w:rsidR="000C6739">
          <w:rPr>
            <w:noProof/>
            <w:webHidden/>
          </w:rPr>
          <w:fldChar w:fldCharType="separate"/>
        </w:r>
        <w:r w:rsidR="000C6739">
          <w:rPr>
            <w:noProof/>
            <w:webHidden/>
          </w:rPr>
          <w:t>17</w:t>
        </w:r>
        <w:r w:rsidR="000C6739">
          <w:rPr>
            <w:noProof/>
            <w:webHidden/>
          </w:rPr>
          <w:fldChar w:fldCharType="end"/>
        </w:r>
      </w:hyperlink>
    </w:p>
    <w:p w14:paraId="33BE0493" w14:textId="00C487F6"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7" w:history="1">
        <w:r w:rsidR="000C6739" w:rsidRPr="00030CBE">
          <w:rPr>
            <w:rStyle w:val="Hipervnculo"/>
            <w:noProof/>
          </w:rPr>
          <w:t>Fig 10.</w:t>
        </w:r>
        <w:r w:rsidR="000C6739">
          <w:rPr>
            <w:rFonts w:asciiTheme="minorHAnsi" w:hAnsiTheme="minorHAnsi"/>
            <w:noProof/>
            <w:kern w:val="2"/>
            <w:sz w:val="24"/>
            <w:szCs w:val="24"/>
            <w:lang w:eastAsia="es-ES"/>
            <w14:ligatures w14:val="standardContextual"/>
          </w:rPr>
          <w:tab/>
        </w:r>
        <w:r w:rsidR="000C6739" w:rsidRPr="00030CBE">
          <w:rPr>
            <w:rStyle w:val="Hipervnculo"/>
            <w:noProof/>
          </w:rPr>
          <w:t>Equipos de tramitación</w:t>
        </w:r>
        <w:r w:rsidR="000C6739">
          <w:rPr>
            <w:noProof/>
            <w:webHidden/>
          </w:rPr>
          <w:tab/>
        </w:r>
        <w:r w:rsidR="000C6739">
          <w:rPr>
            <w:noProof/>
            <w:webHidden/>
          </w:rPr>
          <w:fldChar w:fldCharType="begin"/>
        </w:r>
        <w:r w:rsidR="000C6739">
          <w:rPr>
            <w:noProof/>
            <w:webHidden/>
          </w:rPr>
          <w:instrText xml:space="preserve"> PAGEREF _Toc191457037 \h </w:instrText>
        </w:r>
        <w:r w:rsidR="000C6739">
          <w:rPr>
            <w:noProof/>
            <w:webHidden/>
          </w:rPr>
        </w:r>
        <w:r w:rsidR="000C6739">
          <w:rPr>
            <w:noProof/>
            <w:webHidden/>
          </w:rPr>
          <w:fldChar w:fldCharType="separate"/>
        </w:r>
        <w:r w:rsidR="000C6739">
          <w:rPr>
            <w:noProof/>
            <w:webHidden/>
          </w:rPr>
          <w:t>18</w:t>
        </w:r>
        <w:r w:rsidR="000C6739">
          <w:rPr>
            <w:noProof/>
            <w:webHidden/>
          </w:rPr>
          <w:fldChar w:fldCharType="end"/>
        </w:r>
      </w:hyperlink>
    </w:p>
    <w:p w14:paraId="1BC24775" w14:textId="652B6E23"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8" w:history="1">
        <w:r w:rsidR="000C6739" w:rsidRPr="00030CBE">
          <w:rPr>
            <w:rStyle w:val="Hipervnculo"/>
            <w:rFonts w:eastAsia="Arial" w:cstheme="majorBidi"/>
            <w:noProof/>
          </w:rPr>
          <w:t>Fig 11.</w:t>
        </w:r>
        <w:r w:rsidR="000C6739">
          <w:rPr>
            <w:rFonts w:asciiTheme="minorHAnsi" w:hAnsiTheme="minorHAnsi"/>
            <w:noProof/>
            <w:kern w:val="2"/>
            <w:sz w:val="24"/>
            <w:szCs w:val="24"/>
            <w:lang w:eastAsia="es-ES"/>
            <w14:ligatures w14:val="standardContextual"/>
          </w:rPr>
          <w:tab/>
        </w:r>
        <w:r w:rsidR="000C6739" w:rsidRPr="00030CBE">
          <w:rPr>
            <w:rStyle w:val="Hipervnculo"/>
            <w:noProof/>
          </w:rPr>
          <w:t>Ficha de Sociedades</w:t>
        </w:r>
        <w:r w:rsidR="000C6739">
          <w:rPr>
            <w:noProof/>
            <w:webHidden/>
          </w:rPr>
          <w:tab/>
        </w:r>
        <w:r w:rsidR="000C6739">
          <w:rPr>
            <w:noProof/>
            <w:webHidden/>
          </w:rPr>
          <w:fldChar w:fldCharType="begin"/>
        </w:r>
        <w:r w:rsidR="000C6739">
          <w:rPr>
            <w:noProof/>
            <w:webHidden/>
          </w:rPr>
          <w:instrText xml:space="preserve"> PAGEREF _Toc191457038 \h </w:instrText>
        </w:r>
        <w:r w:rsidR="000C6739">
          <w:rPr>
            <w:noProof/>
            <w:webHidden/>
          </w:rPr>
        </w:r>
        <w:r w:rsidR="000C6739">
          <w:rPr>
            <w:noProof/>
            <w:webHidden/>
          </w:rPr>
          <w:fldChar w:fldCharType="separate"/>
        </w:r>
        <w:r w:rsidR="000C6739">
          <w:rPr>
            <w:noProof/>
            <w:webHidden/>
          </w:rPr>
          <w:t>19</w:t>
        </w:r>
        <w:r w:rsidR="000C6739">
          <w:rPr>
            <w:noProof/>
            <w:webHidden/>
          </w:rPr>
          <w:fldChar w:fldCharType="end"/>
        </w:r>
      </w:hyperlink>
    </w:p>
    <w:p w14:paraId="073C14FF" w14:textId="6ED829DD"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39" w:history="1">
        <w:r w:rsidR="000C6739" w:rsidRPr="00030CBE">
          <w:rPr>
            <w:rStyle w:val="Hipervnculo"/>
            <w:rFonts w:eastAsia="Arial" w:cstheme="majorBidi"/>
            <w:noProof/>
          </w:rPr>
          <w:t>Fig 12.</w:t>
        </w:r>
        <w:r w:rsidR="000C6739">
          <w:rPr>
            <w:rFonts w:asciiTheme="minorHAnsi" w:hAnsiTheme="minorHAnsi"/>
            <w:noProof/>
            <w:kern w:val="2"/>
            <w:sz w:val="24"/>
            <w:szCs w:val="24"/>
            <w:lang w:eastAsia="es-ES"/>
            <w14:ligatures w14:val="standardContextual"/>
          </w:rPr>
          <w:tab/>
        </w:r>
        <w:r w:rsidR="000C6739" w:rsidRPr="00030CBE">
          <w:rPr>
            <w:rStyle w:val="Hipervnculo"/>
            <w:noProof/>
          </w:rPr>
          <w:t>Ficha de Activos</w:t>
        </w:r>
        <w:r w:rsidR="000C6739">
          <w:rPr>
            <w:noProof/>
            <w:webHidden/>
          </w:rPr>
          <w:tab/>
        </w:r>
        <w:r w:rsidR="000C6739">
          <w:rPr>
            <w:noProof/>
            <w:webHidden/>
          </w:rPr>
          <w:fldChar w:fldCharType="begin"/>
        </w:r>
        <w:r w:rsidR="000C6739">
          <w:rPr>
            <w:noProof/>
            <w:webHidden/>
          </w:rPr>
          <w:instrText xml:space="preserve"> PAGEREF _Toc191457039 \h </w:instrText>
        </w:r>
        <w:r w:rsidR="000C6739">
          <w:rPr>
            <w:noProof/>
            <w:webHidden/>
          </w:rPr>
        </w:r>
        <w:r w:rsidR="000C6739">
          <w:rPr>
            <w:noProof/>
            <w:webHidden/>
          </w:rPr>
          <w:fldChar w:fldCharType="separate"/>
        </w:r>
        <w:r w:rsidR="000C6739">
          <w:rPr>
            <w:noProof/>
            <w:webHidden/>
          </w:rPr>
          <w:t>19</w:t>
        </w:r>
        <w:r w:rsidR="000C6739">
          <w:rPr>
            <w:noProof/>
            <w:webHidden/>
          </w:rPr>
          <w:fldChar w:fldCharType="end"/>
        </w:r>
      </w:hyperlink>
    </w:p>
    <w:p w14:paraId="26FE24AC" w14:textId="60DDF555"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0" w:history="1">
        <w:r w:rsidR="000C6739" w:rsidRPr="00030CBE">
          <w:rPr>
            <w:rStyle w:val="Hipervnculo"/>
            <w:noProof/>
          </w:rPr>
          <w:t>Fig 13.</w:t>
        </w:r>
        <w:r w:rsidR="000C6739">
          <w:rPr>
            <w:rFonts w:asciiTheme="minorHAnsi" w:hAnsiTheme="minorHAnsi"/>
            <w:noProof/>
            <w:kern w:val="2"/>
            <w:sz w:val="24"/>
            <w:szCs w:val="24"/>
            <w:lang w:eastAsia="es-ES"/>
            <w14:ligatures w14:val="standardContextual"/>
          </w:rPr>
          <w:tab/>
        </w:r>
        <w:r w:rsidR="000C6739" w:rsidRPr="00030CBE">
          <w:rPr>
            <w:rStyle w:val="Hipervnculo"/>
            <w:noProof/>
          </w:rPr>
          <w:t>Relación de categorías documentales</w:t>
        </w:r>
        <w:r w:rsidR="000C6739">
          <w:rPr>
            <w:noProof/>
            <w:webHidden/>
          </w:rPr>
          <w:tab/>
        </w:r>
        <w:r w:rsidR="000C6739">
          <w:rPr>
            <w:noProof/>
            <w:webHidden/>
          </w:rPr>
          <w:fldChar w:fldCharType="begin"/>
        </w:r>
        <w:r w:rsidR="000C6739">
          <w:rPr>
            <w:noProof/>
            <w:webHidden/>
          </w:rPr>
          <w:instrText xml:space="preserve"> PAGEREF _Toc191457040 \h </w:instrText>
        </w:r>
        <w:r w:rsidR="000C6739">
          <w:rPr>
            <w:noProof/>
            <w:webHidden/>
          </w:rPr>
        </w:r>
        <w:r w:rsidR="000C6739">
          <w:rPr>
            <w:noProof/>
            <w:webHidden/>
          </w:rPr>
          <w:fldChar w:fldCharType="separate"/>
        </w:r>
        <w:r w:rsidR="000C6739">
          <w:rPr>
            <w:noProof/>
            <w:webHidden/>
          </w:rPr>
          <w:t>22</w:t>
        </w:r>
        <w:r w:rsidR="000C6739">
          <w:rPr>
            <w:noProof/>
            <w:webHidden/>
          </w:rPr>
          <w:fldChar w:fldCharType="end"/>
        </w:r>
      </w:hyperlink>
    </w:p>
    <w:p w14:paraId="7ED1B080" w14:textId="23A53B05"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1" w:history="1">
        <w:r w:rsidR="000C6739" w:rsidRPr="00030CBE">
          <w:rPr>
            <w:rStyle w:val="Hipervnculo"/>
            <w:rFonts w:eastAsia="Arial" w:cstheme="majorBidi"/>
            <w:noProof/>
          </w:rPr>
          <w:t>Fig 14.</w:t>
        </w:r>
        <w:r w:rsidR="000C6739">
          <w:rPr>
            <w:rFonts w:asciiTheme="minorHAnsi" w:hAnsiTheme="minorHAnsi"/>
            <w:noProof/>
            <w:kern w:val="2"/>
            <w:sz w:val="24"/>
            <w:szCs w:val="24"/>
            <w:lang w:eastAsia="es-ES"/>
            <w14:ligatures w14:val="standardContextual"/>
          </w:rPr>
          <w:tab/>
        </w:r>
        <w:r w:rsidR="000C6739" w:rsidRPr="00030CBE">
          <w:rPr>
            <w:rStyle w:val="Hipervnculo"/>
            <w:noProof/>
          </w:rPr>
          <w:t>Categoría DISPATCHING ROOM</w:t>
        </w:r>
        <w:r w:rsidR="000C6739">
          <w:rPr>
            <w:noProof/>
            <w:webHidden/>
          </w:rPr>
          <w:tab/>
        </w:r>
        <w:r w:rsidR="000C6739">
          <w:rPr>
            <w:noProof/>
            <w:webHidden/>
          </w:rPr>
          <w:fldChar w:fldCharType="begin"/>
        </w:r>
        <w:r w:rsidR="000C6739">
          <w:rPr>
            <w:noProof/>
            <w:webHidden/>
          </w:rPr>
          <w:instrText xml:space="preserve"> PAGEREF _Toc191457041 \h </w:instrText>
        </w:r>
        <w:r w:rsidR="000C6739">
          <w:rPr>
            <w:noProof/>
            <w:webHidden/>
          </w:rPr>
        </w:r>
        <w:r w:rsidR="000C6739">
          <w:rPr>
            <w:noProof/>
            <w:webHidden/>
          </w:rPr>
          <w:fldChar w:fldCharType="separate"/>
        </w:r>
        <w:r w:rsidR="000C6739">
          <w:rPr>
            <w:noProof/>
            <w:webHidden/>
          </w:rPr>
          <w:t>23</w:t>
        </w:r>
        <w:r w:rsidR="000C6739">
          <w:rPr>
            <w:noProof/>
            <w:webHidden/>
          </w:rPr>
          <w:fldChar w:fldCharType="end"/>
        </w:r>
      </w:hyperlink>
    </w:p>
    <w:p w14:paraId="4D6D0C6B" w14:textId="704C0D14"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2" w:history="1">
        <w:r w:rsidR="000C6739" w:rsidRPr="00030CBE">
          <w:rPr>
            <w:rStyle w:val="Hipervnculo"/>
            <w:rFonts w:eastAsia="Arial" w:cstheme="majorBidi"/>
            <w:noProof/>
          </w:rPr>
          <w:t>Fig 15.</w:t>
        </w:r>
        <w:r w:rsidR="000C6739">
          <w:rPr>
            <w:rFonts w:asciiTheme="minorHAnsi" w:hAnsiTheme="minorHAnsi"/>
            <w:noProof/>
            <w:kern w:val="2"/>
            <w:sz w:val="24"/>
            <w:szCs w:val="24"/>
            <w:lang w:eastAsia="es-ES"/>
            <w14:ligatures w14:val="standardContextual"/>
          </w:rPr>
          <w:tab/>
        </w:r>
        <w:r w:rsidR="000C6739" w:rsidRPr="00030CBE">
          <w:rPr>
            <w:rStyle w:val="Hipervnculo"/>
            <w:noProof/>
          </w:rPr>
          <w:t>Categoría DISPATCHING ROOM (Pestaña Historial)</w:t>
        </w:r>
        <w:r w:rsidR="000C6739">
          <w:rPr>
            <w:noProof/>
            <w:webHidden/>
          </w:rPr>
          <w:tab/>
        </w:r>
        <w:r w:rsidR="000C6739">
          <w:rPr>
            <w:noProof/>
            <w:webHidden/>
          </w:rPr>
          <w:fldChar w:fldCharType="begin"/>
        </w:r>
        <w:r w:rsidR="000C6739">
          <w:rPr>
            <w:noProof/>
            <w:webHidden/>
          </w:rPr>
          <w:instrText xml:space="preserve"> PAGEREF _Toc191457042 \h </w:instrText>
        </w:r>
        <w:r w:rsidR="000C6739">
          <w:rPr>
            <w:noProof/>
            <w:webHidden/>
          </w:rPr>
        </w:r>
        <w:r w:rsidR="000C6739">
          <w:rPr>
            <w:noProof/>
            <w:webHidden/>
          </w:rPr>
          <w:fldChar w:fldCharType="separate"/>
        </w:r>
        <w:r w:rsidR="000C6739">
          <w:rPr>
            <w:noProof/>
            <w:webHidden/>
          </w:rPr>
          <w:t>24</w:t>
        </w:r>
        <w:r w:rsidR="000C6739">
          <w:rPr>
            <w:noProof/>
            <w:webHidden/>
          </w:rPr>
          <w:fldChar w:fldCharType="end"/>
        </w:r>
      </w:hyperlink>
    </w:p>
    <w:p w14:paraId="6B8250B1" w14:textId="69B7DD5B"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3" w:history="1">
        <w:r w:rsidR="000C6739" w:rsidRPr="00030CBE">
          <w:rPr>
            <w:rStyle w:val="Hipervnculo"/>
            <w:rFonts w:eastAsia="Arial" w:cstheme="majorBidi"/>
            <w:noProof/>
          </w:rPr>
          <w:t>Fig 16.</w:t>
        </w:r>
        <w:r w:rsidR="000C6739">
          <w:rPr>
            <w:rFonts w:asciiTheme="minorHAnsi" w:hAnsiTheme="minorHAnsi"/>
            <w:noProof/>
            <w:kern w:val="2"/>
            <w:sz w:val="24"/>
            <w:szCs w:val="24"/>
            <w:lang w:eastAsia="es-ES"/>
            <w14:ligatures w14:val="standardContextual"/>
          </w:rPr>
          <w:tab/>
        </w:r>
        <w:r w:rsidR="000C6739" w:rsidRPr="00030CBE">
          <w:rPr>
            <w:rStyle w:val="Hipervnculo"/>
            <w:noProof/>
          </w:rPr>
          <w:t>Categoría DISPATCHING ROOM (DOCAI)</w:t>
        </w:r>
        <w:r w:rsidR="000C6739">
          <w:rPr>
            <w:noProof/>
            <w:webHidden/>
          </w:rPr>
          <w:tab/>
        </w:r>
        <w:r w:rsidR="000C6739">
          <w:rPr>
            <w:noProof/>
            <w:webHidden/>
          </w:rPr>
          <w:fldChar w:fldCharType="begin"/>
        </w:r>
        <w:r w:rsidR="000C6739">
          <w:rPr>
            <w:noProof/>
            <w:webHidden/>
          </w:rPr>
          <w:instrText xml:space="preserve"> PAGEREF _Toc191457043 \h </w:instrText>
        </w:r>
        <w:r w:rsidR="000C6739">
          <w:rPr>
            <w:noProof/>
            <w:webHidden/>
          </w:rPr>
        </w:r>
        <w:r w:rsidR="000C6739">
          <w:rPr>
            <w:noProof/>
            <w:webHidden/>
          </w:rPr>
          <w:fldChar w:fldCharType="separate"/>
        </w:r>
        <w:r w:rsidR="000C6739">
          <w:rPr>
            <w:noProof/>
            <w:webHidden/>
          </w:rPr>
          <w:t>24</w:t>
        </w:r>
        <w:r w:rsidR="000C6739">
          <w:rPr>
            <w:noProof/>
            <w:webHidden/>
          </w:rPr>
          <w:fldChar w:fldCharType="end"/>
        </w:r>
      </w:hyperlink>
    </w:p>
    <w:p w14:paraId="015E7EC1" w14:textId="30E90B7A"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4" w:history="1">
        <w:r w:rsidR="000C6739" w:rsidRPr="00030CBE">
          <w:rPr>
            <w:rStyle w:val="Hipervnculo"/>
            <w:rFonts w:eastAsia="Arial" w:cstheme="majorBidi"/>
            <w:noProof/>
          </w:rPr>
          <w:t>Fig 17.</w:t>
        </w:r>
        <w:r w:rsidR="000C6739">
          <w:rPr>
            <w:rFonts w:asciiTheme="minorHAnsi" w:hAnsiTheme="minorHAnsi"/>
            <w:noProof/>
            <w:kern w:val="2"/>
            <w:sz w:val="24"/>
            <w:szCs w:val="24"/>
            <w:lang w:eastAsia="es-ES"/>
            <w14:ligatures w14:val="standardContextual"/>
          </w:rPr>
          <w:tab/>
        </w:r>
        <w:r w:rsidR="000C6739" w:rsidRPr="00030CBE">
          <w:rPr>
            <w:rStyle w:val="Hipervnculo"/>
            <w:noProof/>
          </w:rPr>
          <w:t>Zonas de distribución</w:t>
        </w:r>
        <w:r w:rsidR="000C6739">
          <w:rPr>
            <w:noProof/>
            <w:webHidden/>
          </w:rPr>
          <w:tab/>
        </w:r>
        <w:r w:rsidR="000C6739">
          <w:rPr>
            <w:noProof/>
            <w:webHidden/>
          </w:rPr>
          <w:fldChar w:fldCharType="begin"/>
        </w:r>
        <w:r w:rsidR="000C6739">
          <w:rPr>
            <w:noProof/>
            <w:webHidden/>
          </w:rPr>
          <w:instrText xml:space="preserve"> PAGEREF _Toc191457044 \h </w:instrText>
        </w:r>
        <w:r w:rsidR="000C6739">
          <w:rPr>
            <w:noProof/>
            <w:webHidden/>
          </w:rPr>
        </w:r>
        <w:r w:rsidR="000C6739">
          <w:rPr>
            <w:noProof/>
            <w:webHidden/>
          </w:rPr>
          <w:fldChar w:fldCharType="separate"/>
        </w:r>
        <w:r w:rsidR="000C6739">
          <w:rPr>
            <w:noProof/>
            <w:webHidden/>
          </w:rPr>
          <w:t>26</w:t>
        </w:r>
        <w:r w:rsidR="000C6739">
          <w:rPr>
            <w:noProof/>
            <w:webHidden/>
          </w:rPr>
          <w:fldChar w:fldCharType="end"/>
        </w:r>
      </w:hyperlink>
    </w:p>
    <w:p w14:paraId="21316DAF" w14:textId="6D682918"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5" w:history="1">
        <w:r w:rsidR="000C6739" w:rsidRPr="00030CBE">
          <w:rPr>
            <w:rStyle w:val="Hipervnculo"/>
            <w:rFonts w:eastAsia="Arial" w:cstheme="majorBidi"/>
            <w:noProof/>
          </w:rPr>
          <w:t>Fig 18.</w:t>
        </w:r>
        <w:r w:rsidR="000C6739">
          <w:rPr>
            <w:rFonts w:asciiTheme="minorHAnsi" w:hAnsiTheme="minorHAnsi"/>
            <w:noProof/>
            <w:kern w:val="2"/>
            <w:sz w:val="24"/>
            <w:szCs w:val="24"/>
            <w:lang w:eastAsia="es-ES"/>
            <w14:ligatures w14:val="standardContextual"/>
          </w:rPr>
          <w:tab/>
        </w:r>
        <w:r w:rsidR="000C6739" w:rsidRPr="00030CBE">
          <w:rPr>
            <w:rStyle w:val="Hipervnculo"/>
            <w:noProof/>
          </w:rPr>
          <w:t>Ejemplo de asignación de Roles de usuario en función del Equipo</w:t>
        </w:r>
        <w:r w:rsidR="000C6739">
          <w:rPr>
            <w:noProof/>
            <w:webHidden/>
          </w:rPr>
          <w:tab/>
        </w:r>
        <w:r w:rsidR="000C6739">
          <w:rPr>
            <w:noProof/>
            <w:webHidden/>
          </w:rPr>
          <w:fldChar w:fldCharType="begin"/>
        </w:r>
        <w:r w:rsidR="000C6739">
          <w:rPr>
            <w:noProof/>
            <w:webHidden/>
          </w:rPr>
          <w:instrText xml:space="preserve"> PAGEREF _Toc191457045 \h </w:instrText>
        </w:r>
        <w:r w:rsidR="000C6739">
          <w:rPr>
            <w:noProof/>
            <w:webHidden/>
          </w:rPr>
        </w:r>
        <w:r w:rsidR="000C6739">
          <w:rPr>
            <w:noProof/>
            <w:webHidden/>
          </w:rPr>
          <w:fldChar w:fldCharType="separate"/>
        </w:r>
        <w:r w:rsidR="000C6739">
          <w:rPr>
            <w:noProof/>
            <w:webHidden/>
          </w:rPr>
          <w:t>27</w:t>
        </w:r>
        <w:r w:rsidR="000C6739">
          <w:rPr>
            <w:noProof/>
            <w:webHidden/>
          </w:rPr>
          <w:fldChar w:fldCharType="end"/>
        </w:r>
      </w:hyperlink>
    </w:p>
    <w:p w14:paraId="00499591" w14:textId="47EE7F72"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6" w:history="1">
        <w:r w:rsidR="000C6739" w:rsidRPr="00030CBE">
          <w:rPr>
            <w:rStyle w:val="Hipervnculo"/>
            <w:rFonts w:eastAsia="Arial" w:cstheme="majorBidi"/>
            <w:noProof/>
          </w:rPr>
          <w:t>Fig 19.</w:t>
        </w:r>
        <w:r w:rsidR="000C6739">
          <w:rPr>
            <w:rFonts w:asciiTheme="minorHAnsi" w:hAnsiTheme="minorHAnsi"/>
            <w:noProof/>
            <w:kern w:val="2"/>
            <w:sz w:val="24"/>
            <w:szCs w:val="24"/>
            <w:lang w:eastAsia="es-ES"/>
            <w14:ligatures w14:val="standardContextual"/>
          </w:rPr>
          <w:tab/>
        </w:r>
        <w:r w:rsidR="000C6739" w:rsidRPr="00030CBE">
          <w:rPr>
            <w:rStyle w:val="Hipervnculo"/>
            <w:noProof/>
          </w:rPr>
          <w:t>Consulta de Categoría cruzada - búsqueda</w:t>
        </w:r>
        <w:r w:rsidR="000C6739">
          <w:rPr>
            <w:noProof/>
            <w:webHidden/>
          </w:rPr>
          <w:tab/>
        </w:r>
        <w:r w:rsidR="000C6739">
          <w:rPr>
            <w:noProof/>
            <w:webHidden/>
          </w:rPr>
          <w:fldChar w:fldCharType="begin"/>
        </w:r>
        <w:r w:rsidR="000C6739">
          <w:rPr>
            <w:noProof/>
            <w:webHidden/>
          </w:rPr>
          <w:instrText xml:space="preserve"> PAGEREF _Toc191457046 \h </w:instrText>
        </w:r>
        <w:r w:rsidR="000C6739">
          <w:rPr>
            <w:noProof/>
            <w:webHidden/>
          </w:rPr>
        </w:r>
        <w:r w:rsidR="000C6739">
          <w:rPr>
            <w:noProof/>
            <w:webHidden/>
          </w:rPr>
          <w:fldChar w:fldCharType="separate"/>
        </w:r>
        <w:r w:rsidR="000C6739">
          <w:rPr>
            <w:noProof/>
            <w:webHidden/>
          </w:rPr>
          <w:t>28</w:t>
        </w:r>
        <w:r w:rsidR="000C6739">
          <w:rPr>
            <w:noProof/>
            <w:webHidden/>
          </w:rPr>
          <w:fldChar w:fldCharType="end"/>
        </w:r>
      </w:hyperlink>
    </w:p>
    <w:p w14:paraId="21FB8321" w14:textId="1FC8DCA0"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7" w:history="1">
        <w:r w:rsidR="000C6739" w:rsidRPr="00030CBE">
          <w:rPr>
            <w:rStyle w:val="Hipervnculo"/>
            <w:noProof/>
          </w:rPr>
          <w:t>Fig 20.</w:t>
        </w:r>
        <w:r w:rsidR="000C6739">
          <w:rPr>
            <w:rFonts w:asciiTheme="minorHAnsi" w:hAnsiTheme="minorHAnsi"/>
            <w:noProof/>
            <w:kern w:val="2"/>
            <w:sz w:val="24"/>
            <w:szCs w:val="24"/>
            <w:lang w:eastAsia="es-ES"/>
            <w14:ligatures w14:val="standardContextual"/>
          </w:rPr>
          <w:tab/>
        </w:r>
        <w:r w:rsidR="000C6739" w:rsidRPr="00030CBE">
          <w:rPr>
            <w:rStyle w:val="Hipervnculo"/>
            <w:noProof/>
          </w:rPr>
          <w:t>Consulta de categoría cruzada - Resultados</w:t>
        </w:r>
        <w:r w:rsidR="000C6739">
          <w:rPr>
            <w:noProof/>
            <w:webHidden/>
          </w:rPr>
          <w:tab/>
        </w:r>
        <w:r w:rsidR="000C6739">
          <w:rPr>
            <w:noProof/>
            <w:webHidden/>
          </w:rPr>
          <w:fldChar w:fldCharType="begin"/>
        </w:r>
        <w:r w:rsidR="000C6739">
          <w:rPr>
            <w:noProof/>
            <w:webHidden/>
          </w:rPr>
          <w:instrText xml:space="preserve"> PAGEREF _Toc191457047 \h </w:instrText>
        </w:r>
        <w:r w:rsidR="000C6739">
          <w:rPr>
            <w:noProof/>
            <w:webHidden/>
          </w:rPr>
        </w:r>
        <w:r w:rsidR="000C6739">
          <w:rPr>
            <w:noProof/>
            <w:webHidden/>
          </w:rPr>
          <w:fldChar w:fldCharType="separate"/>
        </w:r>
        <w:r w:rsidR="000C6739">
          <w:rPr>
            <w:noProof/>
            <w:webHidden/>
          </w:rPr>
          <w:t>28</w:t>
        </w:r>
        <w:r w:rsidR="000C6739">
          <w:rPr>
            <w:noProof/>
            <w:webHidden/>
          </w:rPr>
          <w:fldChar w:fldCharType="end"/>
        </w:r>
      </w:hyperlink>
    </w:p>
    <w:p w14:paraId="48E24199" w14:textId="0AB8406A"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8" w:history="1">
        <w:r w:rsidR="000C6739" w:rsidRPr="00030CBE">
          <w:rPr>
            <w:rStyle w:val="Hipervnculo"/>
            <w:noProof/>
          </w:rPr>
          <w:t>Fig 21.</w:t>
        </w:r>
        <w:r w:rsidR="000C6739">
          <w:rPr>
            <w:rFonts w:asciiTheme="minorHAnsi" w:hAnsiTheme="minorHAnsi"/>
            <w:noProof/>
            <w:kern w:val="2"/>
            <w:sz w:val="24"/>
            <w:szCs w:val="24"/>
            <w:lang w:eastAsia="es-ES"/>
            <w14:ligatures w14:val="standardContextual"/>
          </w:rPr>
          <w:tab/>
        </w:r>
        <w:r w:rsidR="000C6739" w:rsidRPr="00030CBE">
          <w:rPr>
            <w:rStyle w:val="Hipervnculo"/>
            <w:noProof/>
          </w:rPr>
          <w:t>WF – Asignación equipo de tramitación</w:t>
        </w:r>
        <w:r w:rsidR="000C6739">
          <w:rPr>
            <w:noProof/>
            <w:webHidden/>
          </w:rPr>
          <w:tab/>
        </w:r>
        <w:r w:rsidR="000C6739">
          <w:rPr>
            <w:noProof/>
            <w:webHidden/>
          </w:rPr>
          <w:fldChar w:fldCharType="begin"/>
        </w:r>
        <w:r w:rsidR="000C6739">
          <w:rPr>
            <w:noProof/>
            <w:webHidden/>
          </w:rPr>
          <w:instrText xml:space="preserve"> PAGEREF _Toc191457048 \h </w:instrText>
        </w:r>
        <w:r w:rsidR="000C6739">
          <w:rPr>
            <w:noProof/>
            <w:webHidden/>
          </w:rPr>
        </w:r>
        <w:r w:rsidR="000C6739">
          <w:rPr>
            <w:noProof/>
            <w:webHidden/>
          </w:rPr>
          <w:fldChar w:fldCharType="separate"/>
        </w:r>
        <w:r w:rsidR="000C6739">
          <w:rPr>
            <w:noProof/>
            <w:webHidden/>
          </w:rPr>
          <w:t>30</w:t>
        </w:r>
        <w:r w:rsidR="000C6739">
          <w:rPr>
            <w:noProof/>
            <w:webHidden/>
          </w:rPr>
          <w:fldChar w:fldCharType="end"/>
        </w:r>
      </w:hyperlink>
    </w:p>
    <w:p w14:paraId="2AFB686E" w14:textId="52B4FC42"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49" w:history="1">
        <w:r w:rsidR="000C6739" w:rsidRPr="00030CBE">
          <w:rPr>
            <w:rStyle w:val="Hipervnculo"/>
            <w:noProof/>
          </w:rPr>
          <w:t>Fig 22.</w:t>
        </w:r>
        <w:r w:rsidR="000C6739">
          <w:rPr>
            <w:rFonts w:asciiTheme="minorHAnsi" w:hAnsiTheme="minorHAnsi"/>
            <w:noProof/>
            <w:kern w:val="2"/>
            <w:sz w:val="24"/>
            <w:szCs w:val="24"/>
            <w:lang w:eastAsia="es-ES"/>
            <w14:ligatures w14:val="standardContextual"/>
          </w:rPr>
          <w:tab/>
        </w:r>
        <w:r w:rsidR="000C6739" w:rsidRPr="00030CBE">
          <w:rPr>
            <w:rStyle w:val="Hipervnculo"/>
            <w:noProof/>
          </w:rPr>
          <w:t>WF – Notificaciones (DISPATCHING ROOM)</w:t>
        </w:r>
        <w:r w:rsidR="000C6739">
          <w:rPr>
            <w:noProof/>
            <w:webHidden/>
          </w:rPr>
          <w:tab/>
        </w:r>
        <w:r w:rsidR="000C6739">
          <w:rPr>
            <w:noProof/>
            <w:webHidden/>
          </w:rPr>
          <w:fldChar w:fldCharType="begin"/>
        </w:r>
        <w:r w:rsidR="000C6739">
          <w:rPr>
            <w:noProof/>
            <w:webHidden/>
          </w:rPr>
          <w:instrText xml:space="preserve"> PAGEREF _Toc191457049 \h </w:instrText>
        </w:r>
        <w:r w:rsidR="000C6739">
          <w:rPr>
            <w:noProof/>
            <w:webHidden/>
          </w:rPr>
        </w:r>
        <w:r w:rsidR="000C6739">
          <w:rPr>
            <w:noProof/>
            <w:webHidden/>
          </w:rPr>
          <w:fldChar w:fldCharType="separate"/>
        </w:r>
        <w:r w:rsidR="000C6739">
          <w:rPr>
            <w:noProof/>
            <w:webHidden/>
          </w:rPr>
          <w:t>30</w:t>
        </w:r>
        <w:r w:rsidR="000C6739">
          <w:rPr>
            <w:noProof/>
            <w:webHidden/>
          </w:rPr>
          <w:fldChar w:fldCharType="end"/>
        </w:r>
      </w:hyperlink>
    </w:p>
    <w:p w14:paraId="09E21E07" w14:textId="47510481"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50" w:history="1">
        <w:r w:rsidR="000C6739" w:rsidRPr="00030CBE">
          <w:rPr>
            <w:rStyle w:val="Hipervnculo"/>
            <w:noProof/>
          </w:rPr>
          <w:t>Fig 23.</w:t>
        </w:r>
        <w:r w:rsidR="000C6739">
          <w:rPr>
            <w:rFonts w:asciiTheme="minorHAnsi" w:hAnsiTheme="minorHAnsi"/>
            <w:noProof/>
            <w:kern w:val="2"/>
            <w:sz w:val="24"/>
            <w:szCs w:val="24"/>
            <w:lang w:eastAsia="es-ES"/>
            <w14:ligatures w14:val="standardContextual"/>
          </w:rPr>
          <w:tab/>
        </w:r>
        <w:r w:rsidR="000C6739" w:rsidRPr="00030CBE">
          <w:rPr>
            <w:rStyle w:val="Hipervnculo"/>
            <w:noProof/>
          </w:rPr>
          <w:t>WF – Notificaciones (DISPATCHING ROOM Integrado con DOCAI)</w:t>
        </w:r>
        <w:r w:rsidR="000C6739">
          <w:rPr>
            <w:noProof/>
            <w:webHidden/>
          </w:rPr>
          <w:tab/>
        </w:r>
        <w:r w:rsidR="000C6739">
          <w:rPr>
            <w:noProof/>
            <w:webHidden/>
          </w:rPr>
          <w:fldChar w:fldCharType="begin"/>
        </w:r>
        <w:r w:rsidR="000C6739">
          <w:rPr>
            <w:noProof/>
            <w:webHidden/>
          </w:rPr>
          <w:instrText xml:space="preserve"> PAGEREF _Toc191457050 \h </w:instrText>
        </w:r>
        <w:r w:rsidR="000C6739">
          <w:rPr>
            <w:noProof/>
            <w:webHidden/>
          </w:rPr>
        </w:r>
        <w:r w:rsidR="000C6739">
          <w:rPr>
            <w:noProof/>
            <w:webHidden/>
          </w:rPr>
          <w:fldChar w:fldCharType="separate"/>
        </w:r>
        <w:r w:rsidR="000C6739">
          <w:rPr>
            <w:noProof/>
            <w:webHidden/>
          </w:rPr>
          <w:t>33</w:t>
        </w:r>
        <w:r w:rsidR="000C6739">
          <w:rPr>
            <w:noProof/>
            <w:webHidden/>
          </w:rPr>
          <w:fldChar w:fldCharType="end"/>
        </w:r>
      </w:hyperlink>
    </w:p>
    <w:p w14:paraId="42A6B2C2" w14:textId="50B21ECD"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51" w:history="1">
        <w:r w:rsidR="000C6739" w:rsidRPr="00030CBE">
          <w:rPr>
            <w:rStyle w:val="Hipervnculo"/>
            <w:noProof/>
          </w:rPr>
          <w:t>Fig 24.</w:t>
        </w:r>
        <w:r w:rsidR="000C6739">
          <w:rPr>
            <w:rFonts w:asciiTheme="minorHAnsi" w:hAnsiTheme="minorHAnsi"/>
            <w:noProof/>
            <w:kern w:val="2"/>
            <w:sz w:val="24"/>
            <w:szCs w:val="24"/>
            <w:lang w:eastAsia="es-ES"/>
            <w14:ligatures w14:val="standardContextual"/>
          </w:rPr>
          <w:tab/>
        </w:r>
        <w:r w:rsidR="000C6739" w:rsidRPr="00030CBE">
          <w:rPr>
            <w:rStyle w:val="Hipervnculo"/>
            <w:noProof/>
          </w:rPr>
          <w:t>WF – Notificaciones Categorías Destino</w:t>
        </w:r>
        <w:r w:rsidR="000C6739">
          <w:rPr>
            <w:noProof/>
            <w:webHidden/>
          </w:rPr>
          <w:tab/>
        </w:r>
        <w:r w:rsidR="000C6739">
          <w:rPr>
            <w:noProof/>
            <w:webHidden/>
          </w:rPr>
          <w:fldChar w:fldCharType="begin"/>
        </w:r>
        <w:r w:rsidR="000C6739">
          <w:rPr>
            <w:noProof/>
            <w:webHidden/>
          </w:rPr>
          <w:instrText xml:space="preserve"> PAGEREF _Toc191457051 \h </w:instrText>
        </w:r>
        <w:r w:rsidR="000C6739">
          <w:rPr>
            <w:noProof/>
            <w:webHidden/>
          </w:rPr>
        </w:r>
        <w:r w:rsidR="000C6739">
          <w:rPr>
            <w:noProof/>
            <w:webHidden/>
          </w:rPr>
          <w:fldChar w:fldCharType="separate"/>
        </w:r>
        <w:r w:rsidR="000C6739">
          <w:rPr>
            <w:noProof/>
            <w:webHidden/>
          </w:rPr>
          <w:t>35</w:t>
        </w:r>
        <w:r w:rsidR="000C6739">
          <w:rPr>
            <w:noProof/>
            <w:webHidden/>
          </w:rPr>
          <w:fldChar w:fldCharType="end"/>
        </w:r>
      </w:hyperlink>
    </w:p>
    <w:p w14:paraId="10248982" w14:textId="4B13F7B2"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52" w:history="1">
        <w:r w:rsidR="000C6739" w:rsidRPr="00030CBE">
          <w:rPr>
            <w:rStyle w:val="Hipervnculo"/>
            <w:noProof/>
          </w:rPr>
          <w:t>Fig 25.</w:t>
        </w:r>
        <w:r w:rsidR="000C6739">
          <w:rPr>
            <w:rFonts w:asciiTheme="minorHAnsi" w:hAnsiTheme="minorHAnsi"/>
            <w:noProof/>
            <w:kern w:val="2"/>
            <w:sz w:val="24"/>
            <w:szCs w:val="24"/>
            <w:lang w:eastAsia="es-ES"/>
            <w14:ligatures w14:val="standardContextual"/>
          </w:rPr>
          <w:tab/>
        </w:r>
        <w:r w:rsidR="000C6739" w:rsidRPr="00030CBE">
          <w:rPr>
            <w:rStyle w:val="Hipervnculo"/>
            <w:noProof/>
          </w:rPr>
          <w:t>WF – Formato de las notificaciones por email</w:t>
        </w:r>
        <w:r w:rsidR="000C6739">
          <w:rPr>
            <w:noProof/>
            <w:webHidden/>
          </w:rPr>
          <w:tab/>
        </w:r>
        <w:r w:rsidR="000C6739">
          <w:rPr>
            <w:noProof/>
            <w:webHidden/>
          </w:rPr>
          <w:fldChar w:fldCharType="begin"/>
        </w:r>
        <w:r w:rsidR="000C6739">
          <w:rPr>
            <w:noProof/>
            <w:webHidden/>
          </w:rPr>
          <w:instrText xml:space="preserve"> PAGEREF _Toc191457052 \h </w:instrText>
        </w:r>
        <w:r w:rsidR="000C6739">
          <w:rPr>
            <w:noProof/>
            <w:webHidden/>
          </w:rPr>
        </w:r>
        <w:r w:rsidR="000C6739">
          <w:rPr>
            <w:noProof/>
            <w:webHidden/>
          </w:rPr>
          <w:fldChar w:fldCharType="separate"/>
        </w:r>
        <w:r w:rsidR="000C6739">
          <w:rPr>
            <w:noProof/>
            <w:webHidden/>
          </w:rPr>
          <w:t>40</w:t>
        </w:r>
        <w:r w:rsidR="000C6739">
          <w:rPr>
            <w:noProof/>
            <w:webHidden/>
          </w:rPr>
          <w:fldChar w:fldCharType="end"/>
        </w:r>
      </w:hyperlink>
    </w:p>
    <w:p w14:paraId="64BBE936" w14:textId="5C8CFF1D" w:rsidR="000C6739" w:rsidRDefault="00000000">
      <w:pPr>
        <w:pStyle w:val="Tabladeilustraciones"/>
        <w:tabs>
          <w:tab w:val="left" w:pos="851"/>
          <w:tab w:val="right" w:leader="dot" w:pos="8494"/>
        </w:tabs>
        <w:rPr>
          <w:rFonts w:asciiTheme="minorHAnsi" w:hAnsiTheme="minorHAnsi"/>
          <w:noProof/>
          <w:kern w:val="2"/>
          <w:sz w:val="24"/>
          <w:szCs w:val="24"/>
          <w:lang w:eastAsia="es-ES"/>
          <w14:ligatures w14:val="standardContextual"/>
        </w:rPr>
      </w:pPr>
      <w:hyperlink w:anchor="_Toc191457053" w:history="1">
        <w:r w:rsidR="000C6739" w:rsidRPr="00030CBE">
          <w:rPr>
            <w:rStyle w:val="Hipervnculo"/>
            <w:noProof/>
          </w:rPr>
          <w:t>Fig 26.</w:t>
        </w:r>
        <w:r w:rsidR="000C6739">
          <w:rPr>
            <w:rFonts w:asciiTheme="minorHAnsi" w:hAnsiTheme="minorHAnsi"/>
            <w:noProof/>
            <w:kern w:val="2"/>
            <w:sz w:val="24"/>
            <w:szCs w:val="24"/>
            <w:lang w:eastAsia="es-ES"/>
            <w14:ligatures w14:val="standardContextual"/>
          </w:rPr>
          <w:tab/>
        </w:r>
        <w:r w:rsidR="000C6739" w:rsidRPr="00030CBE">
          <w:rPr>
            <w:rStyle w:val="Hipervnculo"/>
            <w:noProof/>
          </w:rPr>
          <w:t>Perfiles de Indexación</w:t>
        </w:r>
        <w:r w:rsidR="000C6739">
          <w:rPr>
            <w:noProof/>
            <w:webHidden/>
          </w:rPr>
          <w:tab/>
        </w:r>
        <w:r w:rsidR="000C6739">
          <w:rPr>
            <w:noProof/>
            <w:webHidden/>
          </w:rPr>
          <w:fldChar w:fldCharType="begin"/>
        </w:r>
        <w:r w:rsidR="000C6739">
          <w:rPr>
            <w:noProof/>
            <w:webHidden/>
          </w:rPr>
          <w:instrText xml:space="preserve"> PAGEREF _Toc191457053 \h </w:instrText>
        </w:r>
        <w:r w:rsidR="000C6739">
          <w:rPr>
            <w:noProof/>
            <w:webHidden/>
          </w:rPr>
        </w:r>
        <w:r w:rsidR="000C6739">
          <w:rPr>
            <w:noProof/>
            <w:webHidden/>
          </w:rPr>
          <w:fldChar w:fldCharType="separate"/>
        </w:r>
        <w:r w:rsidR="000C6739">
          <w:rPr>
            <w:noProof/>
            <w:webHidden/>
          </w:rPr>
          <w:t>41</w:t>
        </w:r>
        <w:r w:rsidR="000C6739">
          <w:rPr>
            <w:noProof/>
            <w:webHidden/>
          </w:rPr>
          <w:fldChar w:fldCharType="end"/>
        </w:r>
      </w:hyperlink>
    </w:p>
    <w:p w14:paraId="6C190C5E" w14:textId="17EEA42C" w:rsidR="00771BF3" w:rsidRPr="00D10C8C" w:rsidRDefault="00771BF3" w:rsidP="00771BF3">
      <w:pPr>
        <w:pStyle w:val="Titulo1"/>
        <w:numPr>
          <w:ilvl w:val="0"/>
          <w:numId w:val="0"/>
        </w:numPr>
      </w:pPr>
      <w:r w:rsidRPr="00D10C8C">
        <w:fldChar w:fldCharType="end"/>
      </w:r>
      <w:bookmarkStart w:id="10" w:name="_Toc97589969"/>
    </w:p>
    <w:p w14:paraId="755571E8" w14:textId="77777777" w:rsidR="002C5510" w:rsidRDefault="002C5510">
      <w:pPr>
        <w:spacing w:after="160" w:line="259" w:lineRule="auto"/>
        <w:jc w:val="left"/>
        <w:rPr>
          <w:rFonts w:eastAsiaTheme="majorEastAsia" w:cstheme="majorBidi"/>
          <w:b/>
          <w:color w:val="000000" w:themeColor="text1"/>
          <w:sz w:val="36"/>
          <w:szCs w:val="32"/>
        </w:rPr>
      </w:pPr>
      <w:r>
        <w:br w:type="page"/>
      </w:r>
    </w:p>
    <w:p w14:paraId="69FFC9D7" w14:textId="77777777" w:rsidR="002C5510" w:rsidRPr="00D10C8C" w:rsidRDefault="002C5510" w:rsidP="002C5510">
      <w:pPr>
        <w:pStyle w:val="Ttulo1"/>
      </w:pPr>
      <w:bookmarkStart w:id="11" w:name="_Toc192491140"/>
      <w:bookmarkStart w:id="12" w:name="_Toc193887339"/>
      <w:r>
        <w:lastRenderedPageBreak/>
        <w:t>Glosario de Términos</w:t>
      </w:r>
      <w:bookmarkEnd w:id="11"/>
      <w:bookmarkEnd w:id="12"/>
    </w:p>
    <w:p w14:paraId="14EF20FD" w14:textId="77777777" w:rsidR="002C5510" w:rsidRPr="00C60E46" w:rsidRDefault="002C5510" w:rsidP="002C5510">
      <w:pPr>
        <w:rPr>
          <w:b/>
          <w:bCs/>
          <w:lang w:val="es"/>
        </w:rPr>
      </w:pPr>
      <w:r w:rsidRPr="00C60E46">
        <w:rPr>
          <w:b/>
          <w:bCs/>
          <w:lang w:val="es"/>
        </w:rPr>
        <w:t>AAPP (Administraciones Públicas)</w:t>
      </w:r>
    </w:p>
    <w:p w14:paraId="34D14242" w14:textId="77777777" w:rsidR="002C5510" w:rsidRPr="00C60E46" w:rsidRDefault="002C5510" w:rsidP="002C5510">
      <w:pPr>
        <w:rPr>
          <w:lang w:val="es"/>
        </w:rPr>
      </w:pPr>
      <w:r w:rsidRPr="00C60E46">
        <w:rPr>
          <w:lang w:val="es"/>
        </w:rPr>
        <w:t>Entidades gubernamentales que emiten notificaciones oficiales a empresas y ciudadanos.</w:t>
      </w:r>
    </w:p>
    <w:p w14:paraId="5AE7A83B" w14:textId="77777777" w:rsidR="002C5510" w:rsidRPr="00C60E46" w:rsidRDefault="002C5510" w:rsidP="002C5510">
      <w:pPr>
        <w:rPr>
          <w:b/>
          <w:bCs/>
          <w:lang w:val="es"/>
        </w:rPr>
      </w:pPr>
      <w:r w:rsidRPr="00C60E46">
        <w:rPr>
          <w:b/>
          <w:bCs/>
          <w:lang w:val="es"/>
        </w:rPr>
        <w:t>AWS (Amazon Web Services)</w:t>
      </w:r>
    </w:p>
    <w:p w14:paraId="042DB980" w14:textId="77777777" w:rsidR="002C5510" w:rsidRPr="00C60E46" w:rsidRDefault="002C5510" w:rsidP="002C5510">
      <w:pPr>
        <w:rPr>
          <w:lang w:val="es"/>
        </w:rPr>
      </w:pPr>
      <w:r w:rsidRPr="00C60E46">
        <w:rPr>
          <w:lang w:val="es"/>
        </w:rPr>
        <w:t>Plataforma de servicios en la nube utilizada para alojar soluciones informáticas como infraestructura de servicio (IaaS) y software como servicio (SaaS).</w:t>
      </w:r>
    </w:p>
    <w:p w14:paraId="693223B6" w14:textId="77777777" w:rsidR="002C5510" w:rsidRPr="00C60E46" w:rsidRDefault="002C5510" w:rsidP="002C5510">
      <w:pPr>
        <w:rPr>
          <w:b/>
          <w:bCs/>
          <w:lang w:val="es"/>
        </w:rPr>
      </w:pPr>
      <w:r w:rsidRPr="00C60E46">
        <w:rPr>
          <w:b/>
          <w:bCs/>
          <w:lang w:val="es"/>
        </w:rPr>
        <w:t>Archivo Histórico de Documentación</w:t>
      </w:r>
    </w:p>
    <w:p w14:paraId="4390F082" w14:textId="77777777" w:rsidR="002C5510" w:rsidRPr="00C60E46" w:rsidRDefault="002C5510" w:rsidP="002C5510">
      <w:pPr>
        <w:rPr>
          <w:lang w:val="es"/>
        </w:rPr>
      </w:pPr>
      <w:r w:rsidRPr="00C60E46">
        <w:rPr>
          <w:lang w:val="es"/>
        </w:rPr>
        <w:t>Repositorio donde se almacenan documentos migrados desde CORPORATE, facilitando su consulta y control.</w:t>
      </w:r>
    </w:p>
    <w:p w14:paraId="2A677A94" w14:textId="77777777" w:rsidR="002C5510" w:rsidRPr="00C60E46" w:rsidRDefault="002C5510" w:rsidP="002C5510">
      <w:pPr>
        <w:rPr>
          <w:b/>
          <w:bCs/>
          <w:lang w:val="es"/>
        </w:rPr>
      </w:pPr>
      <w:r w:rsidRPr="00C60E46">
        <w:rPr>
          <w:b/>
          <w:bCs/>
          <w:lang w:val="es"/>
        </w:rPr>
        <w:t>Canon España, S.A.U.</w:t>
      </w:r>
    </w:p>
    <w:p w14:paraId="5ED640F4" w14:textId="38EA67EF" w:rsidR="002C5510" w:rsidRPr="00C60E46" w:rsidRDefault="002C5510" w:rsidP="002C5510">
      <w:pPr>
        <w:rPr>
          <w:lang w:val="es"/>
        </w:rPr>
      </w:pPr>
      <w:r w:rsidRPr="00C60E46">
        <w:rPr>
          <w:lang w:val="es"/>
        </w:rPr>
        <w:t xml:space="preserve">Empresa encargada de implementar el sistema de gestión </w:t>
      </w:r>
      <w:r>
        <w:rPr>
          <w:lang w:val="es"/>
        </w:rPr>
        <w:t>documental</w:t>
      </w:r>
      <w:r w:rsidRPr="00C60E46">
        <w:rPr>
          <w:lang w:val="es"/>
        </w:rPr>
        <w:t xml:space="preserve"> basado en Therefore™ para </w:t>
      </w:r>
      <w:r w:rsidR="00E03C89">
        <w:rPr>
          <w:lang w:val="es"/>
        </w:rPr>
        <w:t>FCC</w:t>
      </w:r>
      <w:r w:rsidRPr="00C60E46">
        <w:rPr>
          <w:lang w:val="es"/>
        </w:rPr>
        <w:t>.</w:t>
      </w:r>
    </w:p>
    <w:p w14:paraId="5C86AB87" w14:textId="77777777" w:rsidR="002C5510" w:rsidRPr="00C60E46" w:rsidRDefault="002C5510" w:rsidP="002C5510">
      <w:pPr>
        <w:rPr>
          <w:b/>
          <w:bCs/>
          <w:lang w:val="es"/>
        </w:rPr>
      </w:pPr>
      <w:r w:rsidRPr="00C60E46">
        <w:rPr>
          <w:b/>
          <w:bCs/>
          <w:lang w:val="es"/>
        </w:rPr>
        <w:t>Carga Masiva</w:t>
      </w:r>
    </w:p>
    <w:p w14:paraId="356F408C" w14:textId="77777777" w:rsidR="002C5510" w:rsidRPr="00C60E46" w:rsidRDefault="002C5510" w:rsidP="002C5510">
      <w:pPr>
        <w:rPr>
          <w:lang w:val="es"/>
        </w:rPr>
      </w:pPr>
      <w:r w:rsidRPr="00C60E46">
        <w:rPr>
          <w:lang w:val="es"/>
        </w:rPr>
        <w:t>Proceso automatizado para la incorporación de grandes volúmenes de datos o documentos en Therefore™, utilizando formatos predefinidos y evitando el ingreso manual.</w:t>
      </w:r>
    </w:p>
    <w:p w14:paraId="080C00EC" w14:textId="77777777" w:rsidR="002C5510" w:rsidRPr="00C60E46" w:rsidRDefault="002C5510" w:rsidP="002C5510">
      <w:pPr>
        <w:rPr>
          <w:b/>
          <w:bCs/>
          <w:lang w:val="es"/>
        </w:rPr>
      </w:pPr>
      <w:r w:rsidRPr="00C60E46">
        <w:rPr>
          <w:b/>
          <w:bCs/>
          <w:lang w:val="es"/>
        </w:rPr>
        <w:t>Categoría Documental</w:t>
      </w:r>
    </w:p>
    <w:p w14:paraId="4F8C0AD7" w14:textId="77777777" w:rsidR="002C5510" w:rsidRPr="00C60E46" w:rsidRDefault="002C5510" w:rsidP="002C5510">
      <w:pPr>
        <w:rPr>
          <w:lang w:val="es"/>
        </w:rPr>
      </w:pPr>
      <w:r w:rsidRPr="00C60E46">
        <w:rPr>
          <w:lang w:val="es"/>
        </w:rPr>
        <w:t>Conjunto de documentos organizados bajo criterios específicos en Therefore™.</w:t>
      </w:r>
    </w:p>
    <w:p w14:paraId="4A88C148" w14:textId="77777777" w:rsidR="002C5510" w:rsidRPr="00C60E46" w:rsidRDefault="002C5510" w:rsidP="002C5510">
      <w:pPr>
        <w:rPr>
          <w:b/>
          <w:bCs/>
          <w:lang w:val="es"/>
        </w:rPr>
      </w:pPr>
      <w:r w:rsidRPr="00C60E46">
        <w:rPr>
          <w:b/>
          <w:bCs/>
          <w:lang w:val="es"/>
        </w:rPr>
        <w:t>Capture Client</w:t>
      </w:r>
    </w:p>
    <w:p w14:paraId="7B6BC590" w14:textId="77777777" w:rsidR="002C5510" w:rsidRPr="00C60E46" w:rsidRDefault="002C5510" w:rsidP="002C5510">
      <w:pPr>
        <w:rPr>
          <w:lang w:val="es"/>
        </w:rPr>
      </w:pPr>
      <w:r w:rsidRPr="00C60E46">
        <w:rPr>
          <w:lang w:val="es"/>
        </w:rPr>
        <w:t>Software de Therefore™ utilizado para la digitalización e indexación de documentos.</w:t>
      </w:r>
    </w:p>
    <w:p w14:paraId="7087206B" w14:textId="77777777" w:rsidR="002C5510" w:rsidRPr="00C60E46" w:rsidRDefault="002C5510" w:rsidP="002C5510">
      <w:pPr>
        <w:rPr>
          <w:b/>
          <w:bCs/>
          <w:lang w:val="es"/>
        </w:rPr>
      </w:pPr>
      <w:r w:rsidRPr="00C60E46">
        <w:rPr>
          <w:b/>
          <w:bCs/>
          <w:lang w:val="es"/>
        </w:rPr>
        <w:t>Cliente Pesado</w:t>
      </w:r>
    </w:p>
    <w:p w14:paraId="0AF3937F" w14:textId="77777777" w:rsidR="002C5510" w:rsidRPr="00C60E46" w:rsidRDefault="002C5510" w:rsidP="002C5510">
      <w:pPr>
        <w:rPr>
          <w:lang w:val="es"/>
        </w:rPr>
      </w:pPr>
      <w:r w:rsidRPr="00C60E46">
        <w:rPr>
          <w:lang w:val="es"/>
        </w:rPr>
        <w:t>Aplicación de escritorio con conexión mediante XML Web Services para acceder a Therefore™.</w:t>
      </w:r>
    </w:p>
    <w:p w14:paraId="3D6E34E5" w14:textId="77777777" w:rsidR="002C5510" w:rsidRPr="00C60E46" w:rsidRDefault="002C5510" w:rsidP="002C5510">
      <w:pPr>
        <w:rPr>
          <w:b/>
          <w:bCs/>
          <w:lang w:val="es"/>
        </w:rPr>
      </w:pPr>
      <w:r w:rsidRPr="00C60E46">
        <w:rPr>
          <w:b/>
          <w:bCs/>
          <w:lang w:val="es"/>
        </w:rPr>
        <w:t>Common Scripts</w:t>
      </w:r>
    </w:p>
    <w:p w14:paraId="47F01327" w14:textId="77777777" w:rsidR="002C5510" w:rsidRPr="00C60E46" w:rsidRDefault="002C5510" w:rsidP="002C5510">
      <w:pPr>
        <w:rPr>
          <w:lang w:val="es"/>
        </w:rPr>
      </w:pPr>
      <w:r w:rsidRPr="00C60E46">
        <w:rPr>
          <w:lang w:val="es"/>
        </w:rPr>
        <w:t>Conjunto de scripts utilizados en Therefore™ para automatizar tareas y actualizar información documental.</w:t>
      </w:r>
    </w:p>
    <w:p w14:paraId="601B9077" w14:textId="77777777" w:rsidR="002C5510" w:rsidRPr="00C60E46" w:rsidRDefault="002C5510" w:rsidP="002C5510">
      <w:pPr>
        <w:rPr>
          <w:b/>
          <w:bCs/>
          <w:lang w:val="es"/>
        </w:rPr>
      </w:pPr>
      <w:r w:rsidRPr="00C60E46">
        <w:rPr>
          <w:b/>
          <w:bCs/>
          <w:lang w:val="es"/>
        </w:rPr>
        <w:t>Content Connector</w:t>
      </w:r>
    </w:p>
    <w:p w14:paraId="1C820225" w14:textId="77777777" w:rsidR="002C5510" w:rsidRPr="00C60E46" w:rsidRDefault="002C5510" w:rsidP="002C5510">
      <w:pPr>
        <w:rPr>
          <w:lang w:val="es"/>
        </w:rPr>
      </w:pPr>
      <w:r w:rsidRPr="00C60E46">
        <w:rPr>
          <w:lang w:val="es"/>
        </w:rPr>
        <w:t>Herramienta de Therefore™ que permite la importación automática de documentos desde fuentes externas, como correos electrónicos o carpetas vigiladas.</w:t>
      </w:r>
    </w:p>
    <w:p w14:paraId="429901E9" w14:textId="77777777" w:rsidR="002C5510" w:rsidRPr="00C60E46" w:rsidRDefault="002C5510" w:rsidP="002C5510">
      <w:pPr>
        <w:rPr>
          <w:b/>
          <w:bCs/>
          <w:lang w:val="es"/>
        </w:rPr>
      </w:pPr>
      <w:r w:rsidRPr="00C60E46">
        <w:rPr>
          <w:b/>
          <w:bCs/>
          <w:lang w:val="es"/>
        </w:rPr>
        <w:t>Dispatching Room</w:t>
      </w:r>
    </w:p>
    <w:p w14:paraId="02EB1187" w14:textId="77777777" w:rsidR="002C5510" w:rsidRPr="00C60E46" w:rsidRDefault="002C5510" w:rsidP="002C5510">
      <w:pPr>
        <w:rPr>
          <w:lang w:val="es"/>
        </w:rPr>
      </w:pPr>
      <w:r w:rsidRPr="00C60E46">
        <w:rPr>
          <w:lang w:val="es"/>
        </w:rPr>
        <w:t xml:space="preserve">Categoría documental en Therefore™ que recibe, categoriza y distribuye </w:t>
      </w:r>
      <w:r>
        <w:rPr>
          <w:lang w:val="es"/>
        </w:rPr>
        <w:t>documentos</w:t>
      </w:r>
      <w:r w:rsidRPr="00C60E46">
        <w:rPr>
          <w:lang w:val="es"/>
        </w:rPr>
        <w:t xml:space="preserve"> a las zonas de tramitación.</w:t>
      </w:r>
    </w:p>
    <w:p w14:paraId="0F0C1F45" w14:textId="77777777" w:rsidR="002C5510" w:rsidRPr="00C60E46" w:rsidRDefault="002C5510" w:rsidP="002C5510">
      <w:pPr>
        <w:rPr>
          <w:b/>
          <w:bCs/>
          <w:lang w:val="es"/>
        </w:rPr>
      </w:pPr>
      <w:r w:rsidRPr="00C60E46">
        <w:rPr>
          <w:b/>
          <w:bCs/>
          <w:lang w:val="es"/>
        </w:rPr>
        <w:t>DOCAI (Document Classification AI)</w:t>
      </w:r>
    </w:p>
    <w:p w14:paraId="5F184886" w14:textId="77777777" w:rsidR="002C5510" w:rsidRDefault="002C5510" w:rsidP="002C5510">
      <w:pPr>
        <w:rPr>
          <w:lang w:val="es"/>
        </w:rPr>
      </w:pPr>
      <w:r w:rsidRPr="00C60E46">
        <w:rPr>
          <w:lang w:val="es"/>
        </w:rPr>
        <w:t>Sistema de inteligencia artificial para la clasificación automática de documentos y extracción de datos clave en Therefore™.</w:t>
      </w:r>
    </w:p>
    <w:p w14:paraId="41A31ED6" w14:textId="77777777" w:rsidR="002C5510" w:rsidRPr="000273B9" w:rsidRDefault="002C5510" w:rsidP="002C5510">
      <w:pPr>
        <w:rPr>
          <w:b/>
          <w:bCs/>
          <w:lang w:val="es"/>
        </w:rPr>
      </w:pPr>
      <w:r w:rsidRPr="000273B9">
        <w:rPr>
          <w:b/>
          <w:bCs/>
          <w:lang w:val="es"/>
        </w:rPr>
        <w:t xml:space="preserve">Documento </w:t>
      </w:r>
    </w:p>
    <w:p w14:paraId="29E2CFA2" w14:textId="77777777" w:rsidR="002C5510" w:rsidRPr="000273B9" w:rsidRDefault="002C5510" w:rsidP="002C5510">
      <w:pPr>
        <w:rPr>
          <w:lang w:val="es"/>
        </w:rPr>
      </w:pPr>
      <w:r w:rsidRPr="000273B9">
        <w:rPr>
          <w:lang w:val="es"/>
        </w:rPr>
        <w:t>Unidad de información gestionada dentro del sistema, independientemente de su origen. Puede incluir notificaciones de AAPP u otros tipos de documentos internos o externos.</w:t>
      </w:r>
    </w:p>
    <w:p w14:paraId="7D445629" w14:textId="77777777" w:rsidR="002C5510" w:rsidRDefault="002C5510" w:rsidP="002C5510">
      <w:pPr>
        <w:spacing w:after="160" w:line="259" w:lineRule="auto"/>
        <w:jc w:val="left"/>
        <w:rPr>
          <w:b/>
          <w:bCs/>
          <w:lang w:val="es"/>
        </w:rPr>
      </w:pPr>
      <w:r>
        <w:rPr>
          <w:b/>
          <w:bCs/>
          <w:lang w:val="es"/>
        </w:rPr>
        <w:br w:type="page"/>
      </w:r>
    </w:p>
    <w:p w14:paraId="41AA5AB5" w14:textId="77777777" w:rsidR="002C5510" w:rsidRPr="00C60E46" w:rsidRDefault="002C5510" w:rsidP="002C5510">
      <w:pPr>
        <w:rPr>
          <w:b/>
          <w:bCs/>
          <w:lang w:val="es"/>
        </w:rPr>
      </w:pPr>
      <w:r w:rsidRPr="00C60E46">
        <w:rPr>
          <w:b/>
          <w:bCs/>
          <w:lang w:val="es"/>
        </w:rPr>
        <w:lastRenderedPageBreak/>
        <w:t>DPO (Proceso Documental en Modo Outsourcing)</w:t>
      </w:r>
    </w:p>
    <w:p w14:paraId="3F669650" w14:textId="77777777" w:rsidR="002C5510" w:rsidRPr="00C60E46" w:rsidRDefault="002C5510" w:rsidP="002C5510">
      <w:pPr>
        <w:rPr>
          <w:lang w:val="es"/>
        </w:rPr>
      </w:pPr>
      <w:r w:rsidRPr="00C60E46">
        <w:rPr>
          <w:lang w:val="es"/>
        </w:rPr>
        <w:t>Modelo de externalización en el que la gestión documental es administrada por un tercero especializado, garantizando la clasificación, indexación y distribución eficiente de la información mediante la plataforma Therefore™.</w:t>
      </w:r>
    </w:p>
    <w:p w14:paraId="5DA15C9E" w14:textId="77777777" w:rsidR="002C5510" w:rsidRPr="00C60E46" w:rsidRDefault="002C5510" w:rsidP="002C5510">
      <w:pPr>
        <w:rPr>
          <w:b/>
          <w:bCs/>
          <w:lang w:val="es"/>
        </w:rPr>
      </w:pPr>
      <w:r w:rsidRPr="00C60E46">
        <w:rPr>
          <w:b/>
          <w:bCs/>
          <w:lang w:val="es"/>
        </w:rPr>
        <w:t>Equipos de Tramitación</w:t>
      </w:r>
    </w:p>
    <w:p w14:paraId="126B0646" w14:textId="77777777" w:rsidR="002C5510" w:rsidRPr="00C60E46" w:rsidRDefault="002C5510" w:rsidP="002C5510">
      <w:pPr>
        <w:rPr>
          <w:lang w:val="es"/>
        </w:rPr>
      </w:pPr>
      <w:r w:rsidRPr="00C60E46">
        <w:rPr>
          <w:lang w:val="es"/>
        </w:rPr>
        <w:t xml:space="preserve">Grupos de usuarios responsables de gestionar y procesar </w:t>
      </w:r>
      <w:r>
        <w:rPr>
          <w:lang w:val="es"/>
        </w:rPr>
        <w:t>los documentos</w:t>
      </w:r>
      <w:r w:rsidRPr="00C60E46">
        <w:rPr>
          <w:lang w:val="es"/>
        </w:rPr>
        <w:t xml:space="preserve"> dentro de sus respectivas zonas asignadas.</w:t>
      </w:r>
    </w:p>
    <w:p w14:paraId="2EDC5BFC" w14:textId="77777777" w:rsidR="002C5510" w:rsidRPr="00C60E46" w:rsidRDefault="002C5510" w:rsidP="002C5510">
      <w:pPr>
        <w:rPr>
          <w:b/>
          <w:bCs/>
          <w:lang w:val="es"/>
        </w:rPr>
      </w:pPr>
      <w:r w:rsidRPr="00C60E46">
        <w:rPr>
          <w:b/>
          <w:bCs/>
          <w:lang w:val="es"/>
        </w:rPr>
        <w:t>Estados de Notificación</w:t>
      </w:r>
    </w:p>
    <w:p w14:paraId="56C1A0FF" w14:textId="77777777" w:rsidR="002C5510" w:rsidRPr="00C60E46" w:rsidRDefault="002C5510" w:rsidP="002C5510">
      <w:pPr>
        <w:rPr>
          <w:lang w:val="es"/>
        </w:rPr>
      </w:pPr>
      <w:r w:rsidRPr="00C60E46">
        <w:rPr>
          <w:lang w:val="es"/>
        </w:rPr>
        <w:t>Diferentes etapas por las que pasa una notificación en su proceso de gestión (Ej.: Recibida, Asignada, Tramitada).</w:t>
      </w:r>
    </w:p>
    <w:p w14:paraId="5D4A374B" w14:textId="77777777" w:rsidR="002C5510" w:rsidRPr="00C60E46" w:rsidRDefault="002C5510" w:rsidP="002C5510">
      <w:pPr>
        <w:rPr>
          <w:b/>
          <w:bCs/>
          <w:lang w:val="es"/>
        </w:rPr>
      </w:pPr>
      <w:r w:rsidRPr="00C60E46">
        <w:rPr>
          <w:b/>
          <w:bCs/>
          <w:lang w:val="es"/>
        </w:rPr>
        <w:t>Estructura Documental</w:t>
      </w:r>
    </w:p>
    <w:p w14:paraId="03381E3A" w14:textId="77777777" w:rsidR="002C5510" w:rsidRPr="00C60E46" w:rsidRDefault="002C5510" w:rsidP="002C5510">
      <w:pPr>
        <w:rPr>
          <w:lang w:val="es"/>
        </w:rPr>
      </w:pPr>
      <w:r w:rsidRPr="00C60E46">
        <w:rPr>
          <w:lang w:val="es"/>
        </w:rPr>
        <w:t>Organización de las categorías documentales en Therefore™, facilitando la clasificación y gestión de documentos.</w:t>
      </w:r>
    </w:p>
    <w:p w14:paraId="1AEC52B7" w14:textId="77777777" w:rsidR="002C5510" w:rsidRPr="00C60E46" w:rsidRDefault="002C5510" w:rsidP="002C5510">
      <w:pPr>
        <w:rPr>
          <w:b/>
          <w:bCs/>
          <w:lang w:val="es"/>
        </w:rPr>
      </w:pPr>
      <w:r w:rsidRPr="00C60E46">
        <w:rPr>
          <w:b/>
          <w:bCs/>
          <w:lang w:val="es"/>
        </w:rPr>
        <w:t>Flujo de Trabajo (WF - Workflow)</w:t>
      </w:r>
    </w:p>
    <w:p w14:paraId="772E006F" w14:textId="77777777" w:rsidR="002C5510" w:rsidRPr="00C60E46" w:rsidRDefault="002C5510" w:rsidP="002C5510">
      <w:pPr>
        <w:rPr>
          <w:lang w:val="es"/>
        </w:rPr>
      </w:pPr>
      <w:r w:rsidRPr="00C60E46">
        <w:rPr>
          <w:lang w:val="es"/>
        </w:rPr>
        <w:t>Secuencia de procesos automatizados en Therefore™ para gestionar la tramitación de documentos y notificaciones.</w:t>
      </w:r>
    </w:p>
    <w:p w14:paraId="3AD39DE2" w14:textId="77777777" w:rsidR="002C5510" w:rsidRPr="00C60E46" w:rsidRDefault="002C5510" w:rsidP="002C5510">
      <w:pPr>
        <w:rPr>
          <w:b/>
          <w:bCs/>
          <w:lang w:val="es"/>
        </w:rPr>
      </w:pPr>
      <w:r w:rsidRPr="00C60E46">
        <w:rPr>
          <w:b/>
          <w:bCs/>
          <w:lang w:val="es"/>
        </w:rPr>
        <w:t>Fecha de Vencimiento</w:t>
      </w:r>
    </w:p>
    <w:p w14:paraId="635CAECE" w14:textId="77777777" w:rsidR="002C5510" w:rsidRPr="00C60E46" w:rsidRDefault="002C5510" w:rsidP="002C5510">
      <w:pPr>
        <w:rPr>
          <w:lang w:val="es"/>
        </w:rPr>
      </w:pPr>
      <w:r w:rsidRPr="00C60E46">
        <w:rPr>
          <w:lang w:val="es"/>
        </w:rPr>
        <w:t>Plazo máximo en el que una notificación debe ser gestionada antes de considerarse vencida.</w:t>
      </w:r>
    </w:p>
    <w:p w14:paraId="75AB0E84" w14:textId="77777777" w:rsidR="002C5510" w:rsidRPr="00C60E46" w:rsidRDefault="002C5510" w:rsidP="002C5510">
      <w:pPr>
        <w:rPr>
          <w:b/>
          <w:bCs/>
          <w:lang w:val="es"/>
        </w:rPr>
      </w:pPr>
      <w:r w:rsidRPr="00C60E46">
        <w:rPr>
          <w:b/>
          <w:bCs/>
          <w:lang w:val="es"/>
        </w:rPr>
        <w:t>Firma Electrónica</w:t>
      </w:r>
    </w:p>
    <w:p w14:paraId="3E58DD8E" w14:textId="13A21F68" w:rsidR="002C5510" w:rsidRPr="00C60E46" w:rsidRDefault="002C5510" w:rsidP="002C5510">
      <w:pPr>
        <w:rPr>
          <w:lang w:val="es"/>
        </w:rPr>
      </w:pPr>
      <w:r w:rsidRPr="00C60E46">
        <w:rPr>
          <w:lang w:val="es"/>
        </w:rPr>
        <w:t>Funcionalidad utilizada en algunos procesos, como la validación de Entregas, para garantizar la autenticidad de la recepción de documentos.</w:t>
      </w:r>
    </w:p>
    <w:p w14:paraId="7238774F" w14:textId="77777777" w:rsidR="002C5510" w:rsidRPr="00C60E46" w:rsidRDefault="002C5510" w:rsidP="002C5510">
      <w:pPr>
        <w:rPr>
          <w:b/>
          <w:bCs/>
          <w:lang w:val="es"/>
        </w:rPr>
      </w:pPr>
      <w:r w:rsidRPr="00C60E46">
        <w:rPr>
          <w:b/>
          <w:bCs/>
          <w:lang w:val="es"/>
        </w:rPr>
        <w:t>Indexación</w:t>
      </w:r>
    </w:p>
    <w:p w14:paraId="7B461306" w14:textId="77777777" w:rsidR="002C5510" w:rsidRPr="00C60E46" w:rsidRDefault="002C5510" w:rsidP="002C5510">
      <w:pPr>
        <w:rPr>
          <w:lang w:val="es"/>
        </w:rPr>
      </w:pPr>
      <w:r w:rsidRPr="00C60E46">
        <w:rPr>
          <w:lang w:val="es"/>
        </w:rPr>
        <w:t>Proceso de asignación de metadatos a documentos para facilitar su clasificación y búsqueda en Therefore™.</w:t>
      </w:r>
    </w:p>
    <w:p w14:paraId="4A54BACD" w14:textId="77777777" w:rsidR="002C5510" w:rsidRPr="00C60E46" w:rsidRDefault="002C5510" w:rsidP="002C5510">
      <w:pPr>
        <w:rPr>
          <w:b/>
          <w:bCs/>
          <w:lang w:val="en-US"/>
        </w:rPr>
      </w:pPr>
      <w:r w:rsidRPr="00C60E46">
        <w:rPr>
          <w:b/>
          <w:bCs/>
          <w:lang w:val="en-US"/>
        </w:rPr>
        <w:t>IaaS (Infrastructure as a Service)</w:t>
      </w:r>
    </w:p>
    <w:p w14:paraId="2F8F1A6C" w14:textId="77777777" w:rsidR="002C5510" w:rsidRPr="00C60E46" w:rsidRDefault="002C5510" w:rsidP="002C5510">
      <w:pPr>
        <w:rPr>
          <w:lang w:val="es"/>
        </w:rPr>
      </w:pPr>
      <w:r w:rsidRPr="00C60E46">
        <w:rPr>
          <w:lang w:val="es"/>
        </w:rPr>
        <w:t>Modelo de computación en la nube donde la infraestructura informática se proporciona como servicio.</w:t>
      </w:r>
    </w:p>
    <w:p w14:paraId="1FF573CF" w14:textId="77777777" w:rsidR="002C5510" w:rsidRPr="00C60E46" w:rsidRDefault="002C5510" w:rsidP="002C5510">
      <w:pPr>
        <w:rPr>
          <w:b/>
          <w:bCs/>
          <w:lang w:val="es"/>
        </w:rPr>
      </w:pPr>
      <w:r w:rsidRPr="00C60E46">
        <w:rPr>
          <w:b/>
          <w:bCs/>
          <w:lang w:val="es"/>
        </w:rPr>
        <w:t>Licencia Concurrente</w:t>
      </w:r>
    </w:p>
    <w:p w14:paraId="2668861F" w14:textId="77777777" w:rsidR="002C5510" w:rsidRPr="00C60E46" w:rsidRDefault="002C5510" w:rsidP="002C5510">
      <w:pPr>
        <w:rPr>
          <w:lang w:val="es"/>
        </w:rPr>
      </w:pPr>
      <w:r w:rsidRPr="00C60E46">
        <w:rPr>
          <w:lang w:val="es"/>
        </w:rPr>
        <w:t>Tipo de licencia que permite el acceso simultáneo de múltiples usuarios, pero con un límite en la cantidad de conexiones activas.</w:t>
      </w:r>
    </w:p>
    <w:p w14:paraId="12EE1667" w14:textId="77777777" w:rsidR="002C5510" w:rsidRPr="00C60E46" w:rsidRDefault="002C5510" w:rsidP="002C5510">
      <w:pPr>
        <w:rPr>
          <w:b/>
          <w:bCs/>
          <w:lang w:val="es"/>
        </w:rPr>
      </w:pPr>
      <w:r w:rsidRPr="00C60E46">
        <w:rPr>
          <w:b/>
          <w:bCs/>
          <w:lang w:val="es"/>
        </w:rPr>
        <w:t>Licencia Nominativa</w:t>
      </w:r>
    </w:p>
    <w:p w14:paraId="52DE174D" w14:textId="77777777" w:rsidR="002C5510" w:rsidRPr="00C60E46" w:rsidRDefault="002C5510" w:rsidP="002C5510">
      <w:pPr>
        <w:rPr>
          <w:lang w:val="es"/>
        </w:rPr>
      </w:pPr>
      <w:r w:rsidRPr="00C60E46">
        <w:rPr>
          <w:lang w:val="es"/>
        </w:rPr>
        <w:t>Licencia asignada a un usuario específico para acceder a Therefore™.</w:t>
      </w:r>
    </w:p>
    <w:p w14:paraId="2D30D36B" w14:textId="77777777" w:rsidR="002C5510" w:rsidRPr="00C60E46" w:rsidRDefault="002C5510" w:rsidP="002C5510">
      <w:pPr>
        <w:rPr>
          <w:b/>
          <w:bCs/>
          <w:lang w:val="es"/>
        </w:rPr>
      </w:pPr>
      <w:r w:rsidRPr="00C60E46">
        <w:rPr>
          <w:b/>
          <w:bCs/>
          <w:lang w:val="es"/>
        </w:rPr>
        <w:t>Licencia Portal</w:t>
      </w:r>
    </w:p>
    <w:p w14:paraId="452B7FAB" w14:textId="77777777" w:rsidR="002C5510" w:rsidRPr="00C60E46" w:rsidRDefault="002C5510" w:rsidP="002C5510">
      <w:pPr>
        <w:rPr>
          <w:lang w:val="es"/>
        </w:rPr>
      </w:pPr>
      <w:r w:rsidRPr="00C60E46">
        <w:rPr>
          <w:lang w:val="es"/>
        </w:rPr>
        <w:t>Licencia de acceso en modo solo lectura a documentos en Therefore™ desde una interfaz web.</w:t>
      </w:r>
    </w:p>
    <w:p w14:paraId="30CDAE1F" w14:textId="77777777" w:rsidR="002C5510" w:rsidRPr="00C60E46" w:rsidRDefault="002C5510" w:rsidP="002C5510">
      <w:pPr>
        <w:rPr>
          <w:b/>
          <w:bCs/>
          <w:lang w:val="es"/>
        </w:rPr>
      </w:pPr>
      <w:r w:rsidRPr="00C60E46">
        <w:rPr>
          <w:b/>
          <w:bCs/>
          <w:lang w:val="es"/>
        </w:rPr>
        <w:t>Máster Data (Tablas Maestras)</w:t>
      </w:r>
    </w:p>
    <w:p w14:paraId="5D9D9D6C" w14:textId="77777777" w:rsidR="002C5510" w:rsidRPr="00C60E46" w:rsidRDefault="002C5510" w:rsidP="002C5510">
      <w:pPr>
        <w:rPr>
          <w:lang w:val="es"/>
        </w:rPr>
      </w:pPr>
      <w:r w:rsidRPr="00C60E46">
        <w:rPr>
          <w:lang w:val="es"/>
        </w:rPr>
        <w:t xml:space="preserve">Base de datos que almacena información clave utilizada en la gestión de </w:t>
      </w:r>
      <w:r>
        <w:rPr>
          <w:lang w:val="es"/>
        </w:rPr>
        <w:t>documentos</w:t>
      </w:r>
      <w:r w:rsidRPr="00C60E46">
        <w:rPr>
          <w:lang w:val="es"/>
        </w:rPr>
        <w:t xml:space="preserve"> y flujos de trabajo.</w:t>
      </w:r>
    </w:p>
    <w:p w14:paraId="02AD20FD" w14:textId="77777777" w:rsidR="002C5510" w:rsidRPr="00C60E46" w:rsidRDefault="002C5510" w:rsidP="002C5510">
      <w:pPr>
        <w:rPr>
          <w:b/>
          <w:bCs/>
          <w:lang w:val="es"/>
        </w:rPr>
      </w:pPr>
      <w:r w:rsidRPr="00C60E46">
        <w:rPr>
          <w:b/>
          <w:bCs/>
          <w:lang w:val="es"/>
        </w:rPr>
        <w:t>Navegador WEB Cliente</w:t>
      </w:r>
    </w:p>
    <w:p w14:paraId="46D73AD7" w14:textId="77777777" w:rsidR="002C5510" w:rsidRPr="00C60E46" w:rsidRDefault="002C5510" w:rsidP="002C5510">
      <w:pPr>
        <w:rPr>
          <w:lang w:val="es"/>
        </w:rPr>
      </w:pPr>
      <w:r w:rsidRPr="00C60E46">
        <w:rPr>
          <w:lang w:val="es"/>
        </w:rPr>
        <w:t>Interfaz web estándar de Therefore™ para acceder y gestionar documentos.</w:t>
      </w:r>
    </w:p>
    <w:p w14:paraId="49F91509" w14:textId="77777777" w:rsidR="002C5510" w:rsidRDefault="002C5510" w:rsidP="002C5510">
      <w:pPr>
        <w:spacing w:after="160" w:line="259" w:lineRule="auto"/>
        <w:jc w:val="left"/>
        <w:rPr>
          <w:b/>
          <w:bCs/>
          <w:lang w:val="es"/>
        </w:rPr>
      </w:pPr>
      <w:r>
        <w:rPr>
          <w:b/>
          <w:bCs/>
          <w:lang w:val="es"/>
        </w:rPr>
        <w:br w:type="page"/>
      </w:r>
    </w:p>
    <w:p w14:paraId="73A8DD52" w14:textId="08259FF4" w:rsidR="002C5510" w:rsidRPr="00C60E46" w:rsidRDefault="002C5510" w:rsidP="002C5510">
      <w:pPr>
        <w:rPr>
          <w:b/>
          <w:bCs/>
          <w:lang w:val="es"/>
        </w:rPr>
      </w:pPr>
      <w:r>
        <w:rPr>
          <w:b/>
          <w:bCs/>
          <w:lang w:val="es"/>
        </w:rPr>
        <w:lastRenderedPageBreak/>
        <w:t>FCC</w:t>
      </w:r>
    </w:p>
    <w:p w14:paraId="303F97F0" w14:textId="77777777" w:rsidR="002C5510" w:rsidRPr="00C60E46" w:rsidRDefault="002C5510" w:rsidP="002C5510">
      <w:pPr>
        <w:rPr>
          <w:lang w:val="es"/>
        </w:rPr>
      </w:pPr>
      <w:r w:rsidRPr="00C60E46">
        <w:rPr>
          <w:lang w:val="es"/>
        </w:rPr>
        <w:t>Empresa cliente del proyecto, que utiliza Therefore™ para la gestión de notificaciones de administraciones públicas</w:t>
      </w:r>
      <w:r>
        <w:rPr>
          <w:lang w:val="es"/>
        </w:rPr>
        <w:t xml:space="preserve"> y otros documentos</w:t>
      </w:r>
      <w:r w:rsidRPr="00C60E46">
        <w:rPr>
          <w:lang w:val="es"/>
        </w:rPr>
        <w:t>.</w:t>
      </w:r>
    </w:p>
    <w:p w14:paraId="12B4A37D" w14:textId="77777777" w:rsidR="002C5510" w:rsidRPr="000273B9" w:rsidRDefault="002C5510" w:rsidP="002C5510">
      <w:pPr>
        <w:rPr>
          <w:b/>
          <w:bCs/>
          <w:lang w:val="es"/>
        </w:rPr>
      </w:pPr>
      <w:r w:rsidRPr="000273B9">
        <w:rPr>
          <w:b/>
          <w:bCs/>
          <w:lang w:val="es"/>
        </w:rPr>
        <w:t>Notificación</w:t>
      </w:r>
    </w:p>
    <w:p w14:paraId="36F0A8F5" w14:textId="77777777" w:rsidR="002C5510" w:rsidRPr="00C60E46" w:rsidRDefault="002C5510" w:rsidP="002C5510">
      <w:pPr>
        <w:rPr>
          <w:lang w:val="es"/>
        </w:rPr>
      </w:pPr>
      <w:r w:rsidRPr="000273B9">
        <w:rPr>
          <w:lang w:val="es"/>
        </w:rPr>
        <w:t>Término utilizado históricamente para referirse a documentos provenientes de Administraciones Públicas. En el presente documento, se considera sinónimo de documento dentro del contexto de la gestión documental.</w:t>
      </w:r>
    </w:p>
    <w:p w14:paraId="498EA1D6" w14:textId="77777777" w:rsidR="002C5510" w:rsidRPr="00C60E46" w:rsidRDefault="002C5510" w:rsidP="002C5510">
      <w:pPr>
        <w:rPr>
          <w:b/>
          <w:bCs/>
          <w:lang w:val="es"/>
        </w:rPr>
      </w:pPr>
      <w:r w:rsidRPr="00C60E46">
        <w:rPr>
          <w:b/>
          <w:bCs/>
          <w:lang w:val="es"/>
        </w:rPr>
        <w:t>Políticas de Retención</w:t>
      </w:r>
    </w:p>
    <w:p w14:paraId="7FE3589E" w14:textId="77777777" w:rsidR="002C5510" w:rsidRPr="00C60E46" w:rsidRDefault="002C5510" w:rsidP="002C5510">
      <w:pPr>
        <w:rPr>
          <w:lang w:val="es"/>
        </w:rPr>
      </w:pPr>
      <w:r w:rsidRPr="00C60E46">
        <w:rPr>
          <w:lang w:val="es"/>
        </w:rPr>
        <w:t>Normas establecidas para la conservación y eliminación de documentos en la plataforma Therefore™, basadas en criterios como antigüedad, criticidad y cumplimiento normativo.</w:t>
      </w:r>
    </w:p>
    <w:p w14:paraId="4FCBA959" w14:textId="77777777" w:rsidR="002C5510" w:rsidRPr="00C60E46" w:rsidRDefault="002C5510" w:rsidP="002C5510">
      <w:pPr>
        <w:rPr>
          <w:b/>
          <w:bCs/>
          <w:lang w:val="es"/>
        </w:rPr>
      </w:pPr>
      <w:r w:rsidRPr="00C60E46">
        <w:rPr>
          <w:b/>
          <w:bCs/>
          <w:lang w:val="es"/>
        </w:rPr>
        <w:t>Reglas de Distribución</w:t>
      </w:r>
    </w:p>
    <w:p w14:paraId="532C903A" w14:textId="77777777" w:rsidR="002C5510" w:rsidRPr="00C60E46" w:rsidRDefault="002C5510" w:rsidP="002C5510">
      <w:pPr>
        <w:rPr>
          <w:lang w:val="es"/>
        </w:rPr>
      </w:pPr>
      <w:r w:rsidRPr="00C60E46">
        <w:rPr>
          <w:lang w:val="es"/>
        </w:rPr>
        <w:t>Criterios automatizados en Therefore™ que determinan el destino de una notificación en función de su tipología y zona de tramitación.</w:t>
      </w:r>
    </w:p>
    <w:p w14:paraId="6FA5D330" w14:textId="77777777" w:rsidR="002C5510" w:rsidRPr="00C60E46" w:rsidRDefault="002C5510" w:rsidP="002C5510">
      <w:pPr>
        <w:rPr>
          <w:b/>
          <w:bCs/>
          <w:lang w:val="es"/>
        </w:rPr>
      </w:pPr>
      <w:r w:rsidRPr="00C60E46">
        <w:rPr>
          <w:b/>
          <w:bCs/>
          <w:lang w:val="es"/>
        </w:rPr>
        <w:t>Repositorio Documental</w:t>
      </w:r>
    </w:p>
    <w:p w14:paraId="47A3DBA3" w14:textId="77777777" w:rsidR="002C5510" w:rsidRPr="00C60E46" w:rsidRDefault="002C5510" w:rsidP="002C5510">
      <w:pPr>
        <w:rPr>
          <w:lang w:val="es"/>
        </w:rPr>
      </w:pPr>
      <w:r w:rsidRPr="00C60E46">
        <w:rPr>
          <w:lang w:val="es"/>
        </w:rPr>
        <w:t>Espacio de almacenamiento donde se organizan y gestionan los documentos dentro de Therefore™.</w:t>
      </w:r>
    </w:p>
    <w:p w14:paraId="742DD826" w14:textId="77777777" w:rsidR="002C5510" w:rsidRPr="00C60E46" w:rsidRDefault="002C5510" w:rsidP="002C5510">
      <w:pPr>
        <w:rPr>
          <w:b/>
          <w:bCs/>
          <w:lang w:val="es"/>
        </w:rPr>
      </w:pPr>
      <w:r w:rsidRPr="00C60E46">
        <w:rPr>
          <w:b/>
          <w:bCs/>
          <w:lang w:val="es"/>
        </w:rPr>
        <w:t>Rol de Usuario</w:t>
      </w:r>
    </w:p>
    <w:p w14:paraId="1DCA2524" w14:textId="77777777" w:rsidR="002C5510" w:rsidRPr="00C60E46" w:rsidRDefault="002C5510" w:rsidP="002C5510">
      <w:pPr>
        <w:rPr>
          <w:lang w:val="es"/>
        </w:rPr>
      </w:pPr>
      <w:r w:rsidRPr="00C60E46">
        <w:rPr>
          <w:lang w:val="es"/>
        </w:rPr>
        <w:t>Conjunto de permisos y restricciones asignados a un usuario dentro de Therefore™, definiendo sus acciones disponibles en la plataforma.</w:t>
      </w:r>
    </w:p>
    <w:p w14:paraId="6EFF88F4" w14:textId="77777777" w:rsidR="002C5510" w:rsidRPr="00C60E46" w:rsidRDefault="002C5510" w:rsidP="002C5510">
      <w:pPr>
        <w:rPr>
          <w:b/>
          <w:bCs/>
          <w:lang w:val="en-US"/>
        </w:rPr>
      </w:pPr>
      <w:r w:rsidRPr="00C60E46">
        <w:rPr>
          <w:b/>
          <w:bCs/>
          <w:lang w:val="en-US"/>
        </w:rPr>
        <w:t>SaaS (Software as a Service)</w:t>
      </w:r>
    </w:p>
    <w:p w14:paraId="5C35DF4A" w14:textId="77777777" w:rsidR="002C5510" w:rsidRPr="00C60E46" w:rsidRDefault="002C5510" w:rsidP="002C5510">
      <w:pPr>
        <w:rPr>
          <w:lang w:val="es"/>
        </w:rPr>
      </w:pPr>
      <w:r w:rsidRPr="00C60E46">
        <w:rPr>
          <w:lang w:val="es"/>
        </w:rPr>
        <w:t>Modelo de servicio donde las aplicaciones están alojadas en la nube y se accede a ellas a través de Internet.</w:t>
      </w:r>
    </w:p>
    <w:p w14:paraId="19C41465" w14:textId="77777777" w:rsidR="002C5510" w:rsidRPr="00C60E46" w:rsidRDefault="002C5510" w:rsidP="002C5510">
      <w:pPr>
        <w:rPr>
          <w:b/>
          <w:bCs/>
          <w:lang w:val="es"/>
        </w:rPr>
      </w:pPr>
      <w:r w:rsidRPr="00C60E46">
        <w:rPr>
          <w:b/>
          <w:bCs/>
          <w:lang w:val="es"/>
        </w:rPr>
        <w:t>SetCategory</w:t>
      </w:r>
    </w:p>
    <w:p w14:paraId="124F197F" w14:textId="77777777" w:rsidR="002C5510" w:rsidRPr="00C60E46" w:rsidRDefault="002C5510" w:rsidP="002C5510">
      <w:pPr>
        <w:rPr>
          <w:lang w:val="es"/>
        </w:rPr>
      </w:pPr>
      <w:r w:rsidRPr="00C60E46">
        <w:rPr>
          <w:lang w:val="es"/>
        </w:rPr>
        <w:t>Función de Therefore™ utilizada en scripts para cambiar la categoría documental de un registro.</w:t>
      </w:r>
    </w:p>
    <w:p w14:paraId="7F91D674" w14:textId="77777777" w:rsidR="002C5510" w:rsidRPr="00C60E46" w:rsidRDefault="002C5510" w:rsidP="002C5510">
      <w:pPr>
        <w:rPr>
          <w:b/>
          <w:bCs/>
          <w:lang w:val="es"/>
        </w:rPr>
      </w:pPr>
      <w:r w:rsidRPr="00C60E46">
        <w:rPr>
          <w:b/>
          <w:bCs/>
          <w:lang w:val="es"/>
        </w:rPr>
        <w:t>SetField</w:t>
      </w:r>
    </w:p>
    <w:p w14:paraId="18DD1E9F" w14:textId="77777777" w:rsidR="002C5510" w:rsidRPr="00C60E46" w:rsidRDefault="002C5510" w:rsidP="002C5510">
      <w:pPr>
        <w:rPr>
          <w:lang w:val="es"/>
        </w:rPr>
      </w:pPr>
      <w:r w:rsidRPr="00C60E46">
        <w:rPr>
          <w:lang w:val="es"/>
        </w:rPr>
        <w:t>Función en los scripts de Therefore™ que modifica valores de los campos de un documento.</w:t>
      </w:r>
    </w:p>
    <w:p w14:paraId="75EC849D" w14:textId="77777777" w:rsidR="002C5510" w:rsidRPr="00C60E46" w:rsidRDefault="002C5510" w:rsidP="002C5510">
      <w:pPr>
        <w:rPr>
          <w:b/>
          <w:bCs/>
          <w:lang w:val="es"/>
        </w:rPr>
      </w:pPr>
      <w:r w:rsidRPr="00C60E46">
        <w:rPr>
          <w:b/>
          <w:bCs/>
          <w:lang w:val="es"/>
        </w:rPr>
        <w:t>Sociedades</w:t>
      </w:r>
    </w:p>
    <w:p w14:paraId="0DA8667C" w14:textId="6C7C554E" w:rsidR="002C5510" w:rsidRPr="00C60E46" w:rsidRDefault="002C5510" w:rsidP="002C5510">
      <w:pPr>
        <w:rPr>
          <w:lang w:val="es"/>
        </w:rPr>
      </w:pPr>
      <w:r w:rsidRPr="00C60E46">
        <w:rPr>
          <w:lang w:val="es"/>
        </w:rPr>
        <w:t xml:space="preserve">Entidades jurídicas dentro de </w:t>
      </w:r>
      <w:r w:rsidR="0072073D">
        <w:rPr>
          <w:lang w:val="es"/>
        </w:rPr>
        <w:t>FCC</w:t>
      </w:r>
      <w:r w:rsidRPr="00C60E46">
        <w:rPr>
          <w:lang w:val="es"/>
        </w:rPr>
        <w:t xml:space="preserve"> a las que se asignan </w:t>
      </w:r>
      <w:r>
        <w:rPr>
          <w:lang w:val="es"/>
        </w:rPr>
        <w:t>documentos</w:t>
      </w:r>
      <w:r w:rsidRPr="00C60E46">
        <w:rPr>
          <w:lang w:val="es"/>
        </w:rPr>
        <w:t xml:space="preserve"> específic</w:t>
      </w:r>
      <w:r>
        <w:rPr>
          <w:lang w:val="es"/>
        </w:rPr>
        <w:t>o</w:t>
      </w:r>
      <w:r w:rsidRPr="00C60E46">
        <w:rPr>
          <w:lang w:val="es"/>
        </w:rPr>
        <w:t>s.</w:t>
      </w:r>
    </w:p>
    <w:p w14:paraId="107068CF" w14:textId="77777777" w:rsidR="002C5510" w:rsidRPr="00C60E46" w:rsidRDefault="002C5510" w:rsidP="002C5510">
      <w:pPr>
        <w:rPr>
          <w:b/>
          <w:bCs/>
          <w:lang w:val="es"/>
        </w:rPr>
      </w:pPr>
      <w:r w:rsidRPr="00C60E46">
        <w:rPr>
          <w:b/>
          <w:bCs/>
          <w:lang w:val="es"/>
        </w:rPr>
        <w:t>Trazabilidad</w:t>
      </w:r>
    </w:p>
    <w:p w14:paraId="437184CC" w14:textId="77777777" w:rsidR="002C5510" w:rsidRPr="00C60E46" w:rsidRDefault="002C5510" w:rsidP="002C5510">
      <w:pPr>
        <w:rPr>
          <w:lang w:val="es"/>
        </w:rPr>
      </w:pPr>
      <w:r w:rsidRPr="00C60E46">
        <w:rPr>
          <w:lang w:val="es"/>
        </w:rPr>
        <w:t>Registro detallado del historial de cambios y acciones realizadas sobre una notificación o documento en Therefore™.</w:t>
      </w:r>
    </w:p>
    <w:p w14:paraId="75005767" w14:textId="77777777" w:rsidR="002C5510" w:rsidRPr="00C60E46" w:rsidRDefault="002C5510" w:rsidP="002C5510">
      <w:pPr>
        <w:rPr>
          <w:b/>
          <w:bCs/>
          <w:lang w:val="es"/>
        </w:rPr>
      </w:pPr>
      <w:r w:rsidRPr="00C60E46">
        <w:rPr>
          <w:b/>
          <w:bCs/>
          <w:lang w:val="es"/>
        </w:rPr>
        <w:t>Templates</w:t>
      </w:r>
    </w:p>
    <w:p w14:paraId="29260DB2" w14:textId="77777777" w:rsidR="002C5510" w:rsidRPr="00C60E46" w:rsidRDefault="002C5510" w:rsidP="002C5510">
      <w:pPr>
        <w:rPr>
          <w:lang w:val="es"/>
        </w:rPr>
      </w:pPr>
      <w:r w:rsidRPr="00C60E46">
        <w:rPr>
          <w:lang w:val="es"/>
        </w:rPr>
        <w:t xml:space="preserve">Plantillas automatizadas en Therefore™ para estandarizar documentos y mejorar la eficiencia en la gestión </w:t>
      </w:r>
      <w:r>
        <w:rPr>
          <w:lang w:val="es"/>
        </w:rPr>
        <w:t>documental</w:t>
      </w:r>
      <w:r w:rsidRPr="00C60E46">
        <w:rPr>
          <w:lang w:val="es"/>
        </w:rPr>
        <w:t>.</w:t>
      </w:r>
    </w:p>
    <w:p w14:paraId="33E82222" w14:textId="77777777" w:rsidR="002C5510" w:rsidRPr="00C60E46" w:rsidRDefault="002C5510" w:rsidP="002C5510">
      <w:pPr>
        <w:rPr>
          <w:b/>
          <w:bCs/>
          <w:lang w:val="es"/>
        </w:rPr>
      </w:pPr>
      <w:r w:rsidRPr="00C60E46">
        <w:rPr>
          <w:b/>
          <w:bCs/>
          <w:lang w:val="es"/>
        </w:rPr>
        <w:t xml:space="preserve">Tipos de </w:t>
      </w:r>
      <w:r>
        <w:rPr>
          <w:b/>
          <w:bCs/>
          <w:lang w:val="es"/>
        </w:rPr>
        <w:t>Documentos</w:t>
      </w:r>
    </w:p>
    <w:p w14:paraId="6B723C3B" w14:textId="77777777" w:rsidR="002C5510" w:rsidRPr="00C60E46" w:rsidRDefault="002C5510" w:rsidP="002C5510">
      <w:pPr>
        <w:rPr>
          <w:lang w:val="es"/>
        </w:rPr>
      </w:pPr>
      <w:r w:rsidRPr="00C60E46">
        <w:rPr>
          <w:lang w:val="es"/>
        </w:rPr>
        <w:t xml:space="preserve">Clasificación de </w:t>
      </w:r>
      <w:r>
        <w:rPr>
          <w:lang w:val="es"/>
        </w:rPr>
        <w:t>documentos</w:t>
      </w:r>
      <w:r w:rsidRPr="00C60E46">
        <w:rPr>
          <w:lang w:val="es"/>
        </w:rPr>
        <w:t xml:space="preserve"> según su origen o naturaleza (Ej.: Embargos, Multas, Demandas).</w:t>
      </w:r>
    </w:p>
    <w:p w14:paraId="187D8106" w14:textId="77777777" w:rsidR="002C5510" w:rsidRPr="00C60E46" w:rsidRDefault="002C5510" w:rsidP="002C5510">
      <w:pPr>
        <w:rPr>
          <w:b/>
          <w:bCs/>
          <w:lang w:val="es"/>
        </w:rPr>
      </w:pPr>
      <w:r w:rsidRPr="00C60E46">
        <w:rPr>
          <w:b/>
          <w:bCs/>
          <w:lang w:val="es"/>
        </w:rPr>
        <w:t>Usuarios Asignados al Servicio</w:t>
      </w:r>
    </w:p>
    <w:p w14:paraId="21CB71B6" w14:textId="77777777" w:rsidR="002C5510" w:rsidRPr="00C60E46" w:rsidRDefault="002C5510" w:rsidP="002C5510">
      <w:pPr>
        <w:rPr>
          <w:lang w:val="es"/>
        </w:rPr>
      </w:pPr>
      <w:r w:rsidRPr="00C60E46">
        <w:rPr>
          <w:lang w:val="es"/>
        </w:rPr>
        <w:t xml:space="preserve">Lista de personas con acceso y permisos en la plataforma Therefore™ para la gestión </w:t>
      </w:r>
      <w:r>
        <w:rPr>
          <w:lang w:val="es"/>
        </w:rPr>
        <w:t>documental.</w:t>
      </w:r>
    </w:p>
    <w:p w14:paraId="14D6253E" w14:textId="77777777" w:rsidR="002C5510" w:rsidRDefault="002C5510" w:rsidP="002C5510">
      <w:pPr>
        <w:spacing w:after="160" w:line="259" w:lineRule="auto"/>
        <w:jc w:val="left"/>
        <w:rPr>
          <w:b/>
          <w:bCs/>
          <w:lang w:val="es"/>
        </w:rPr>
      </w:pPr>
      <w:r>
        <w:rPr>
          <w:b/>
          <w:bCs/>
          <w:lang w:val="es"/>
        </w:rPr>
        <w:br w:type="page"/>
      </w:r>
    </w:p>
    <w:p w14:paraId="765F71FE" w14:textId="77777777" w:rsidR="002C5510" w:rsidRPr="00C60E46" w:rsidRDefault="002C5510" w:rsidP="002C5510">
      <w:pPr>
        <w:rPr>
          <w:b/>
          <w:bCs/>
          <w:lang w:val="es"/>
        </w:rPr>
      </w:pPr>
      <w:r w:rsidRPr="00C60E46">
        <w:rPr>
          <w:b/>
          <w:bCs/>
          <w:lang w:val="es"/>
        </w:rPr>
        <w:lastRenderedPageBreak/>
        <w:t>WS REST API</w:t>
      </w:r>
    </w:p>
    <w:p w14:paraId="46A51F80" w14:textId="77777777" w:rsidR="002C5510" w:rsidRPr="00C60E46" w:rsidRDefault="002C5510" w:rsidP="002C5510">
      <w:pPr>
        <w:rPr>
          <w:lang w:val="es"/>
        </w:rPr>
      </w:pPr>
      <w:r w:rsidRPr="00C60E46">
        <w:rPr>
          <w:lang w:val="es"/>
        </w:rPr>
        <w:t>Interfaz de comunicación basada en servicios REST de Therefore™, utilizada para integrar la plataforma con otros sistemas y automatizar procesos mediante peticiones web.</w:t>
      </w:r>
    </w:p>
    <w:p w14:paraId="47B63FA6" w14:textId="77777777" w:rsidR="002C5510" w:rsidRPr="00C60E46" w:rsidRDefault="002C5510" w:rsidP="002C5510">
      <w:pPr>
        <w:rPr>
          <w:b/>
          <w:bCs/>
          <w:lang w:val="es"/>
        </w:rPr>
      </w:pPr>
      <w:r w:rsidRPr="00C60E46">
        <w:rPr>
          <w:b/>
          <w:bCs/>
          <w:lang w:val="es"/>
        </w:rPr>
        <w:t>Zonas de Distribución</w:t>
      </w:r>
    </w:p>
    <w:p w14:paraId="35B4AE74" w14:textId="77777777" w:rsidR="002C5510" w:rsidRPr="00C60E46" w:rsidRDefault="002C5510" w:rsidP="002C5510">
      <w:pPr>
        <w:rPr>
          <w:lang w:val="es"/>
        </w:rPr>
      </w:pPr>
      <w:r w:rsidRPr="00C60E46">
        <w:rPr>
          <w:lang w:val="es"/>
        </w:rPr>
        <w:t xml:space="preserve">Áreas de clasificación y destino de </w:t>
      </w:r>
      <w:r>
        <w:rPr>
          <w:lang w:val="es"/>
        </w:rPr>
        <w:t>documentos</w:t>
      </w:r>
      <w:r w:rsidRPr="00C60E46">
        <w:rPr>
          <w:lang w:val="es"/>
        </w:rPr>
        <w:t xml:space="preserve"> dentro de la plataforma Therefore™, cada una con su respectivo equipo de tramitación.</w:t>
      </w:r>
    </w:p>
    <w:p w14:paraId="6F95683D" w14:textId="77777777" w:rsidR="002C5510" w:rsidRPr="00C60E46" w:rsidRDefault="002C5510" w:rsidP="002C5510">
      <w:pPr>
        <w:rPr>
          <w:lang w:val="es"/>
        </w:rPr>
      </w:pPr>
    </w:p>
    <w:p w14:paraId="51CCCCAB" w14:textId="205D6C2F" w:rsidR="002C5510" w:rsidRDefault="002C5510" w:rsidP="002C5510">
      <w:pPr>
        <w:spacing w:after="160" w:line="259" w:lineRule="auto"/>
        <w:jc w:val="left"/>
        <w:rPr>
          <w:rFonts w:eastAsiaTheme="majorEastAsia" w:cstheme="majorBidi"/>
          <w:b/>
          <w:color w:val="000000" w:themeColor="text1"/>
          <w:sz w:val="36"/>
          <w:szCs w:val="32"/>
        </w:rPr>
      </w:pPr>
    </w:p>
    <w:p w14:paraId="2B0AC478" w14:textId="06B8A9C4" w:rsidR="006247E2" w:rsidRPr="00D10C8C" w:rsidRDefault="00771BF3" w:rsidP="00AA7802">
      <w:pPr>
        <w:pStyle w:val="Ttulo1"/>
      </w:pPr>
      <w:r w:rsidRPr="00D10C8C">
        <w:br w:type="page"/>
      </w:r>
      <w:bookmarkStart w:id="13" w:name="_Toc193887340"/>
      <w:r w:rsidR="006247E2" w:rsidRPr="00D10C8C">
        <w:lastRenderedPageBreak/>
        <w:t>Confidencialidad</w:t>
      </w:r>
      <w:bookmarkEnd w:id="13"/>
    </w:p>
    <w:p w14:paraId="571FF606" w14:textId="12EE5171" w:rsidR="006247E2" w:rsidRPr="00D10C8C" w:rsidRDefault="006247E2" w:rsidP="006247E2">
      <w:pPr>
        <w:rPr>
          <w:color w:val="808080" w:themeColor="background1" w:themeShade="80"/>
          <w:sz w:val="14"/>
          <w:szCs w:val="14"/>
        </w:rPr>
      </w:pPr>
      <w:r w:rsidRPr="00D10C8C">
        <w:t xml:space="preserve">La información contenida en este documento es confidencial, y se proporciona sólo para propósitos internos. </w:t>
      </w:r>
      <w:r w:rsidR="00D877E0" w:rsidRPr="00D877E0">
        <w:rPr>
          <w:b/>
        </w:rPr>
        <w:t>FOMENTO DE CONSTRUCCIONES Y CONTRATAS, S.A.</w:t>
      </w:r>
      <w:r w:rsidRPr="00D10C8C">
        <w:rPr>
          <w:b/>
        </w:rPr>
        <w:t xml:space="preserve"> </w:t>
      </w:r>
      <w:r w:rsidR="00373DE4" w:rsidRPr="00D10C8C">
        <w:rPr>
          <w:b/>
        </w:rPr>
        <w:t xml:space="preserve"> </w:t>
      </w:r>
      <w:r w:rsidRPr="00D10C8C">
        <w:t xml:space="preserve">(en adelante </w:t>
      </w:r>
      <w:r w:rsidR="00D877E0">
        <w:t>FCC</w:t>
      </w:r>
      <w:r w:rsidR="00DB58CA" w:rsidRPr="00D10C8C">
        <w:t>) está</w:t>
      </w:r>
      <w:r w:rsidRPr="00D10C8C">
        <w:t xml:space="preserve"> de acuerdo en que sólo revelará esta información a aquellos de sus empleados que sea necesario. </w:t>
      </w:r>
    </w:p>
    <w:p w14:paraId="002E3A7F" w14:textId="05706F83" w:rsidR="006247E2" w:rsidRPr="00D10C8C" w:rsidRDefault="006247E2" w:rsidP="006247E2">
      <w:r w:rsidRPr="00D10C8C">
        <w:t xml:space="preserve">Además, </w:t>
      </w:r>
      <w:r w:rsidR="00FF22DC">
        <w:t>FCC</w:t>
      </w:r>
      <w:r w:rsidR="00DD3BCE" w:rsidRPr="00D10C8C">
        <w:t xml:space="preserve"> se</w:t>
      </w:r>
      <w:r w:rsidRPr="00D10C8C">
        <w:t xml:space="preserve"> compromete a no revelar esta información, o cualquier parte de esta, a terceros sin el consentimiento expreso y por escrito de Canon España, S.A.U., de ahora en adelante Canon.</w:t>
      </w:r>
    </w:p>
    <w:p w14:paraId="0886C659" w14:textId="77777777" w:rsidR="006247E2" w:rsidRPr="00D10C8C" w:rsidRDefault="006247E2" w:rsidP="00DD1570">
      <w:pPr>
        <w:pStyle w:val="Ttulo2"/>
      </w:pPr>
      <w:bookmarkStart w:id="14" w:name="_Toc97589970"/>
      <w:bookmarkStart w:id="15" w:name="_Toc193887341"/>
      <w:r w:rsidRPr="00D10C8C">
        <w:t>Clausulas adicionales</w:t>
      </w:r>
      <w:bookmarkEnd w:id="14"/>
      <w:bookmarkEnd w:id="15"/>
    </w:p>
    <w:p w14:paraId="3573FE41" w14:textId="77777777" w:rsidR="006247E2" w:rsidRPr="00D10C8C" w:rsidRDefault="006247E2" w:rsidP="006247E2">
      <w:r w:rsidRPr="00D10C8C">
        <w:t>Esta disposición no se aplicará a la información que sea pública, o se conozca legítimamente de otra fuente, que no sean Canon o cualquiera de sus filiales.</w:t>
      </w:r>
    </w:p>
    <w:p w14:paraId="3DEDD520" w14:textId="30B36EDB" w:rsidR="006247E2" w:rsidRPr="00D10C8C" w:rsidRDefault="006247E2" w:rsidP="006247E2">
      <w:r w:rsidRPr="00D10C8C">
        <w:t xml:space="preserve">Por otra parte, Canon se compromete a mantener la confidencialidad de los datos contenidos en el futuro informe y a no publicarlos parcial o totalmente, o su cesión a terceros, sin el permiso previo por escrito de </w:t>
      </w:r>
      <w:r w:rsidR="00FF22DC">
        <w:t>FCC</w:t>
      </w:r>
      <w:r w:rsidRPr="00D10C8C">
        <w:t>.</w:t>
      </w:r>
    </w:p>
    <w:p w14:paraId="68160F27" w14:textId="77777777" w:rsidR="006247E2" w:rsidRPr="00D10C8C" w:rsidRDefault="006247E2" w:rsidP="006247E2"/>
    <w:p w14:paraId="315045E7" w14:textId="7C6A30B3" w:rsidR="006247E2" w:rsidRPr="00D10C8C" w:rsidRDefault="006247E2" w:rsidP="006247E2">
      <w:r w:rsidRPr="00D10C8C">
        <w:t>Copyright © Canon España S.A.U.  202</w:t>
      </w:r>
      <w:r w:rsidR="00DD1570" w:rsidRPr="00D10C8C">
        <w:t>4</w:t>
      </w:r>
    </w:p>
    <w:p w14:paraId="6F96769F" w14:textId="77777777" w:rsidR="006247E2" w:rsidRPr="00D10C8C" w:rsidRDefault="006247E2" w:rsidP="006247E2">
      <w:pPr>
        <w:spacing w:after="200" w:line="276" w:lineRule="auto"/>
        <w:jc w:val="left"/>
        <w:rPr>
          <w:color w:val="4472C4" w:themeColor="accent1"/>
          <w:spacing w:val="-12"/>
          <w:w w:val="90"/>
          <w:kern w:val="22"/>
          <w:sz w:val="32"/>
          <w:szCs w:val="40"/>
        </w:rPr>
      </w:pPr>
      <w:r w:rsidRPr="00D10C8C">
        <w:br w:type="page"/>
      </w:r>
    </w:p>
    <w:p w14:paraId="7A51AB71" w14:textId="085A2658" w:rsidR="006247E2" w:rsidRPr="00D10C8C" w:rsidRDefault="00F62EEF" w:rsidP="00AA7802">
      <w:pPr>
        <w:pStyle w:val="Ttulo1"/>
      </w:pPr>
      <w:bookmarkStart w:id="16" w:name="_Toc193887342"/>
      <w:r>
        <w:lastRenderedPageBreak/>
        <w:t>I</w:t>
      </w:r>
      <w:r w:rsidR="00FF22DC" w:rsidRPr="00D10C8C">
        <w:t>ntroducción</w:t>
      </w:r>
      <w:bookmarkEnd w:id="16"/>
    </w:p>
    <w:p w14:paraId="2A2B0DA8" w14:textId="77777777" w:rsidR="006247E2" w:rsidRPr="00D10C8C" w:rsidRDefault="006247E2" w:rsidP="00DD1570">
      <w:pPr>
        <w:pStyle w:val="Ttulo2"/>
      </w:pPr>
      <w:bookmarkStart w:id="17" w:name="_Toc193887343"/>
      <w:r w:rsidRPr="00D10C8C">
        <w:t>Objetivos</w:t>
      </w:r>
      <w:bookmarkEnd w:id="17"/>
    </w:p>
    <w:p w14:paraId="50B7A665" w14:textId="088B9EF9" w:rsidR="006247E2" w:rsidRPr="00D10C8C" w:rsidRDefault="006247E2" w:rsidP="006247E2">
      <w:r w:rsidRPr="00D10C8C">
        <w:t xml:space="preserve">El objetivo de este documento es facilitar una </w:t>
      </w:r>
      <w:r w:rsidR="00DD3BCE" w:rsidRPr="00D10C8C">
        <w:t xml:space="preserve">descripción </w:t>
      </w:r>
      <w:r w:rsidRPr="00D10C8C">
        <w:t>aproxima</w:t>
      </w:r>
      <w:r w:rsidR="00DD6EEC" w:rsidRPr="00D10C8C">
        <w:t>da</w:t>
      </w:r>
      <w:r w:rsidRPr="00D10C8C">
        <w:t xml:space="preserve"> a la plataforma de Gestión de Notificaciones de las Administraciones Públicas y de </w:t>
      </w:r>
      <w:r w:rsidRPr="00D10C8C">
        <w:rPr>
          <w:b/>
          <w:bCs/>
        </w:rPr>
        <w:t>Digital Mail Room</w:t>
      </w:r>
      <w:r w:rsidRPr="00D10C8C">
        <w:t xml:space="preserve"> que servirá como base de los aplicativos necesarios para proporcionar a </w:t>
      </w:r>
      <w:r w:rsidR="00FF22DC">
        <w:t>FCC</w:t>
      </w:r>
      <w:r w:rsidRPr="00D10C8C">
        <w:t xml:space="preserve"> el servi</w:t>
      </w:r>
      <w:r w:rsidR="00DD6EEC" w:rsidRPr="00D10C8C">
        <w:t>cio</w:t>
      </w:r>
      <w:r w:rsidRPr="00D10C8C">
        <w:t xml:space="preserve"> contratado. </w:t>
      </w:r>
    </w:p>
    <w:p w14:paraId="30774BA8" w14:textId="1277E5D1" w:rsidR="006247E2" w:rsidRPr="00D10C8C" w:rsidRDefault="006247E2" w:rsidP="006247E2">
      <w:r w:rsidRPr="00D10C8C">
        <w:t xml:space="preserve">Los desarrollos realizados tienen como base los sistemas Therefore™ Online proporcionada por </w:t>
      </w:r>
      <w:r w:rsidR="0003100F" w:rsidRPr="00D10C8C">
        <w:t xml:space="preserve">Therefore™ </w:t>
      </w:r>
      <w:r w:rsidRPr="00D10C8C">
        <w:t xml:space="preserve">Corporation (SAAS). </w:t>
      </w:r>
      <w:r w:rsidR="008E70E6" w:rsidRPr="00D10C8C">
        <w:t>Plataforma considerada</w:t>
      </w:r>
      <w:r w:rsidRPr="00D10C8C">
        <w:t xml:space="preserve"> adecuada, sólida, estable y escalable necesaria para garantizar la calidad de servicio que </w:t>
      </w:r>
      <w:r w:rsidR="00227AFE" w:rsidRPr="00D10C8C">
        <w:t>el cliente exige</w:t>
      </w:r>
      <w:r w:rsidRPr="00D10C8C">
        <w:t xml:space="preserve">. </w:t>
      </w:r>
    </w:p>
    <w:p w14:paraId="6B9E3323" w14:textId="77777777" w:rsidR="006247E2" w:rsidRPr="00D10C8C" w:rsidRDefault="006247E2" w:rsidP="006247E2">
      <w:r w:rsidRPr="00D10C8C">
        <w:t xml:space="preserve">Este documento detalla los conceptos de la aplicación desarrollada que actualmente se encuentran definidos y operativos, aunque en constante evolución y adaptación. </w:t>
      </w:r>
    </w:p>
    <w:p w14:paraId="2F1CAE04" w14:textId="77777777" w:rsidR="006247E2" w:rsidRPr="00D10C8C" w:rsidRDefault="006247E2" w:rsidP="006247E2">
      <w:r w:rsidRPr="00D10C8C">
        <w:t>Basándonos en nuestra amplia experiencia en proyectos similares, hemos observado que continuamente aparecen nuevos requerimientos de funcionalidades y mejoras. Estos cambios deben ser implementados con agilidad y rapidez para mejorar la calidad del servicio y aumentar la productividad. Para abordar eficazmente estas adaptaciones, consideramos esencial llevar a cabo una consultoría detallada que nos permita determinar las soluciones adecuadas.</w:t>
      </w:r>
    </w:p>
    <w:p w14:paraId="7A4CA34B" w14:textId="77777777" w:rsidR="006247E2" w:rsidRPr="00D10C8C" w:rsidRDefault="006247E2" w:rsidP="006247E2">
      <w:r w:rsidRPr="00D10C8C">
        <w:t>Es nuestra intención que esta información permita proporcionar una visión tanto de los sistemas implementados y las funcionalidades disponibles de la aplicación, como de los procesos y herramientas aplicables para una correcta ejecución del servicio y el cumplimiento tecnológico de los requisitos del servicio.</w:t>
      </w:r>
    </w:p>
    <w:p w14:paraId="22ECD196" w14:textId="77777777" w:rsidR="006247E2" w:rsidRPr="00D10C8C" w:rsidRDefault="006247E2" w:rsidP="00DD1570">
      <w:pPr>
        <w:pStyle w:val="Ttulo2"/>
      </w:pPr>
      <w:bookmarkStart w:id="18" w:name="_Toc193887344"/>
      <w:r w:rsidRPr="00D10C8C">
        <w:t>Claves del proyecto</w:t>
      </w:r>
      <w:bookmarkEnd w:id="18"/>
    </w:p>
    <w:p w14:paraId="72313830" w14:textId="56FC05D2" w:rsidR="006247E2" w:rsidRPr="00D10C8C" w:rsidRDefault="006247E2" w:rsidP="006247E2">
      <w:r w:rsidRPr="00D10C8C">
        <w:t xml:space="preserve">El servicio proporcionado a </w:t>
      </w:r>
      <w:r w:rsidR="00FF22DC">
        <w:t>FCC</w:t>
      </w:r>
      <w:r w:rsidRPr="00D10C8C">
        <w:t xml:space="preserve"> se basa en la gestión y distribución de las notificaciones oficiales procedentes de las diferentes Administraciones Publicas que </w:t>
      </w:r>
      <w:r w:rsidR="00FF22DC">
        <w:t>FCC</w:t>
      </w:r>
      <w:r w:rsidRPr="00D10C8C">
        <w:t xml:space="preserve"> ha de atender.</w:t>
      </w:r>
    </w:p>
    <w:p w14:paraId="65457B54" w14:textId="77777777" w:rsidR="006247E2" w:rsidRPr="00D10C8C" w:rsidRDefault="006247E2" w:rsidP="006247E2">
      <w:r w:rsidRPr="00D10C8C">
        <w:t>Aunque existen diversas herramientas y métodos para la gestión y descarga automatizada de estas notificaciones, estos procesos serán detallados en documentos específicos y aquí nos centraremos en la herramienta de gestión documental que actúa como repositorio y gestor de procesos.</w:t>
      </w:r>
    </w:p>
    <w:p w14:paraId="359922F4" w14:textId="2533374D" w:rsidR="006247E2" w:rsidRPr="00D10C8C" w:rsidRDefault="006247E2" w:rsidP="006247E2">
      <w:r w:rsidRPr="00D10C8C">
        <w:t xml:space="preserve">Se ha planteado como corazón del proyecto la utilización de una plataforma Therefore™ que será utilizada por los usuarios designados por </w:t>
      </w:r>
      <w:r w:rsidR="00FF22DC">
        <w:t>FCC</w:t>
      </w:r>
      <w:r w:rsidRPr="00D10C8C">
        <w:t xml:space="preserve"> cubriendo las funciones de:</w:t>
      </w:r>
    </w:p>
    <w:p w14:paraId="4EDEB186" w14:textId="77777777" w:rsidR="006247E2" w:rsidRPr="00D10C8C" w:rsidRDefault="006247E2" w:rsidP="006247E2">
      <w:pPr>
        <w:pStyle w:val="Listas"/>
      </w:pPr>
      <w:r w:rsidRPr="00D10C8C">
        <w:t xml:space="preserve">Herramienta principal de Digitalización, Gestión y Control del servicio, </w:t>
      </w:r>
    </w:p>
    <w:p w14:paraId="504D3513" w14:textId="77777777" w:rsidR="006247E2" w:rsidRPr="00D10C8C" w:rsidRDefault="006247E2" w:rsidP="006247E2">
      <w:pPr>
        <w:pStyle w:val="Listas"/>
      </w:pPr>
      <w:r w:rsidRPr="00D10C8C">
        <w:t>Mantenimiento y explotación de Bases de Datos Maestras</w:t>
      </w:r>
    </w:p>
    <w:p w14:paraId="3CF9FA1C" w14:textId="77777777" w:rsidR="006247E2" w:rsidRPr="00D10C8C" w:rsidRDefault="006247E2" w:rsidP="006247E2">
      <w:pPr>
        <w:pStyle w:val="Listas"/>
      </w:pPr>
      <w:r w:rsidRPr="00D10C8C">
        <w:t>Repositorio documental de las notificaciones</w:t>
      </w:r>
    </w:p>
    <w:p w14:paraId="5CFCE6B3" w14:textId="77777777" w:rsidR="006247E2" w:rsidRPr="00D10C8C" w:rsidRDefault="006247E2" w:rsidP="006247E2">
      <w:pPr>
        <w:pStyle w:val="Listas"/>
      </w:pPr>
      <w:r w:rsidRPr="00D10C8C">
        <w:t>Gestor de flujos de trabajo y asignación de tareas a usuarios.</w:t>
      </w:r>
    </w:p>
    <w:p w14:paraId="336C0F8C" w14:textId="77777777" w:rsidR="006247E2" w:rsidRPr="00D10C8C" w:rsidRDefault="006247E2" w:rsidP="006247E2">
      <w:r w:rsidRPr="00D10C8C">
        <w:t>Se plantean varios modos de acceso a las herramientas desarrolladas en Therefore™ para la ejecución del servicio:</w:t>
      </w:r>
    </w:p>
    <w:p w14:paraId="539D4141" w14:textId="1AEAD885" w:rsidR="006247E2" w:rsidRPr="00D10C8C" w:rsidRDefault="006247E2" w:rsidP="006247E2">
      <w:pPr>
        <w:pStyle w:val="Listas"/>
      </w:pPr>
      <w:r w:rsidRPr="00D10C8C">
        <w:t xml:space="preserve">El Staff de </w:t>
      </w:r>
      <w:r w:rsidR="00FF22DC">
        <w:t>FCC</w:t>
      </w:r>
      <w:r w:rsidR="009C74ED" w:rsidRPr="00D10C8C">
        <w:t xml:space="preserve"> o sus designados</w:t>
      </w:r>
      <w:r w:rsidRPr="00D10C8C">
        <w:t xml:space="preserve"> en el servicio utilizará las herramientas cliente estándar de Therefore™ para su Gestión (Navigator, Capture Client, Console, etc.)</w:t>
      </w:r>
    </w:p>
    <w:p w14:paraId="52DD3AD2" w14:textId="50B9CE30" w:rsidR="006247E2" w:rsidRPr="00D10C8C" w:rsidRDefault="006247E2" w:rsidP="006247E2">
      <w:pPr>
        <w:pStyle w:val="Listas"/>
      </w:pPr>
      <w:r w:rsidRPr="00D10C8C">
        <w:t xml:space="preserve">Los usuarios de </w:t>
      </w:r>
      <w:r w:rsidR="00FF22DC">
        <w:t>FCC</w:t>
      </w:r>
      <w:r w:rsidRPr="00D10C8C">
        <w:t xml:space="preserve"> dispondrán de la opción de acceso más apropiada de acuerdo con sus necesidades y que será determinada completamente por los responsables del servicio en Canon y </w:t>
      </w:r>
      <w:r w:rsidR="00FF22DC">
        <w:t>FCC</w:t>
      </w:r>
      <w:r w:rsidRPr="00D10C8C">
        <w:t>:</w:t>
      </w:r>
    </w:p>
    <w:p w14:paraId="0C266CD3" w14:textId="77777777" w:rsidR="006247E2" w:rsidRPr="00D10C8C" w:rsidRDefault="006247E2" w:rsidP="006247E2">
      <w:pPr>
        <w:pStyle w:val="Listas2Nivel"/>
      </w:pPr>
      <w:r w:rsidRPr="00D10C8C">
        <w:t>Navegador WEB Cliente tradicional</w:t>
      </w:r>
    </w:p>
    <w:p w14:paraId="392988A9" w14:textId="77777777" w:rsidR="006247E2" w:rsidRPr="00D10C8C" w:rsidRDefault="006247E2" w:rsidP="006247E2">
      <w:pPr>
        <w:pStyle w:val="Listas2Nivel"/>
      </w:pPr>
      <w:r w:rsidRPr="00D10C8C">
        <w:t>Navegador WEB Vista dinámica</w:t>
      </w:r>
    </w:p>
    <w:p w14:paraId="096C831B" w14:textId="77777777" w:rsidR="006247E2" w:rsidRPr="00D10C8C" w:rsidRDefault="006247E2" w:rsidP="006247E2">
      <w:pPr>
        <w:pStyle w:val="Listas2Nivel"/>
      </w:pPr>
      <w:r w:rsidRPr="00D10C8C">
        <w:t>Cliente Pesado (conexión mediante XML Web Services”</w:t>
      </w:r>
    </w:p>
    <w:p w14:paraId="22EE4FC5" w14:textId="77777777" w:rsidR="006247E2" w:rsidRPr="00D10C8C" w:rsidRDefault="006247E2" w:rsidP="006247E2">
      <w:pPr>
        <w:pStyle w:val="Listas2Nivel"/>
      </w:pPr>
      <w:r w:rsidRPr="00D10C8C">
        <w:t>Conexión desde dispositivos móviles</w:t>
      </w:r>
    </w:p>
    <w:p w14:paraId="0E96EE32" w14:textId="220DA211" w:rsidR="006247E2" w:rsidRPr="00D10C8C" w:rsidRDefault="00FF22DC" w:rsidP="00FE31B6">
      <w:pPr>
        <w:pStyle w:val="Ttulo1"/>
      </w:pPr>
      <w:bookmarkStart w:id="19" w:name="_Toc193887345"/>
      <w:r w:rsidRPr="00D10C8C">
        <w:lastRenderedPageBreak/>
        <w:t>Definición</w:t>
      </w:r>
      <w:r w:rsidR="006247E2" w:rsidRPr="00D10C8C">
        <w:t xml:space="preserve"> </w:t>
      </w:r>
      <w:r>
        <w:t>d</w:t>
      </w:r>
      <w:r w:rsidR="006247E2" w:rsidRPr="00D10C8C">
        <w:t>el proyecto</w:t>
      </w:r>
      <w:bookmarkEnd w:id="19"/>
    </w:p>
    <w:p w14:paraId="4F3CB5BA" w14:textId="77777777" w:rsidR="006247E2" w:rsidRPr="00D10C8C" w:rsidRDefault="006247E2" w:rsidP="006F4802">
      <w:r w:rsidRPr="00D10C8C">
        <w:t>Dentro del desarrollo del Proyecto se han determinado diferentes funcionalidades clave que la plataforma debía proporcionar y que han sido planteadas de la siguiente forma:</w:t>
      </w:r>
    </w:p>
    <w:p w14:paraId="671477EF" w14:textId="77777777" w:rsidR="006247E2" w:rsidRPr="00D10C8C" w:rsidRDefault="006247E2" w:rsidP="00DD1570">
      <w:pPr>
        <w:pStyle w:val="Ttulo2"/>
      </w:pPr>
      <w:bookmarkStart w:id="20" w:name="_Toc193887346"/>
      <w:r w:rsidRPr="00D10C8C">
        <w:t>Construcción de repositorio completo</w:t>
      </w:r>
      <w:bookmarkEnd w:id="20"/>
      <w:r w:rsidRPr="00D10C8C">
        <w:t xml:space="preserve"> </w:t>
      </w:r>
    </w:p>
    <w:p w14:paraId="174A0416" w14:textId="41BF2BB1" w:rsidR="006247E2" w:rsidRDefault="006247E2" w:rsidP="006247E2">
      <w:r w:rsidRPr="00D10C8C">
        <w:t xml:space="preserve">Se </w:t>
      </w:r>
      <w:r w:rsidR="00973FCD" w:rsidRPr="00D10C8C">
        <w:t>construirá</w:t>
      </w:r>
      <w:r w:rsidRPr="00D10C8C">
        <w:t xml:space="preserve"> una estructura documental basada en la creación del mapa documental obtenido de las sesiones de análisis realizadas, de la documentación aportada por </w:t>
      </w:r>
      <w:r w:rsidR="00FF22DC">
        <w:t>FCC</w:t>
      </w:r>
      <w:r w:rsidRPr="00D10C8C">
        <w:t xml:space="preserve"> y de la experiencia de servicio existente sobre los procesos requeridos:</w:t>
      </w:r>
    </w:p>
    <w:p w14:paraId="0116A3C6" w14:textId="2C6B95DC" w:rsidR="00024F7C" w:rsidRPr="00D10C8C" w:rsidRDefault="00024F7C" w:rsidP="006247E2">
      <w:r w:rsidRPr="00D10C8C">
        <w:rPr>
          <w:noProof/>
        </w:rPr>
        <w:drawing>
          <wp:anchor distT="0" distB="0" distL="114300" distR="114300" simplePos="0" relativeHeight="251539456" behindDoc="0" locked="0" layoutInCell="1" allowOverlap="1" wp14:anchorId="59217AC5" wp14:editId="59B62CEC">
            <wp:simplePos x="0" y="0"/>
            <wp:positionH relativeFrom="margin">
              <wp:posOffset>789940</wp:posOffset>
            </wp:positionH>
            <wp:positionV relativeFrom="paragraph">
              <wp:posOffset>314325</wp:posOffset>
            </wp:positionV>
            <wp:extent cx="3754120" cy="2480945"/>
            <wp:effectExtent l="19050" t="19050" r="17780" b="1460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3754120" cy="248094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0D8B87ED" w14:textId="7463F4BF" w:rsidR="006247E2" w:rsidRPr="00D10C8C" w:rsidRDefault="006247E2" w:rsidP="006247E2">
      <w:pPr>
        <w:pStyle w:val="PiedeFoto"/>
      </w:pPr>
      <w:bookmarkStart w:id="21" w:name="_Toc191457028"/>
      <w:r w:rsidRPr="00D10C8C">
        <w:t>Relación de categorías documentales</w:t>
      </w:r>
      <w:bookmarkEnd w:id="21"/>
    </w:p>
    <w:p w14:paraId="246B40DB" w14:textId="191551B2" w:rsidR="00A34881" w:rsidRPr="00D10C8C" w:rsidRDefault="00A34881" w:rsidP="00543E42">
      <w:bookmarkStart w:id="22" w:name="_Toc97589976"/>
    </w:p>
    <w:p w14:paraId="4523F677" w14:textId="5328057F" w:rsidR="00D12AB1" w:rsidRPr="00D10C8C" w:rsidRDefault="002069DF" w:rsidP="00543E42">
      <w:r w:rsidRPr="00D10C8C">
        <w:t xml:space="preserve">Respecto a las categorías documentales </w:t>
      </w:r>
      <w:r w:rsidR="00D12AB1" w:rsidRPr="00D10C8C">
        <w:t>establecidas para el proyecto:</w:t>
      </w:r>
    </w:p>
    <w:p w14:paraId="3C007776" w14:textId="2F6123FF" w:rsidR="00A87E1C" w:rsidRPr="00D10C8C" w:rsidRDefault="009272C6" w:rsidP="00A87E1C">
      <w:pPr>
        <w:pStyle w:val="Listas"/>
      </w:pPr>
      <w:r w:rsidRPr="009272C6">
        <w:t xml:space="preserve">La imagen anterior (fig.13) muestra un ejemplo ilustrativo y no definitivo de las categorías que podrían ser necesarias para el correcto desarrollo del proyecto. El número y la denominación exacta de las categorías documentales serán determinados durante las sesiones de consultoría </w:t>
      </w:r>
      <w:r w:rsidR="00CD550B" w:rsidRPr="009272C6">
        <w:t>correspondientes.</w:t>
      </w:r>
    </w:p>
    <w:p w14:paraId="66458172" w14:textId="11FCE637" w:rsidR="00851F62" w:rsidRPr="00D10C8C" w:rsidRDefault="00851F62" w:rsidP="00851F62">
      <w:pPr>
        <w:pStyle w:val="Listas"/>
      </w:pPr>
      <w:r w:rsidRPr="00D10C8C">
        <w:t xml:space="preserve">Se ha establecido que </w:t>
      </w:r>
      <w:r w:rsidR="00B90464" w:rsidRPr="00D10C8C">
        <w:t xml:space="preserve">tanto las tablas maestras (Master Data) como las referidas a la Documentación del proyecto </w:t>
      </w:r>
      <w:r w:rsidR="00A01535" w:rsidRPr="00D10C8C">
        <w:t xml:space="preserve">son las presentadas a falta de determinar algunos campos relativos a </w:t>
      </w:r>
      <w:r w:rsidR="00D4099F" w:rsidRPr="00D10C8C">
        <w:t>la tabla</w:t>
      </w:r>
      <w:r w:rsidR="00A01535" w:rsidRPr="00D10C8C">
        <w:t xml:space="preserve"> “Activos” que incluirá la información de los activos inmuebles a los que </w:t>
      </w:r>
      <w:r w:rsidR="00DD0394">
        <w:t>se</w:t>
      </w:r>
      <w:r w:rsidR="00F97075" w:rsidRPr="00D10C8C">
        <w:t xml:space="preserve"> refieran las notificaciones referidas</w:t>
      </w:r>
    </w:p>
    <w:p w14:paraId="1724E6DC" w14:textId="3E9287BE" w:rsidR="00F97075" w:rsidRPr="00D10C8C" w:rsidRDefault="00F97075" w:rsidP="00851F62">
      <w:pPr>
        <w:pStyle w:val="Listas"/>
      </w:pPr>
      <w:r w:rsidRPr="00D10C8C">
        <w:t xml:space="preserve">Las zonas de reparto (Categorías Documentales) </w:t>
      </w:r>
      <w:r w:rsidR="00374B6E" w:rsidRPr="00D10C8C">
        <w:t>están</w:t>
      </w:r>
      <w:r w:rsidRPr="00D10C8C">
        <w:t xml:space="preserve"> basadas en los equipos de gestión de cada una de ellas y en el momento de la redacción de este documento </w:t>
      </w:r>
      <w:r w:rsidR="00374B6E" w:rsidRPr="00D10C8C">
        <w:t xml:space="preserve">se encuentran </w:t>
      </w:r>
      <w:r w:rsidRPr="00D10C8C">
        <w:t xml:space="preserve">pendientes de </w:t>
      </w:r>
      <w:r w:rsidR="00173C3E" w:rsidRPr="00D10C8C">
        <w:t>la definición final</w:t>
      </w:r>
      <w:r w:rsidR="00374B6E" w:rsidRPr="00D10C8C">
        <w:t xml:space="preserve">. </w:t>
      </w:r>
      <w:r w:rsidR="00DB6C76" w:rsidRPr="00D10C8C">
        <w:t>En cuanto a títulos, contenido, etc.</w:t>
      </w:r>
    </w:p>
    <w:p w14:paraId="2924087B" w14:textId="6007E4BB" w:rsidR="00173550" w:rsidRPr="004A1439" w:rsidRDefault="00173550" w:rsidP="00851F62">
      <w:pPr>
        <w:pStyle w:val="Listas"/>
        <w:rPr>
          <w:highlight w:val="yellow"/>
        </w:rPr>
      </w:pPr>
      <w:r w:rsidRPr="004A1439">
        <w:rPr>
          <w:highlight w:val="yellow"/>
        </w:rPr>
        <w:t xml:space="preserve">Se ha establecido que para la primera fase del proyecto se </w:t>
      </w:r>
      <w:r w:rsidR="00DB6C76" w:rsidRPr="004A1439">
        <w:rPr>
          <w:highlight w:val="yellow"/>
        </w:rPr>
        <w:t>configurará</w:t>
      </w:r>
      <w:r w:rsidRPr="004A1439">
        <w:rPr>
          <w:highlight w:val="yellow"/>
        </w:rPr>
        <w:t xml:space="preserve"> un máximo de </w:t>
      </w:r>
      <w:r w:rsidR="009272C6" w:rsidRPr="004A1439">
        <w:rPr>
          <w:highlight w:val="yellow"/>
        </w:rPr>
        <w:t>XX</w:t>
      </w:r>
      <w:r w:rsidRPr="004A1439">
        <w:rPr>
          <w:highlight w:val="yellow"/>
        </w:rPr>
        <w:t xml:space="preserve"> </w:t>
      </w:r>
      <w:r w:rsidR="00FE2D68" w:rsidRPr="004A1439">
        <w:rPr>
          <w:highlight w:val="yellow"/>
        </w:rPr>
        <w:t>categorías</w:t>
      </w:r>
      <w:r w:rsidR="00DB6C76" w:rsidRPr="004A1439">
        <w:rPr>
          <w:highlight w:val="yellow"/>
        </w:rPr>
        <w:t xml:space="preserve"> documentales.</w:t>
      </w:r>
    </w:p>
    <w:p w14:paraId="7846DF32" w14:textId="77777777" w:rsidR="002069DF" w:rsidRPr="00D10C8C" w:rsidRDefault="002069DF" w:rsidP="00543E42"/>
    <w:p w14:paraId="21299212" w14:textId="77777777" w:rsidR="002069DF" w:rsidRPr="00D10C8C" w:rsidRDefault="002069DF" w:rsidP="00543E42"/>
    <w:p w14:paraId="63959FD6" w14:textId="77777777" w:rsidR="002069DF" w:rsidRPr="00D10C8C" w:rsidRDefault="002069DF" w:rsidP="00543E42"/>
    <w:p w14:paraId="15B2F327" w14:textId="77777777" w:rsidR="007718E2" w:rsidRPr="00D10C8C" w:rsidRDefault="007718E2">
      <w:pPr>
        <w:spacing w:after="160" w:line="259" w:lineRule="auto"/>
        <w:jc w:val="left"/>
        <w:rPr>
          <w:rFonts w:ascii="Montserrat Light" w:eastAsiaTheme="majorEastAsia" w:hAnsi="Montserrat Light" w:cstheme="majorBidi"/>
          <w:b/>
          <w:color w:val="C00000"/>
          <w:sz w:val="24"/>
          <w:szCs w:val="26"/>
        </w:rPr>
      </w:pPr>
      <w:bookmarkStart w:id="23" w:name="_Toc97589977"/>
      <w:bookmarkEnd w:id="22"/>
      <w:r w:rsidRPr="00D10C8C">
        <w:br w:type="page"/>
      </w:r>
    </w:p>
    <w:p w14:paraId="7EBA1667" w14:textId="3EF9F183" w:rsidR="006247E2" w:rsidRPr="00D10C8C" w:rsidRDefault="006247E2" w:rsidP="00DD1570">
      <w:pPr>
        <w:pStyle w:val="Ttulo2"/>
      </w:pPr>
      <w:bookmarkStart w:id="24" w:name="_Toc193887347"/>
      <w:r w:rsidRPr="00D10C8C">
        <w:lastRenderedPageBreak/>
        <w:t>Definición de flujos de trabajo</w:t>
      </w:r>
      <w:bookmarkEnd w:id="23"/>
      <w:bookmarkEnd w:id="24"/>
      <w:r w:rsidRPr="00D10C8C">
        <w:t xml:space="preserve"> </w:t>
      </w:r>
    </w:p>
    <w:p w14:paraId="43FA7171" w14:textId="77777777" w:rsidR="006247E2" w:rsidRPr="00D10C8C" w:rsidRDefault="006247E2" w:rsidP="006247E2">
      <w:r w:rsidRPr="00D10C8C">
        <w:t>Los diversos Flujos de Trabajo creados, asociados a las categorías documentales permiten dentro de las posibilidades de la plataforma Therefore™ dos funcionalidades esenciales:</w:t>
      </w:r>
    </w:p>
    <w:p w14:paraId="79DED7FC" w14:textId="77777777" w:rsidR="006247E2" w:rsidRPr="00D10C8C" w:rsidRDefault="006247E2" w:rsidP="006247E2">
      <w:pPr>
        <w:pStyle w:val="Listas"/>
      </w:pPr>
      <w:r w:rsidRPr="00D10C8C">
        <w:t>Control y seguimiento de las tareas requeridas en la tramitación de cada elemento documental. Asignando tareas a usuarios o grupos de usuarios concretos, permite incrementar notablemente la productividad, eliminando tareas de control o seguimiento manuales sobre los eventos y un control exhaustivo del estado de cada elemento y sus ciclos de vida.</w:t>
      </w:r>
    </w:p>
    <w:p w14:paraId="7510D9E0" w14:textId="77777777" w:rsidR="006247E2" w:rsidRPr="00D10C8C" w:rsidRDefault="006247E2" w:rsidP="006247E2">
      <w:pPr>
        <w:pStyle w:val="Listas"/>
      </w:pPr>
      <w:r w:rsidRPr="00D10C8C">
        <w:t>Lanzar procedimientos de integración y comunicación automáticos con los elementos clave de cada proceso, entre otros:</w:t>
      </w:r>
    </w:p>
    <w:p w14:paraId="228365FB" w14:textId="77777777" w:rsidR="006247E2" w:rsidRPr="00D10C8C" w:rsidRDefault="006247E2" w:rsidP="006247E2">
      <w:pPr>
        <w:pStyle w:val="Listas2Nivel"/>
      </w:pPr>
      <w:r w:rsidRPr="00D10C8C">
        <w:t>Actualización de estados en función de los requerimientos de cada proceso.</w:t>
      </w:r>
    </w:p>
    <w:p w14:paraId="25EC0E8D" w14:textId="77777777" w:rsidR="006247E2" w:rsidRPr="00D10C8C" w:rsidRDefault="006247E2" w:rsidP="006247E2">
      <w:pPr>
        <w:pStyle w:val="Listas2Nivel"/>
      </w:pPr>
      <w:r w:rsidRPr="00D10C8C">
        <w:t>Notificaciones de estado y entrega a los usuarios.</w:t>
      </w:r>
    </w:p>
    <w:p w14:paraId="6BF6EBD2" w14:textId="77777777" w:rsidR="006247E2" w:rsidRPr="00D10C8C" w:rsidRDefault="006247E2" w:rsidP="006247E2">
      <w:pPr>
        <w:pStyle w:val="Listas2Nivel"/>
      </w:pPr>
      <w:r w:rsidRPr="00D10C8C">
        <w:t>Gestión de mantenimiento de usuarios de la plataforma.</w:t>
      </w:r>
    </w:p>
    <w:p w14:paraId="7AC1C4C2" w14:textId="77777777" w:rsidR="006247E2" w:rsidRPr="00D10C8C" w:rsidRDefault="006247E2" w:rsidP="006247E2">
      <w:pPr>
        <w:pStyle w:val="Listas2Nivel"/>
      </w:pPr>
      <w:r w:rsidRPr="00D10C8C">
        <w:t>Generación de informes del servicio.</w:t>
      </w:r>
    </w:p>
    <w:p w14:paraId="76A62ED9" w14:textId="77777777" w:rsidR="006247E2" w:rsidRPr="00D10C8C" w:rsidRDefault="006247E2" w:rsidP="006247E2">
      <w:pPr>
        <w:pStyle w:val="Listas2Nivel"/>
      </w:pPr>
      <w:r w:rsidRPr="00D10C8C">
        <w:t>Etc.</w:t>
      </w:r>
    </w:p>
    <w:p w14:paraId="60603C15" w14:textId="28B4337B" w:rsidR="006247E2" w:rsidRDefault="00D51F24" w:rsidP="006247E2">
      <w:r w:rsidRPr="00D10C8C">
        <w:rPr>
          <w:noProof/>
        </w:rPr>
        <w:drawing>
          <wp:anchor distT="0" distB="0" distL="114300" distR="114300" simplePos="0" relativeHeight="251792384" behindDoc="0" locked="0" layoutInCell="1" allowOverlap="1" wp14:anchorId="28E0EDE5" wp14:editId="6F9E75CB">
            <wp:simplePos x="0" y="0"/>
            <wp:positionH relativeFrom="column">
              <wp:posOffset>48262</wp:posOffset>
            </wp:positionH>
            <wp:positionV relativeFrom="paragraph">
              <wp:posOffset>819997</wp:posOffset>
            </wp:positionV>
            <wp:extent cx="5318334" cy="2659168"/>
            <wp:effectExtent l="19050" t="19050" r="15875" b="2730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18334" cy="2659168"/>
                    </a:xfrm>
                    <a:prstGeom prst="rect">
                      <a:avLst/>
                    </a:prstGeom>
                    <a:ln>
                      <a:solidFill>
                        <a:schemeClr val="bg1">
                          <a:lumMod val="75000"/>
                        </a:schemeClr>
                      </a:solidFill>
                    </a:ln>
                  </pic:spPr>
                </pic:pic>
              </a:graphicData>
            </a:graphic>
          </wp:anchor>
        </w:drawing>
      </w:r>
      <w:r w:rsidR="006247E2" w:rsidRPr="00D10C8C">
        <w:t>La incorporación de estos Flujos de Trabajo se encuentra en continuo análisis de cara tanto a optimizar la fiabilidad y los resultados de la plataforma, como de mejorar la productividad de los empleados clave de cada proceso</w:t>
      </w:r>
    </w:p>
    <w:p w14:paraId="75965CCF" w14:textId="77777777" w:rsidR="00D51F24" w:rsidRPr="00D10C8C" w:rsidRDefault="00D51F24" w:rsidP="006247E2"/>
    <w:p w14:paraId="245D376B" w14:textId="5B856D05" w:rsidR="006247E2" w:rsidRPr="00D10C8C" w:rsidRDefault="006247E2" w:rsidP="006247E2">
      <w:pPr>
        <w:pStyle w:val="PiedeFoto"/>
      </w:pPr>
      <w:bookmarkStart w:id="25" w:name="_Toc191457029"/>
      <w:r w:rsidRPr="00D10C8C">
        <w:t>Ejemplo flujo de trabajo tramitación en Zona</w:t>
      </w:r>
      <w:bookmarkEnd w:id="25"/>
    </w:p>
    <w:p w14:paraId="2723B866" w14:textId="77777777" w:rsidR="006247E2" w:rsidRPr="00D10C8C" w:rsidRDefault="006247E2" w:rsidP="006247E2">
      <w:pPr>
        <w:spacing w:after="200" w:line="276" w:lineRule="auto"/>
        <w:jc w:val="left"/>
        <w:rPr>
          <w:color w:val="ED7D31" w:themeColor="accent2"/>
          <w:sz w:val="24"/>
        </w:rPr>
      </w:pPr>
      <w:bookmarkStart w:id="26" w:name="_Toc97589978"/>
      <w:r w:rsidRPr="00D10C8C">
        <w:br w:type="page"/>
      </w:r>
    </w:p>
    <w:p w14:paraId="2065E132" w14:textId="43A4C0C4" w:rsidR="006247E2" w:rsidRPr="00D10C8C" w:rsidRDefault="006247E2" w:rsidP="00DD1570">
      <w:pPr>
        <w:pStyle w:val="Ttulo2"/>
      </w:pPr>
      <w:bookmarkStart w:id="27" w:name="_Toc193887348"/>
      <w:r w:rsidRPr="00D10C8C">
        <w:lastRenderedPageBreak/>
        <w:t xml:space="preserve">Licencias Software (Customer ID: </w:t>
      </w:r>
      <w:bookmarkEnd w:id="26"/>
      <w:r w:rsidR="00541764" w:rsidRPr="00541764">
        <w:t>RVQRUFXNUK</w:t>
      </w:r>
      <w:r w:rsidR="0024764B" w:rsidRPr="00D10C8C">
        <w:t>)</w:t>
      </w:r>
      <w:bookmarkEnd w:id="27"/>
    </w:p>
    <w:p w14:paraId="7F7D0138" w14:textId="4B3546FD" w:rsidR="006247E2" w:rsidRPr="00D10C8C" w:rsidRDefault="006247E2" w:rsidP="006247E2">
      <w:r w:rsidRPr="00D10C8C">
        <w:t>Inicialmente se han configurado las siguientes licencias, siendo una premisa aceptada que será posible la ampliación de estas en función de las necesidades del servicio:</w:t>
      </w:r>
    </w:p>
    <w:p w14:paraId="364F8F0E" w14:textId="134F9242" w:rsidR="00FA39D8" w:rsidRPr="00D10C8C" w:rsidRDefault="0004509F" w:rsidP="006247E2">
      <w:r w:rsidRPr="00D10C8C">
        <w:t xml:space="preserve">Nº de licencia: </w:t>
      </w:r>
      <w:r w:rsidR="004C0F97" w:rsidRPr="004C0F97">
        <w:t>RVQRUFXNUKZFUVKRZLYQ</w:t>
      </w:r>
    </w:p>
    <w:tbl>
      <w:tblPr>
        <w:tblStyle w:val="Tabla2"/>
        <w:tblpPr w:leftFromText="141" w:rightFromText="141" w:vertAnchor="text" w:horzAnchor="margin" w:tblpY="72"/>
        <w:tblW w:w="3828" w:type="dxa"/>
        <w:tblLayout w:type="fixed"/>
        <w:tblLook w:val="04A0" w:firstRow="1" w:lastRow="0" w:firstColumn="1" w:lastColumn="0" w:noHBand="0" w:noVBand="1"/>
      </w:tblPr>
      <w:tblGrid>
        <w:gridCol w:w="2893"/>
        <w:gridCol w:w="935"/>
      </w:tblGrid>
      <w:tr w:rsidR="0024764B" w:rsidRPr="00D10C8C" w14:paraId="713A3DE5" w14:textId="77777777" w:rsidTr="0024764B">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274153CF" w14:textId="77777777" w:rsidR="0024764B" w:rsidRPr="00D10C8C" w:rsidRDefault="0024764B" w:rsidP="0024764B">
            <w:pPr>
              <w:spacing w:after="0"/>
              <w:rPr>
                <w:rFonts w:eastAsia="Times New Roman" w:cs="Arial"/>
                <w:bCs/>
                <w:sz w:val="14"/>
                <w:szCs w:val="14"/>
                <w:lang w:val="es-ES" w:eastAsia="es-ES"/>
              </w:rPr>
            </w:pPr>
            <w:r w:rsidRPr="00D10C8C">
              <w:rPr>
                <w:sz w:val="14"/>
                <w:szCs w:val="14"/>
                <w:lang w:val="es-ES"/>
              </w:rPr>
              <w:t>Descripción Licencia</w:t>
            </w:r>
          </w:p>
        </w:tc>
        <w:tc>
          <w:tcPr>
            <w:tcW w:w="935" w:type="dxa"/>
            <w:vAlign w:val="center"/>
            <w:hideMark/>
          </w:tcPr>
          <w:p w14:paraId="1038E1C7" w14:textId="77777777" w:rsidR="0024764B" w:rsidRPr="00D10C8C" w:rsidRDefault="0024764B" w:rsidP="0024764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Cs/>
                <w:sz w:val="14"/>
                <w:szCs w:val="14"/>
                <w:lang w:val="es-ES" w:eastAsia="es-ES"/>
              </w:rPr>
            </w:pPr>
            <w:r w:rsidRPr="00D10C8C">
              <w:rPr>
                <w:rFonts w:eastAsia="Times New Roman" w:cs="Arial"/>
                <w:sz w:val="14"/>
                <w:szCs w:val="14"/>
                <w:lang w:val="es-ES" w:eastAsia="es-ES"/>
              </w:rPr>
              <w:t>Ud.</w:t>
            </w:r>
          </w:p>
        </w:tc>
      </w:tr>
      <w:tr w:rsidR="0024764B" w:rsidRPr="00D10C8C" w14:paraId="7E7BF423"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626579A5" w14:textId="77777777" w:rsidR="0024764B" w:rsidRPr="00D10C8C" w:rsidRDefault="0024764B" w:rsidP="0024764B">
            <w:pPr>
              <w:spacing w:after="0"/>
              <w:rPr>
                <w:sz w:val="14"/>
                <w:szCs w:val="14"/>
                <w:lang w:val="es-ES"/>
              </w:rPr>
            </w:pPr>
            <w:r w:rsidRPr="00D10C8C">
              <w:rPr>
                <w:sz w:val="14"/>
                <w:szCs w:val="14"/>
                <w:lang w:val="es-ES"/>
              </w:rPr>
              <w:t xml:space="preserve">Licencia Servidor </w:t>
            </w:r>
          </w:p>
        </w:tc>
        <w:tc>
          <w:tcPr>
            <w:tcW w:w="935" w:type="dxa"/>
            <w:vAlign w:val="center"/>
            <w:hideMark/>
          </w:tcPr>
          <w:p w14:paraId="69F887BB" w14:textId="77777777" w:rsidR="0024764B" w:rsidRPr="00D10C8C" w:rsidRDefault="0024764B"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sidRPr="00D10C8C">
              <w:rPr>
                <w:rFonts w:eastAsia="Times New Roman" w:cs="Arial"/>
                <w:sz w:val="14"/>
                <w:szCs w:val="14"/>
                <w:lang w:val="es-ES" w:eastAsia="es-ES"/>
              </w:rPr>
              <w:t>1</w:t>
            </w:r>
          </w:p>
        </w:tc>
      </w:tr>
      <w:tr w:rsidR="0024764B" w:rsidRPr="00D10C8C" w14:paraId="037B8AC3"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7451CF6F" w14:textId="77777777" w:rsidR="0024764B" w:rsidRPr="00D10C8C" w:rsidRDefault="0024764B" w:rsidP="0024764B">
            <w:pPr>
              <w:spacing w:after="0"/>
              <w:rPr>
                <w:sz w:val="14"/>
                <w:szCs w:val="14"/>
                <w:lang w:val="es-ES"/>
              </w:rPr>
            </w:pPr>
            <w:r w:rsidRPr="00D10C8C">
              <w:rPr>
                <w:sz w:val="14"/>
                <w:szCs w:val="14"/>
                <w:lang w:val="es-ES"/>
              </w:rPr>
              <w:t xml:space="preserve">Licencias Usuarios concurrentes </w:t>
            </w:r>
          </w:p>
        </w:tc>
        <w:tc>
          <w:tcPr>
            <w:tcW w:w="935" w:type="dxa"/>
            <w:vAlign w:val="center"/>
            <w:hideMark/>
          </w:tcPr>
          <w:p w14:paraId="018FC4BF" w14:textId="3172E5A0" w:rsidR="0024764B" w:rsidRPr="00D10C8C" w:rsidRDefault="008B181A" w:rsidP="0024764B">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50</w:t>
            </w:r>
          </w:p>
        </w:tc>
      </w:tr>
      <w:tr w:rsidR="00E37AEE" w:rsidRPr="00D10C8C" w14:paraId="3A5872A0" w14:textId="77777777" w:rsidTr="00D750B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71DE030E" w14:textId="1A3753DC" w:rsidR="00E37AEE" w:rsidRPr="00D10C8C" w:rsidRDefault="00E37AEE" w:rsidP="00E37AEE">
            <w:pPr>
              <w:spacing w:after="0"/>
              <w:rPr>
                <w:sz w:val="14"/>
                <w:szCs w:val="14"/>
                <w:lang w:val="es-ES"/>
              </w:rPr>
            </w:pPr>
            <w:r w:rsidRPr="00D10C8C">
              <w:rPr>
                <w:sz w:val="14"/>
                <w:szCs w:val="14"/>
                <w:lang w:val="es-ES"/>
              </w:rPr>
              <w:t>Licencias Usuarios nominativos</w:t>
            </w:r>
          </w:p>
        </w:tc>
        <w:tc>
          <w:tcPr>
            <w:tcW w:w="935" w:type="dxa"/>
            <w:vAlign w:val="center"/>
            <w:hideMark/>
          </w:tcPr>
          <w:p w14:paraId="6D2833CF" w14:textId="1FE00078" w:rsidR="00E37AEE" w:rsidRPr="00D10C8C" w:rsidRDefault="008B181A" w:rsidP="00E37AEE">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3</w:t>
            </w:r>
          </w:p>
        </w:tc>
      </w:tr>
      <w:tr w:rsidR="0024764B" w:rsidRPr="00D10C8C" w14:paraId="1A53DEA5"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3587173C" w14:textId="77777777" w:rsidR="0024764B" w:rsidRPr="00D10C8C" w:rsidRDefault="0024764B" w:rsidP="0024764B">
            <w:pPr>
              <w:spacing w:after="0"/>
              <w:rPr>
                <w:sz w:val="14"/>
                <w:szCs w:val="14"/>
                <w:lang w:val="es-ES"/>
              </w:rPr>
            </w:pPr>
            <w:r w:rsidRPr="00D10C8C">
              <w:rPr>
                <w:sz w:val="14"/>
                <w:szCs w:val="14"/>
                <w:lang w:val="es-ES"/>
              </w:rPr>
              <w:t xml:space="preserve">Licencias Capture Client </w:t>
            </w:r>
          </w:p>
        </w:tc>
        <w:tc>
          <w:tcPr>
            <w:tcW w:w="935" w:type="dxa"/>
            <w:vAlign w:val="center"/>
            <w:hideMark/>
          </w:tcPr>
          <w:p w14:paraId="1A932735" w14:textId="70998D0B" w:rsidR="0024764B" w:rsidRPr="00D10C8C" w:rsidRDefault="0024764B" w:rsidP="0024764B">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p>
        </w:tc>
      </w:tr>
      <w:tr w:rsidR="0024764B" w:rsidRPr="00D10C8C" w14:paraId="5F8DBA9A"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1E9110DF" w14:textId="65339ABF" w:rsidR="0024764B" w:rsidRPr="00D10C8C" w:rsidRDefault="0024764B" w:rsidP="0024764B">
            <w:pPr>
              <w:spacing w:after="0"/>
              <w:rPr>
                <w:sz w:val="14"/>
                <w:szCs w:val="14"/>
                <w:lang w:val="es-ES"/>
              </w:rPr>
            </w:pPr>
            <w:r w:rsidRPr="00D10C8C">
              <w:rPr>
                <w:sz w:val="14"/>
                <w:szCs w:val="14"/>
                <w:lang w:val="es-ES"/>
              </w:rPr>
              <w:t xml:space="preserve">Licencia </w:t>
            </w:r>
            <w:r w:rsidR="0003100F" w:rsidRPr="00D10C8C">
              <w:rPr>
                <w:sz w:val="14"/>
                <w:szCs w:val="14"/>
                <w:lang w:val="es-ES"/>
              </w:rPr>
              <w:t xml:space="preserve">Therefore™ </w:t>
            </w:r>
            <w:r w:rsidRPr="00D10C8C">
              <w:rPr>
                <w:sz w:val="14"/>
                <w:szCs w:val="14"/>
                <w:lang w:val="es-ES"/>
              </w:rPr>
              <w:t>Portal</w:t>
            </w:r>
          </w:p>
        </w:tc>
        <w:tc>
          <w:tcPr>
            <w:tcW w:w="935" w:type="dxa"/>
            <w:vAlign w:val="center"/>
          </w:tcPr>
          <w:p w14:paraId="3E4105F1" w14:textId="62628F5A" w:rsidR="0024764B" w:rsidRPr="00D10C8C" w:rsidRDefault="0024764B"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p>
        </w:tc>
      </w:tr>
      <w:tr w:rsidR="00743E1A" w:rsidRPr="00D10C8C" w14:paraId="4BCCFEEE"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189B27C9" w14:textId="6BD33330" w:rsidR="00743E1A" w:rsidRPr="00D10C8C" w:rsidRDefault="00743E1A" w:rsidP="0024764B">
            <w:pPr>
              <w:spacing w:after="0"/>
              <w:rPr>
                <w:sz w:val="14"/>
                <w:szCs w:val="14"/>
                <w:lang w:val="es-ES"/>
              </w:rPr>
            </w:pPr>
            <w:r w:rsidRPr="00D10C8C">
              <w:rPr>
                <w:sz w:val="14"/>
                <w:szCs w:val="14"/>
                <w:lang w:val="es-ES"/>
              </w:rPr>
              <w:t>Licencia Universal Connector</w:t>
            </w:r>
          </w:p>
        </w:tc>
        <w:tc>
          <w:tcPr>
            <w:tcW w:w="935" w:type="dxa"/>
            <w:vAlign w:val="center"/>
          </w:tcPr>
          <w:p w14:paraId="1351FFBF" w14:textId="5DB1CEA2" w:rsidR="00743E1A" w:rsidRPr="00D10C8C" w:rsidRDefault="00D51F24" w:rsidP="0024764B">
            <w:pPr>
              <w:spacing w:after="0"/>
              <w:jc w:val="center"/>
              <w:cnfStyle w:val="000000000000" w:firstRow="0" w:lastRow="0" w:firstColumn="0" w:lastColumn="0" w:oddVBand="0" w:evenVBand="0" w:oddHBand="0" w:evenHBand="0" w:firstRowFirstColumn="0" w:firstRowLastColumn="0" w:lastRowFirstColumn="0" w:lastRowLastColumn="0"/>
              <w:rPr>
                <w:sz w:val="14"/>
                <w:szCs w:val="14"/>
                <w:lang w:val="es-ES"/>
              </w:rPr>
            </w:pPr>
            <w:r>
              <w:rPr>
                <w:sz w:val="14"/>
                <w:szCs w:val="14"/>
                <w:lang w:val="es-ES"/>
              </w:rPr>
              <w:t>1</w:t>
            </w:r>
          </w:p>
        </w:tc>
      </w:tr>
      <w:tr w:rsidR="0024764B" w:rsidRPr="00D10C8C" w14:paraId="7412A03E"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5B3C8DCB" w14:textId="77777777" w:rsidR="0024764B" w:rsidRPr="00D10C8C" w:rsidRDefault="0024764B" w:rsidP="0024764B">
            <w:pPr>
              <w:spacing w:after="0"/>
              <w:rPr>
                <w:sz w:val="14"/>
                <w:szCs w:val="14"/>
                <w:lang w:val="es-ES"/>
              </w:rPr>
            </w:pPr>
            <w:r w:rsidRPr="00D10C8C">
              <w:rPr>
                <w:sz w:val="14"/>
                <w:szCs w:val="14"/>
                <w:lang w:val="es-ES"/>
              </w:rPr>
              <w:t>Licencia Content Connector</w:t>
            </w:r>
          </w:p>
        </w:tc>
        <w:tc>
          <w:tcPr>
            <w:tcW w:w="935" w:type="dxa"/>
            <w:vAlign w:val="center"/>
          </w:tcPr>
          <w:p w14:paraId="3D189B82" w14:textId="0950FC8A" w:rsidR="0024764B" w:rsidRPr="00D10C8C" w:rsidRDefault="00D51F24"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1</w:t>
            </w:r>
          </w:p>
        </w:tc>
      </w:tr>
    </w:tbl>
    <w:p w14:paraId="1FD1822C" w14:textId="48BA733F" w:rsidR="006247E2" w:rsidRPr="00D10C8C" w:rsidRDefault="006247E2" w:rsidP="006247E2"/>
    <w:p w14:paraId="77E3D18A" w14:textId="77777777" w:rsidR="0024764B" w:rsidRPr="00D10C8C" w:rsidRDefault="0024764B" w:rsidP="006247E2"/>
    <w:p w14:paraId="116D26B1" w14:textId="77777777" w:rsidR="00E37AEE" w:rsidRPr="00D10C8C" w:rsidRDefault="00E37AEE" w:rsidP="006247E2"/>
    <w:p w14:paraId="67DAD7E3" w14:textId="77777777" w:rsidR="00E37AEE" w:rsidRPr="00D10C8C" w:rsidRDefault="00E37AEE" w:rsidP="006247E2"/>
    <w:p w14:paraId="38CEBE8F" w14:textId="77777777" w:rsidR="0024764B" w:rsidRPr="00D10C8C" w:rsidRDefault="0024764B" w:rsidP="006247E2"/>
    <w:p w14:paraId="1A955C5C" w14:textId="77777777" w:rsidR="0024764B" w:rsidRPr="00D10C8C" w:rsidRDefault="0024764B" w:rsidP="006247E2"/>
    <w:p w14:paraId="3AAF3ECD" w14:textId="77777777" w:rsidR="00C547E7" w:rsidRDefault="00C547E7" w:rsidP="00C547E7">
      <w:pPr>
        <w:pStyle w:val="PiedeFoto"/>
        <w:numPr>
          <w:ilvl w:val="0"/>
          <w:numId w:val="0"/>
        </w:numPr>
        <w:ind w:left="360"/>
        <w:jc w:val="left"/>
      </w:pPr>
      <w:bookmarkStart w:id="28" w:name="_Toc96908331"/>
    </w:p>
    <w:p w14:paraId="437BA322" w14:textId="270D0CC2" w:rsidR="006247E2" w:rsidRPr="00D10C8C" w:rsidRDefault="006247E2" w:rsidP="00C547E7">
      <w:pPr>
        <w:pStyle w:val="PiedeFoto"/>
        <w:jc w:val="left"/>
        <w:rPr>
          <w:rFonts w:asciiTheme="majorHAnsi" w:eastAsia="Arial" w:hAnsiTheme="majorHAnsi" w:cstheme="majorBidi"/>
          <w:b/>
          <w:bCs/>
        </w:rPr>
      </w:pPr>
      <w:bookmarkStart w:id="29" w:name="_Toc191457030"/>
      <w:r w:rsidRPr="00D10C8C">
        <w:t>Licencias Therefore™</w:t>
      </w:r>
      <w:bookmarkEnd w:id="28"/>
      <w:bookmarkEnd w:id="29"/>
    </w:p>
    <w:p w14:paraId="792E1E53" w14:textId="13DA20AA" w:rsidR="006247E2" w:rsidRPr="00D10C8C" w:rsidRDefault="006247E2" w:rsidP="006247E2"/>
    <w:p w14:paraId="794E4139" w14:textId="34DA03EA" w:rsidR="006247E2" w:rsidRPr="00D10C8C" w:rsidRDefault="006247E2" w:rsidP="003315A8">
      <w:pPr>
        <w:pStyle w:val="Titulo3"/>
      </w:pPr>
      <w:bookmarkStart w:id="30" w:name="_Toc97589979"/>
      <w:bookmarkStart w:id="31" w:name="_Toc193887349"/>
      <w:r w:rsidRPr="00D10C8C">
        <w:t>Definición de tipos de licencia</w:t>
      </w:r>
      <w:bookmarkEnd w:id="30"/>
      <w:bookmarkEnd w:id="31"/>
    </w:p>
    <w:p w14:paraId="4A291746" w14:textId="3254FABE" w:rsidR="006247E2" w:rsidRPr="00D10C8C" w:rsidRDefault="006247E2" w:rsidP="006247E2">
      <w:r w:rsidRPr="00D10C8C">
        <w:t xml:space="preserve">En este documento solo se hace referencia a los tipos de licencias y módulos instalados en el proyecto para </w:t>
      </w:r>
      <w:r w:rsidR="00FF22DC">
        <w:t>FCC</w:t>
      </w:r>
      <w:r w:rsidRPr="00D10C8C">
        <w:t>.</w:t>
      </w:r>
    </w:p>
    <w:p w14:paraId="256EC41B" w14:textId="77777777" w:rsidR="006247E2" w:rsidRPr="00D10C8C" w:rsidRDefault="006247E2" w:rsidP="006247E2">
      <w:r w:rsidRPr="00D10C8C">
        <w:t>La definición actualizada de los diferentes tipos de módulos y licencias Therefore™ puede encontrarse en el siguiente enlace:</w:t>
      </w:r>
    </w:p>
    <w:p w14:paraId="2565F3F6" w14:textId="4194AC7B" w:rsidR="006247E2" w:rsidRPr="00D10C8C" w:rsidRDefault="006247E2" w:rsidP="006247E2">
      <w:r w:rsidRPr="00D10C8C">
        <w:t xml:space="preserve"> </w:t>
      </w:r>
      <w:hyperlink r:id="rId10" w:history="1">
        <w:r w:rsidRPr="00D10C8C">
          <w:rPr>
            <w:rStyle w:val="Hipervnculo"/>
          </w:rPr>
          <w:t>https://therefore.net/aboutus/product/licens</w:t>
        </w:r>
        <w:r w:rsidR="00B36A10" w:rsidRPr="00D10C8C">
          <w:rPr>
            <w:rStyle w:val="Hipervnculo"/>
          </w:rPr>
          <w:t>ing</w:t>
        </w:r>
        <w:r w:rsidRPr="00D10C8C">
          <w:rPr>
            <w:rStyle w:val="Hipervnculo"/>
          </w:rPr>
          <w:t>/?lang=es</w:t>
        </w:r>
      </w:hyperlink>
    </w:p>
    <w:p w14:paraId="534CE807" w14:textId="19EFCC98" w:rsidR="006247E2" w:rsidRPr="00D10C8C" w:rsidRDefault="006247E2" w:rsidP="006247E2">
      <w:pPr>
        <w:spacing w:after="200" w:line="276" w:lineRule="auto"/>
        <w:jc w:val="left"/>
        <w:rPr>
          <w:b/>
        </w:rPr>
      </w:pPr>
      <w:r w:rsidRPr="00D10C8C">
        <w:rPr>
          <w:b/>
        </w:rPr>
        <w:t xml:space="preserve">Licencia Servidor </w:t>
      </w:r>
      <w:r w:rsidR="0003100F" w:rsidRPr="00D10C8C">
        <w:rPr>
          <w:b/>
        </w:rPr>
        <w:t xml:space="preserve">Therefore™ </w:t>
      </w:r>
      <w:r w:rsidRPr="00D10C8C">
        <w:rPr>
          <w:b/>
        </w:rPr>
        <w:t>Business Edition</w:t>
      </w:r>
    </w:p>
    <w:p w14:paraId="486E2F35" w14:textId="77777777" w:rsidR="006247E2" w:rsidRPr="00D10C8C" w:rsidRDefault="006247E2" w:rsidP="006247E2">
      <w:r w:rsidRPr="00D10C8C">
        <w:t xml:space="preserve">La licencia para el servidor “Therefore™ Business Edition” permite disponer de todas las funcionalidades del sistema. </w:t>
      </w:r>
    </w:p>
    <w:p w14:paraId="4615D5DA" w14:textId="77777777" w:rsidR="006247E2" w:rsidRPr="00D10C8C" w:rsidRDefault="006247E2" w:rsidP="006247E2">
      <w:pPr>
        <w:rPr>
          <w:b/>
        </w:rPr>
      </w:pPr>
      <w:r w:rsidRPr="00D10C8C">
        <w:rPr>
          <w:b/>
        </w:rPr>
        <w:t>Licencias concurrentes</w:t>
      </w:r>
    </w:p>
    <w:p w14:paraId="4EB9DE9E" w14:textId="3A416A0B" w:rsidR="006247E2" w:rsidRPr="00D10C8C" w:rsidRDefault="006247E2" w:rsidP="006247E2">
      <w:pPr>
        <w:rPr>
          <w:lang w:eastAsia="ja-JP"/>
        </w:rPr>
      </w:pPr>
      <w:r w:rsidRPr="00D10C8C">
        <w:rPr>
          <w:lang w:eastAsia="ja-JP"/>
        </w:rPr>
        <w:t xml:space="preserve">Las licencias Concurrentes permiten el uso de las aplicaciones cliente de </w:t>
      </w:r>
      <w:r w:rsidR="0003100F" w:rsidRPr="00D10C8C">
        <w:rPr>
          <w:lang w:eastAsia="ja-JP"/>
        </w:rPr>
        <w:t xml:space="preserve">Therefore™ </w:t>
      </w:r>
      <w:r w:rsidRPr="00D10C8C">
        <w:rPr>
          <w:lang w:eastAsia="ja-JP"/>
        </w:rPr>
        <w:t xml:space="preserve">a múltiples usuarios (cada licencia concurrente solo puede ser usada por un usuario al mismo tiempo). En la actualidad se dispone de un total de </w:t>
      </w:r>
      <w:r w:rsidR="008B181A" w:rsidRPr="008B181A">
        <w:rPr>
          <w:lang w:eastAsia="ja-JP"/>
        </w:rPr>
        <w:t>50</w:t>
      </w:r>
      <w:r w:rsidRPr="008B181A">
        <w:rPr>
          <w:lang w:eastAsia="ja-JP"/>
        </w:rPr>
        <w:t xml:space="preserve"> licencias</w:t>
      </w:r>
      <w:r w:rsidRPr="00D10C8C">
        <w:rPr>
          <w:lang w:eastAsia="ja-JP"/>
        </w:rPr>
        <w:t xml:space="preserve"> concurrentes.</w:t>
      </w:r>
    </w:p>
    <w:p w14:paraId="4B9E25BF" w14:textId="77777777" w:rsidR="006247E2" w:rsidRPr="00D10C8C" w:rsidRDefault="006247E2" w:rsidP="006247E2">
      <w:pPr>
        <w:rPr>
          <w:b/>
        </w:rPr>
      </w:pPr>
      <w:r w:rsidRPr="00D10C8C">
        <w:rPr>
          <w:b/>
        </w:rPr>
        <w:t>Licencias nominativas</w:t>
      </w:r>
    </w:p>
    <w:p w14:paraId="0D1ADBC5" w14:textId="75B5D351" w:rsidR="006247E2" w:rsidRPr="00D10C8C" w:rsidRDefault="006247E2" w:rsidP="006247E2">
      <w:pPr>
        <w:rPr>
          <w:lang w:eastAsia="ja-JP"/>
        </w:rPr>
      </w:pPr>
      <w:r w:rsidRPr="00D10C8C">
        <w:rPr>
          <w:lang w:eastAsia="ja-JP"/>
        </w:rPr>
        <w:t xml:space="preserve">Las licencias nominativas permiten el uso de las aplicaciones cliente de </w:t>
      </w:r>
      <w:r w:rsidR="0003100F" w:rsidRPr="00D10C8C">
        <w:rPr>
          <w:lang w:eastAsia="ja-JP"/>
        </w:rPr>
        <w:t xml:space="preserve">Therefore™ </w:t>
      </w:r>
      <w:r w:rsidRPr="00D10C8C">
        <w:rPr>
          <w:lang w:eastAsia="ja-JP"/>
        </w:rPr>
        <w:t xml:space="preserve">a usuarios identificados para ello (cada licencia nominativa solo puede ser usada por un usuario nominado en un único puesto de trabajo). En la actualidad se ha dispuesto de la utilización de </w:t>
      </w:r>
      <w:r w:rsidR="008B181A">
        <w:rPr>
          <w:lang w:eastAsia="ja-JP"/>
        </w:rPr>
        <w:t>3</w:t>
      </w:r>
      <w:r w:rsidR="00714722" w:rsidRPr="008B181A">
        <w:rPr>
          <w:lang w:eastAsia="ja-JP"/>
        </w:rPr>
        <w:t xml:space="preserve"> licencias</w:t>
      </w:r>
      <w:r w:rsidRPr="008B181A">
        <w:rPr>
          <w:lang w:eastAsia="ja-JP"/>
        </w:rPr>
        <w:t xml:space="preserve"> nominativas</w:t>
      </w:r>
      <w:r w:rsidRPr="00D10C8C">
        <w:rPr>
          <w:lang w:eastAsia="ja-JP"/>
        </w:rPr>
        <w:t xml:space="preserve"> para la ejecución de este proyecto y que será asignada al servicio de </w:t>
      </w:r>
      <w:r w:rsidR="00B36A10" w:rsidRPr="00D10C8C">
        <w:rPr>
          <w:lang w:eastAsia="ja-JP"/>
        </w:rPr>
        <w:t>Dispatching</w:t>
      </w:r>
      <w:r w:rsidRPr="00D10C8C">
        <w:rPr>
          <w:lang w:eastAsia="ja-JP"/>
        </w:rPr>
        <w:t xml:space="preserve"> Room</w:t>
      </w:r>
    </w:p>
    <w:p w14:paraId="5A6DBDB3" w14:textId="77777777" w:rsidR="006247E2" w:rsidRPr="00D10C8C" w:rsidRDefault="006247E2" w:rsidP="006247E2">
      <w:pPr>
        <w:rPr>
          <w:b/>
        </w:rPr>
      </w:pPr>
      <w:r w:rsidRPr="00D10C8C">
        <w:rPr>
          <w:b/>
        </w:rPr>
        <w:t>Licencias Therefore™ Portal</w:t>
      </w:r>
    </w:p>
    <w:p w14:paraId="3F137184" w14:textId="77777777" w:rsidR="006247E2" w:rsidRPr="00D10C8C" w:rsidRDefault="006247E2" w:rsidP="006247E2">
      <w:r w:rsidRPr="00D10C8C">
        <w:t xml:space="preserve">Therefore™ Portal está diseñado para dar a los usuarios externos acceso de </w:t>
      </w:r>
      <w:r w:rsidRPr="00D10C8C">
        <w:rPr>
          <w:b/>
          <w:bCs/>
        </w:rPr>
        <w:t>solo lectura</w:t>
      </w:r>
      <w:r w:rsidRPr="00D10C8C">
        <w:t xml:space="preserve"> al repositorio de Therefore™. La instalación de esta licencia de conector adicional proporciona a un número ilimitado de usuarios acceso de solo lectura a documentos definidos por el administrador del sistema. </w:t>
      </w:r>
    </w:p>
    <w:p w14:paraId="67F6A799" w14:textId="77777777" w:rsidR="006247E2" w:rsidRPr="00D10C8C" w:rsidRDefault="006247E2" w:rsidP="006247E2">
      <w:r w:rsidRPr="00D10C8C">
        <w:t>Therefore™ Portal se ha diseñado exactamente con ese fin. Utilizando Therefore™ Portal, los administradores pueden facilitar acceso de solo lectura a los documentos de los clientes, lo que garantiza un alto nivel de seguridad al tiempo que proporciona una gran flexibilidad. Therefore™ Portal puede integrarse en un sitio web y personalizarse fácilmente conforme a la imagen y las características de su empresa cambiando la máscara o añadiendo un logotipo.</w:t>
      </w:r>
    </w:p>
    <w:p w14:paraId="7C887FD4" w14:textId="77777777" w:rsidR="006247E2" w:rsidRPr="00D10C8C" w:rsidRDefault="006247E2" w:rsidP="006247E2">
      <w:r w:rsidRPr="00D10C8C">
        <w:lastRenderedPageBreak/>
        <w:t>The Therefore™ Portal ofrece los siguientes beneficios:</w:t>
      </w:r>
    </w:p>
    <w:p w14:paraId="1B9CF3C2" w14:textId="77777777" w:rsidR="006247E2" w:rsidRPr="00D10C8C" w:rsidRDefault="006247E2" w:rsidP="006247E2">
      <w:pPr>
        <w:pStyle w:val="Listas"/>
        <w:spacing w:after="0"/>
      </w:pPr>
      <w:r w:rsidRPr="00D10C8C">
        <w:t>Acceso ilimitado de solo lectura</w:t>
      </w:r>
    </w:p>
    <w:p w14:paraId="6F402A2C" w14:textId="77777777" w:rsidR="006247E2" w:rsidRPr="00D10C8C" w:rsidRDefault="006247E2" w:rsidP="006247E2">
      <w:pPr>
        <w:pStyle w:val="Listas"/>
        <w:spacing w:after="0"/>
      </w:pPr>
      <w:r w:rsidRPr="00D10C8C">
        <w:t>La información filtrada a disposición de usuarios externos. Qué información está disponible para qué usuarios</w:t>
      </w:r>
    </w:p>
    <w:p w14:paraId="0B9ECBE1" w14:textId="77777777" w:rsidR="006247E2" w:rsidRPr="00D10C8C" w:rsidRDefault="006247E2" w:rsidP="006247E2">
      <w:pPr>
        <w:pStyle w:val="Listas"/>
        <w:spacing w:after="0"/>
      </w:pPr>
      <w:r w:rsidRPr="00D10C8C">
        <w:t>Mantener un control total sobre los usuarios del sistema</w:t>
      </w:r>
    </w:p>
    <w:p w14:paraId="66002DCF" w14:textId="77777777" w:rsidR="006247E2" w:rsidRPr="00D10C8C" w:rsidRDefault="006247E2" w:rsidP="006247E2">
      <w:pPr>
        <w:pStyle w:val="Listas"/>
        <w:spacing w:after="0"/>
      </w:pPr>
      <w:r w:rsidRPr="00D10C8C">
        <w:t>Personalización de acuerdo con la marca de su empresa</w:t>
      </w:r>
    </w:p>
    <w:p w14:paraId="2FEA4B72" w14:textId="77777777" w:rsidR="006247E2" w:rsidRPr="00D10C8C" w:rsidRDefault="006247E2" w:rsidP="006247E2">
      <w:pPr>
        <w:pStyle w:val="Listas"/>
        <w:spacing w:after="0"/>
      </w:pPr>
      <w:r w:rsidRPr="00D10C8C">
        <w:t>Integración sin desarrollo en un sitio web existente</w:t>
      </w:r>
    </w:p>
    <w:p w14:paraId="0829A573" w14:textId="77777777" w:rsidR="00132FD9" w:rsidRPr="00D10C8C" w:rsidRDefault="00132FD9" w:rsidP="00132FD9">
      <w:pPr>
        <w:pStyle w:val="Listas"/>
        <w:numPr>
          <w:ilvl w:val="0"/>
          <w:numId w:val="0"/>
        </w:numPr>
        <w:spacing w:after="0"/>
        <w:ind w:left="568" w:hanging="284"/>
      </w:pPr>
    </w:p>
    <w:p w14:paraId="217C07F9" w14:textId="034E7E90" w:rsidR="00132FD9" w:rsidRPr="00D10C8C" w:rsidRDefault="00132FD9" w:rsidP="00132FD9">
      <w:pPr>
        <w:pStyle w:val="Listas"/>
        <w:numPr>
          <w:ilvl w:val="0"/>
          <w:numId w:val="0"/>
        </w:numPr>
      </w:pPr>
      <w:r w:rsidRPr="00D10C8C">
        <w:t xml:space="preserve">NOTA: No se contemplan inicialmente las licencias de </w:t>
      </w:r>
      <w:r w:rsidR="0003100F" w:rsidRPr="00D10C8C">
        <w:t xml:space="preserve">Therefore™ </w:t>
      </w:r>
      <w:r w:rsidRPr="00D10C8C">
        <w:t>Portal</w:t>
      </w:r>
      <w:r w:rsidR="003E4501" w:rsidRPr="00D10C8C">
        <w:t>™ para</w:t>
      </w:r>
      <w:r w:rsidRPr="00D10C8C">
        <w:t xml:space="preserve"> la ejecución de este proyecto</w:t>
      </w:r>
    </w:p>
    <w:p w14:paraId="28A372E8" w14:textId="77777777" w:rsidR="00132FD9" w:rsidRPr="00D10C8C" w:rsidRDefault="00132FD9" w:rsidP="00132FD9">
      <w:pPr>
        <w:pStyle w:val="Listas"/>
        <w:numPr>
          <w:ilvl w:val="0"/>
          <w:numId w:val="0"/>
        </w:numPr>
        <w:spacing w:after="0"/>
      </w:pPr>
    </w:p>
    <w:p w14:paraId="2611F982" w14:textId="77777777" w:rsidR="006247E2" w:rsidRPr="00D10C8C" w:rsidRDefault="006247E2" w:rsidP="006247E2">
      <w:pPr>
        <w:rPr>
          <w:b/>
        </w:rPr>
      </w:pPr>
      <w:r w:rsidRPr="00D10C8C">
        <w:rPr>
          <w:b/>
        </w:rPr>
        <w:t>Licencias Capture Client</w:t>
      </w:r>
    </w:p>
    <w:p w14:paraId="1A9DBEE7" w14:textId="0A6079A7" w:rsidR="006247E2" w:rsidRPr="00D10C8C" w:rsidRDefault="006247E2" w:rsidP="006247E2">
      <w:r w:rsidRPr="00D10C8C">
        <w:t xml:space="preserve">Se trata de las licencias necesarias para cada puesto de </w:t>
      </w:r>
      <w:r w:rsidRPr="00D10C8C">
        <w:rPr>
          <w:b/>
          <w:bCs/>
        </w:rPr>
        <w:t>digitalización avanzada</w:t>
      </w:r>
      <w:r w:rsidRPr="00D10C8C">
        <w:t xml:space="preserve"> mediante escáneres documentales. Permite la lectura y clasificación en diferentes categorías de forma automática, mediante la utilización de Códigos de Barras, 2d y 3d, Códigos, QR o la indexación mediante la utilización de OCR zonal sobre documentos estructurados o semi estructurados. </w:t>
      </w:r>
      <w:bookmarkStart w:id="32" w:name="_Hlk145578777"/>
      <w:r w:rsidRPr="00D10C8C">
        <w:t xml:space="preserve">Inicialmente no se han incluido para este proyecto licencias de Capture Client, no </w:t>
      </w:r>
      <w:r w:rsidR="00C547E7" w:rsidRPr="00D10C8C">
        <w:t>obstante,</w:t>
      </w:r>
      <w:r w:rsidRPr="00D10C8C">
        <w:t xml:space="preserve"> podrán ser incorporadas inmediatamente en el caso de que sea requerida para la digitalización de documentos en papel en puntos de entrada definidos.</w:t>
      </w:r>
    </w:p>
    <w:bookmarkEnd w:id="32"/>
    <w:p w14:paraId="30B1731E" w14:textId="77777777" w:rsidR="006247E2" w:rsidRPr="00D10C8C" w:rsidRDefault="006247E2" w:rsidP="006247E2">
      <w:pPr>
        <w:pStyle w:val="Listas"/>
        <w:numPr>
          <w:ilvl w:val="0"/>
          <w:numId w:val="0"/>
        </w:numPr>
      </w:pPr>
      <w:r w:rsidRPr="00D10C8C">
        <w:t>NOTA: No se contemplan inicialmente las licencias de Capture Client para la ejecución de este proyecto</w:t>
      </w:r>
    </w:p>
    <w:p w14:paraId="229A1F84" w14:textId="55148AA6" w:rsidR="006247E2" w:rsidRPr="00D10C8C" w:rsidRDefault="006247E2" w:rsidP="006247E2">
      <w:pPr>
        <w:spacing w:after="200" w:line="276" w:lineRule="auto"/>
        <w:jc w:val="left"/>
        <w:rPr>
          <w:b/>
        </w:rPr>
      </w:pPr>
    </w:p>
    <w:p w14:paraId="0DB7C7B9" w14:textId="77777777" w:rsidR="006247E2" w:rsidRPr="00D10C8C" w:rsidRDefault="006247E2" w:rsidP="006247E2">
      <w:pPr>
        <w:rPr>
          <w:b/>
        </w:rPr>
      </w:pPr>
      <w:r w:rsidRPr="00D10C8C">
        <w:rPr>
          <w:b/>
        </w:rPr>
        <w:t>Licencia Content Connector</w:t>
      </w:r>
    </w:p>
    <w:p w14:paraId="5E75C398" w14:textId="77777777" w:rsidR="006247E2" w:rsidRPr="00D10C8C" w:rsidRDefault="006247E2" w:rsidP="006247E2">
      <w:r w:rsidRPr="00D10C8C">
        <w:t>Esta licencia permite la importación de imágenes y datos de manera automática, mediante la utilización de carpetas vigiladas (Hot Folder). Esta importación puede ser realizada desde PDFs estructurados, monitorización de cuentas de correo electrónico, ficheros de spool, así como importar imágenes referenciadas en ficheros de índices y ficheros XML, TXT o CSV.</w:t>
      </w:r>
    </w:p>
    <w:p w14:paraId="6EF72294" w14:textId="77777777" w:rsidR="005A6F1C" w:rsidRPr="00D10C8C" w:rsidRDefault="005A6F1C" w:rsidP="006247E2"/>
    <w:p w14:paraId="02424591" w14:textId="4EF75E69" w:rsidR="005F54FF" w:rsidRPr="00D10C8C" w:rsidRDefault="005F54FF" w:rsidP="005F54FF">
      <w:pPr>
        <w:rPr>
          <w:b/>
        </w:rPr>
      </w:pPr>
      <w:r w:rsidRPr="00D10C8C">
        <w:rPr>
          <w:b/>
        </w:rPr>
        <w:t>Licencia Universal Connector</w:t>
      </w:r>
    </w:p>
    <w:p w14:paraId="74CEE8F9" w14:textId="3C75C1E5" w:rsidR="00367907" w:rsidRPr="00D10C8C" w:rsidRDefault="005F54FF" w:rsidP="005F54FF">
      <w:r w:rsidRPr="00D10C8C">
        <w:t xml:space="preserve">Esta licencia permite </w:t>
      </w:r>
      <w:r w:rsidR="00F24EC3" w:rsidRPr="00D10C8C">
        <w:t>una</w:t>
      </w:r>
      <w:r w:rsidRPr="00D10C8C">
        <w:t xml:space="preserve"> integración fácil</w:t>
      </w:r>
      <w:r w:rsidR="00367907" w:rsidRPr="00D10C8C">
        <w:t xml:space="preserve">mente </w:t>
      </w:r>
      <w:r w:rsidR="00F24EC3" w:rsidRPr="00D10C8C">
        <w:t>configurable</w:t>
      </w:r>
      <w:r w:rsidR="00367907" w:rsidRPr="00D10C8C">
        <w:t xml:space="preserve"> entre las </w:t>
      </w:r>
      <w:r w:rsidR="00F24EC3" w:rsidRPr="00D10C8C">
        <w:t>aplicaciones</w:t>
      </w:r>
      <w:r w:rsidR="00367907" w:rsidRPr="00D10C8C">
        <w:t xml:space="preserve"> de escritorio de los usuarios y las herramientas de búsqueda y archivado de Therefore</w:t>
      </w:r>
      <w:r w:rsidR="00F24EC3" w:rsidRPr="00D10C8C">
        <w:rPr>
          <w:rFonts w:ascii="Cambria" w:hAnsi="Cambria"/>
        </w:rPr>
        <w:t>™</w:t>
      </w:r>
      <w:r w:rsidR="00367907" w:rsidRPr="00D10C8C">
        <w:t>.</w:t>
      </w:r>
    </w:p>
    <w:p w14:paraId="0209B42A" w14:textId="3CC1B3C1" w:rsidR="00367907" w:rsidRPr="00D10C8C" w:rsidRDefault="0039294F" w:rsidP="005F54FF">
      <w:r w:rsidRPr="00D10C8C">
        <w:t xml:space="preserve">Su </w:t>
      </w:r>
      <w:r w:rsidR="00F24EC3" w:rsidRPr="00D10C8C">
        <w:t>funcionamiento</w:t>
      </w:r>
      <w:r w:rsidRPr="00D10C8C">
        <w:t xml:space="preserve"> </w:t>
      </w:r>
      <w:r w:rsidR="00F1510F" w:rsidRPr="00D10C8C">
        <w:t>está</w:t>
      </w:r>
      <w:r w:rsidRPr="00D10C8C">
        <w:t xml:space="preserve"> basado en la utilización de combinaciones de teclado que disparan acciones dentro del aplicativo Therefore</w:t>
      </w:r>
      <w:r w:rsidR="00F24EC3" w:rsidRPr="00D10C8C">
        <w:t xml:space="preserve">™ de forma sencilla y sin necesidad de desarrollo en </w:t>
      </w:r>
      <w:r w:rsidR="00DC1AF5" w:rsidRPr="00D10C8C">
        <w:t>otras</w:t>
      </w:r>
      <w:r w:rsidR="00F24EC3" w:rsidRPr="00D10C8C">
        <w:t xml:space="preserve"> </w:t>
      </w:r>
      <w:r w:rsidR="00DC1AF5" w:rsidRPr="00D10C8C">
        <w:t>aplicaciones</w:t>
      </w:r>
      <w:r w:rsidR="00F24EC3" w:rsidRPr="00D10C8C">
        <w:t>.</w:t>
      </w:r>
    </w:p>
    <w:p w14:paraId="436D5540" w14:textId="5BC68612" w:rsidR="00F24EC3" w:rsidRPr="00D10C8C" w:rsidRDefault="00F24EC3" w:rsidP="005F54FF">
      <w:r w:rsidRPr="00D10C8C">
        <w:t>Un claro ejemplo seria:</w:t>
      </w:r>
    </w:p>
    <w:p w14:paraId="59536187" w14:textId="7F885DAA" w:rsidR="00F24EC3" w:rsidRPr="00D10C8C" w:rsidRDefault="00EA4E52" w:rsidP="00EA4E52">
      <w:r w:rsidRPr="00D10C8C">
        <w:t xml:space="preserve">El usuario se encuentra en una pantalla del aplicativo </w:t>
      </w:r>
      <w:r w:rsidR="0069494E" w:rsidRPr="00D10C8C">
        <w:t xml:space="preserve">donde aparece la información del Objeto Inmobiliario sobre el que está trabajando </w:t>
      </w:r>
      <w:r w:rsidR="00916738" w:rsidRPr="00D10C8C">
        <w:t xml:space="preserve">y mediante una </w:t>
      </w:r>
      <w:r w:rsidR="00DC1AF5" w:rsidRPr="00D10C8C">
        <w:t>combinación</w:t>
      </w:r>
      <w:r w:rsidR="00916738" w:rsidRPr="00D10C8C">
        <w:t xml:space="preserve"> de teclas por ejemplo (CRTL+G, CTRL</w:t>
      </w:r>
      <w:r w:rsidR="00742300" w:rsidRPr="00D10C8C">
        <w:t>+</w:t>
      </w:r>
      <w:r w:rsidR="00916738" w:rsidRPr="00D10C8C">
        <w:t>ALT</w:t>
      </w:r>
      <w:r w:rsidR="00742300" w:rsidRPr="00D10C8C">
        <w:t>+</w:t>
      </w:r>
      <w:r w:rsidR="00916738" w:rsidRPr="00D10C8C">
        <w:t>K</w:t>
      </w:r>
      <w:r w:rsidR="00742300" w:rsidRPr="00D10C8C">
        <w:t xml:space="preserve">, u otras definibles) lanzar el proceso automático de búsqueda de toda l </w:t>
      </w:r>
      <w:r w:rsidR="00DC1AF5" w:rsidRPr="00D10C8C">
        <w:t>documentación</w:t>
      </w:r>
      <w:r w:rsidR="00742300" w:rsidRPr="00D10C8C">
        <w:t xml:space="preserve"> relativa a ese Objeto Inmobiliario </w:t>
      </w:r>
      <w:r w:rsidR="00D34F29" w:rsidRPr="00D10C8C">
        <w:t xml:space="preserve">o la grabación de documentos relativos al mismo, Apertura de </w:t>
      </w:r>
      <w:r w:rsidR="00DC1AF5" w:rsidRPr="00D10C8C">
        <w:t>expedientes</w:t>
      </w:r>
      <w:r w:rsidR="00D34F29" w:rsidRPr="00D10C8C">
        <w:t>, etc.</w:t>
      </w:r>
    </w:p>
    <w:p w14:paraId="7C412E21" w14:textId="0DA1B56A" w:rsidR="00D34F29" w:rsidRPr="00D10C8C" w:rsidRDefault="008C4AC4" w:rsidP="00EA4E52">
      <w:r>
        <w:t xml:space="preserve">La información sobre este conector </w:t>
      </w:r>
      <w:r w:rsidR="00C55366" w:rsidRPr="00D10C8C">
        <w:t xml:space="preserve">se encuentra detallada en el </w:t>
      </w:r>
      <w:hyperlink w:anchor="_Anexo_7_" w:history="1">
        <w:r w:rsidR="00C55366" w:rsidRPr="008C4AC4">
          <w:rPr>
            <w:rStyle w:val="Hipervnculo"/>
          </w:rPr>
          <w:t xml:space="preserve">ANEXO </w:t>
        </w:r>
        <w:r w:rsidRPr="008C4AC4">
          <w:rPr>
            <w:rStyle w:val="Hipervnculo"/>
          </w:rPr>
          <w:t>7</w:t>
        </w:r>
      </w:hyperlink>
      <w:r w:rsidR="00C55366" w:rsidRPr="00D10C8C">
        <w:t xml:space="preserve"> de este documento</w:t>
      </w:r>
    </w:p>
    <w:p w14:paraId="3F665DEA" w14:textId="77777777" w:rsidR="005F54FF" w:rsidRPr="00D10C8C" w:rsidRDefault="005F54FF" w:rsidP="005F54FF"/>
    <w:p w14:paraId="552DAAEE" w14:textId="2C59E968" w:rsidR="005F54FF" w:rsidRPr="00D10C8C" w:rsidRDefault="005F54FF" w:rsidP="005F54FF">
      <w:pPr>
        <w:pStyle w:val="Listas"/>
        <w:numPr>
          <w:ilvl w:val="0"/>
          <w:numId w:val="0"/>
        </w:numPr>
      </w:pPr>
      <w:r w:rsidRPr="00D10C8C">
        <w:t xml:space="preserve">NOTA: </w:t>
      </w:r>
      <w:r w:rsidR="00DC1AF5" w:rsidRPr="00D10C8C">
        <w:t xml:space="preserve">Se ha contemplado la </w:t>
      </w:r>
      <w:r w:rsidR="00C55366" w:rsidRPr="00D10C8C">
        <w:t>inclusión</w:t>
      </w:r>
      <w:r w:rsidR="00DC1AF5" w:rsidRPr="00D10C8C">
        <w:t xml:space="preserve"> de una licencia de Universal Connector para </w:t>
      </w:r>
      <w:r w:rsidRPr="00D10C8C">
        <w:t>la ejecución de este proyecto</w:t>
      </w:r>
    </w:p>
    <w:p w14:paraId="63F32794" w14:textId="77777777" w:rsidR="005F54FF" w:rsidRPr="00D10C8C" w:rsidRDefault="005F54FF" w:rsidP="005A6F1C">
      <w:pPr>
        <w:pStyle w:val="Listas"/>
        <w:numPr>
          <w:ilvl w:val="0"/>
          <w:numId w:val="0"/>
        </w:numPr>
      </w:pPr>
    </w:p>
    <w:p w14:paraId="225DA052" w14:textId="77777777" w:rsidR="005A6F1C" w:rsidRPr="00D10C8C" w:rsidRDefault="005A6F1C" w:rsidP="006247E2"/>
    <w:p w14:paraId="66DD91AE" w14:textId="77777777" w:rsidR="006247E2" w:rsidRPr="00D10C8C" w:rsidRDefault="006247E2" w:rsidP="006247E2"/>
    <w:p w14:paraId="5D2ABCE4" w14:textId="77777777" w:rsidR="006247E2" w:rsidRPr="00D10C8C" w:rsidRDefault="006247E2" w:rsidP="006247E2">
      <w:pPr>
        <w:spacing w:after="200" w:line="276" w:lineRule="auto"/>
        <w:jc w:val="left"/>
      </w:pPr>
      <w:r w:rsidRPr="00D10C8C">
        <w:br w:type="page"/>
      </w:r>
    </w:p>
    <w:p w14:paraId="4B9D5A42" w14:textId="5614BA34" w:rsidR="006247E2" w:rsidRPr="00D10C8C" w:rsidRDefault="006247E2" w:rsidP="004A1FA1">
      <w:pPr>
        <w:pStyle w:val="Ttulo1"/>
      </w:pPr>
      <w:bookmarkStart w:id="33" w:name="_Toc97589980"/>
      <w:bookmarkStart w:id="34" w:name="_Toc193887350"/>
      <w:r w:rsidRPr="00D10C8C">
        <w:lastRenderedPageBreak/>
        <w:t>Estructura Documental</w:t>
      </w:r>
      <w:bookmarkEnd w:id="33"/>
      <w:bookmarkEnd w:id="34"/>
    </w:p>
    <w:p w14:paraId="6E9C713D" w14:textId="612B9507" w:rsidR="006247E2" w:rsidRPr="00D10C8C" w:rsidRDefault="006247E2" w:rsidP="006247E2">
      <w:r w:rsidRPr="00D10C8C">
        <w:t xml:space="preserve">A continuación, se muestran los modelos de estructura documental diseñados para la operativa del proyecto </w:t>
      </w:r>
      <w:r w:rsidR="00FF22DC">
        <w:t>FCC</w:t>
      </w:r>
      <w:r w:rsidRPr="00D10C8C">
        <w:t>.</w:t>
      </w:r>
    </w:p>
    <w:p w14:paraId="02B11425" w14:textId="77777777" w:rsidR="006247E2" w:rsidRPr="00D10C8C" w:rsidRDefault="006247E2" w:rsidP="006247E2">
      <w:r w:rsidRPr="00D10C8C">
        <w:t>La estructura planteada se basa en la definición de tres tipos básicos de categorías/expedientes que den soporte a cada uno de los procesos requeridos:</w:t>
      </w:r>
    </w:p>
    <w:p w14:paraId="5E5E80F8" w14:textId="77777777" w:rsidR="006247E2" w:rsidRPr="00D10C8C" w:rsidRDefault="006247E2" w:rsidP="006247E2">
      <w:pPr>
        <w:pStyle w:val="Listas"/>
      </w:pPr>
      <w:r w:rsidRPr="00D10C8C">
        <w:t>Documentación del Servicio</w:t>
      </w:r>
    </w:p>
    <w:p w14:paraId="6A868668" w14:textId="77777777" w:rsidR="006247E2" w:rsidRPr="00D10C8C" w:rsidRDefault="006247E2" w:rsidP="006247E2">
      <w:pPr>
        <w:pStyle w:val="Listas"/>
      </w:pPr>
      <w:r w:rsidRPr="00D10C8C">
        <w:t>Máster Data (Tablas maestras)</w:t>
      </w:r>
    </w:p>
    <w:p w14:paraId="45DF2C3B" w14:textId="77777777" w:rsidR="006247E2" w:rsidRPr="00D10C8C" w:rsidRDefault="006247E2" w:rsidP="006247E2">
      <w:pPr>
        <w:pStyle w:val="Listas"/>
      </w:pPr>
      <w:r w:rsidRPr="00D10C8C">
        <w:t>Registros de Operación</w:t>
      </w:r>
    </w:p>
    <w:p w14:paraId="1F24DA65" w14:textId="77777777" w:rsidR="006247E2" w:rsidRPr="00D10C8C" w:rsidRDefault="006247E2" w:rsidP="00E732D1">
      <w:pPr>
        <w:pStyle w:val="Ttulo2"/>
      </w:pPr>
      <w:bookmarkStart w:id="35" w:name="_Toc97589981"/>
      <w:bookmarkStart w:id="36" w:name="_Toc193887351"/>
      <w:r w:rsidRPr="00D10C8C">
        <w:t xml:space="preserve">Documentación del </w:t>
      </w:r>
      <w:bookmarkEnd w:id="35"/>
      <w:r w:rsidRPr="00D10C8C">
        <w:t>servicio</w:t>
      </w:r>
      <w:bookmarkEnd w:id="36"/>
      <w:r w:rsidRPr="00D10C8C">
        <w:t xml:space="preserve"> </w:t>
      </w:r>
    </w:p>
    <w:p w14:paraId="63DB1F3E" w14:textId="3A9B714C" w:rsidR="006247E2" w:rsidRPr="00D10C8C" w:rsidRDefault="006247E2" w:rsidP="006247E2">
      <w:r w:rsidRPr="00D10C8C">
        <w:t>Bajo esta denominación se encuentran las Categorías Documentales destinadas a mantener la documentación del servicio en lugar seguro, accesible y rápido a los usuarios, de manera que permita una rápida consulta durante la ejecución y la garantía de disponer de los últimos procedimientos o documentación actualizados y disponibles para todos.</w:t>
      </w:r>
    </w:p>
    <w:p w14:paraId="684A8375" w14:textId="78564FC4" w:rsidR="006247E2" w:rsidRPr="00D10C8C" w:rsidRDefault="00E732D1" w:rsidP="006247E2">
      <w:r w:rsidRPr="00D10C8C">
        <w:rPr>
          <w:noProof/>
        </w:rPr>
        <w:drawing>
          <wp:anchor distT="0" distB="0" distL="114300" distR="114300" simplePos="0" relativeHeight="251711488" behindDoc="0" locked="0" layoutInCell="1" allowOverlap="1" wp14:anchorId="5F0AB67A" wp14:editId="7FE5CD1D">
            <wp:simplePos x="0" y="0"/>
            <wp:positionH relativeFrom="column">
              <wp:posOffset>54676</wp:posOffset>
            </wp:positionH>
            <wp:positionV relativeFrom="paragraph">
              <wp:posOffset>147320</wp:posOffset>
            </wp:positionV>
            <wp:extent cx="2298700" cy="508000"/>
            <wp:effectExtent l="0" t="0" r="6350" b="635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noChangeArrowheads="1"/>
                    </pic:cNvPicPr>
                  </pic:nvPicPr>
                  <pic:blipFill>
                    <a:blip r:embed="rId11">
                      <a:extLst>
                        <a:ext uri="{28A0092B-C50C-407E-A947-70E740481C1C}">
                          <a14:useLocalDpi xmlns:a14="http://schemas.microsoft.com/office/drawing/2010/main" val="0"/>
                        </a:ext>
                      </a:extLst>
                    </a:blip>
                    <a:srcRect t="7934" b="7934"/>
                    <a:stretch>
                      <a:fillRect/>
                    </a:stretch>
                  </pic:blipFill>
                  <pic:spPr bwMode="auto">
                    <a:xfrm>
                      <a:off x="0" y="0"/>
                      <a:ext cx="2298700" cy="508000"/>
                    </a:xfrm>
                    <a:prstGeom prst="rect">
                      <a:avLst/>
                    </a:prstGeom>
                    <a:noFill/>
                    <a:ln>
                      <a:noFill/>
                    </a:ln>
                    <a:extLst>
                      <a:ext uri="{53640926-AAD7-44D8-BBD7-CCE9431645EC}">
                        <a14:shadowObscured xmlns:a14="http://schemas.microsoft.com/office/drawing/2010/main"/>
                      </a:ext>
                    </a:extLst>
                  </pic:spPr>
                </pic:pic>
              </a:graphicData>
            </a:graphic>
          </wp:anchor>
        </w:drawing>
      </w:r>
    </w:p>
    <w:p w14:paraId="0DA21BF7" w14:textId="77777777" w:rsidR="006247E2" w:rsidRPr="00D10C8C" w:rsidRDefault="006247E2" w:rsidP="00E732D1">
      <w:pPr>
        <w:pStyle w:val="Titulo3"/>
      </w:pPr>
      <w:bookmarkStart w:id="37" w:name="_Toc97589982"/>
      <w:bookmarkStart w:id="38" w:name="_Toc193887352"/>
      <w:r w:rsidRPr="00D10C8C">
        <w:t>Documentación del servicio</w:t>
      </w:r>
      <w:bookmarkEnd w:id="37"/>
      <w:bookmarkEnd w:id="38"/>
    </w:p>
    <w:p w14:paraId="1F177AE5" w14:textId="77777777" w:rsidR="006247E2" w:rsidRPr="00D10C8C" w:rsidRDefault="006247E2" w:rsidP="006247E2">
      <w:r w:rsidRPr="00D10C8C">
        <w:t>Aloja los manuales, procedimientos y comunicaciones clave para la ejecución del servicio y que deben estar disponibles tanto para los operadores del servicio como para los responsables de este.</w:t>
      </w:r>
    </w:p>
    <w:p w14:paraId="6566A932" w14:textId="2B1C9E58" w:rsidR="006247E2" w:rsidRPr="00D10C8C" w:rsidRDefault="006247E2" w:rsidP="006247E2">
      <w:r w:rsidRPr="00D10C8C">
        <w:rPr>
          <w:noProof/>
        </w:rPr>
        <mc:AlternateContent>
          <mc:Choice Requires="wps">
            <w:drawing>
              <wp:anchor distT="45720" distB="45720" distL="114300" distR="114300" simplePos="0" relativeHeight="251544576" behindDoc="0" locked="0" layoutInCell="1" allowOverlap="1" wp14:anchorId="6EAAC650" wp14:editId="73836366">
                <wp:simplePos x="0" y="0"/>
                <wp:positionH relativeFrom="column">
                  <wp:posOffset>2758440</wp:posOffset>
                </wp:positionH>
                <wp:positionV relativeFrom="paragraph">
                  <wp:posOffset>273050</wp:posOffset>
                </wp:positionV>
                <wp:extent cx="2190750" cy="1244600"/>
                <wp:effectExtent l="0" t="0" r="0" b="0"/>
                <wp:wrapSquare wrapText="bothSides"/>
                <wp:docPr id="841" name="Cuadro de texto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24460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5F281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Código único del documento</w:t>
                            </w:r>
                          </w:p>
                          <w:p w14:paraId="7591F4EF" w14:textId="77777777" w:rsidR="006247E2" w:rsidRPr="002E66C9" w:rsidRDefault="006247E2" w:rsidP="006247E2">
                            <w:pPr>
                              <w:pStyle w:val="Prrafodelista"/>
                              <w:spacing w:line="240" w:lineRule="auto"/>
                              <w:ind w:left="284"/>
                              <w:jc w:val="left"/>
                              <w:rPr>
                                <w:sz w:val="14"/>
                                <w:szCs w:val="20"/>
                              </w:rPr>
                            </w:pPr>
                          </w:p>
                          <w:p w14:paraId="7B6E7B5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Descripción del documento</w:t>
                            </w:r>
                          </w:p>
                          <w:p w14:paraId="587DD46D" w14:textId="77777777" w:rsidR="006247E2" w:rsidRPr="002E66C9" w:rsidRDefault="006247E2" w:rsidP="006247E2">
                            <w:pPr>
                              <w:pStyle w:val="Prrafodelista"/>
                              <w:spacing w:line="240" w:lineRule="auto"/>
                              <w:ind w:left="284"/>
                              <w:jc w:val="left"/>
                              <w:rPr>
                                <w:sz w:val="14"/>
                                <w:szCs w:val="20"/>
                              </w:rPr>
                            </w:pPr>
                          </w:p>
                          <w:p w14:paraId="6E4B392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Enlace URL al documento</w:t>
                            </w:r>
                          </w:p>
                          <w:p w14:paraId="56DB9788" w14:textId="77777777" w:rsidR="006247E2" w:rsidRDefault="006247E2" w:rsidP="006247E2">
                            <w:pPr>
                              <w:pStyle w:val="Prrafodelista"/>
                              <w:spacing w:line="240" w:lineRule="auto"/>
                              <w:ind w:left="284"/>
                              <w:jc w:val="left"/>
                              <w:rPr>
                                <w:sz w:val="14"/>
                                <w:szCs w:val="20"/>
                              </w:rPr>
                            </w:pPr>
                          </w:p>
                          <w:p w14:paraId="41510FA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Observaciones / Descripción</w:t>
                            </w:r>
                          </w:p>
                          <w:p w14:paraId="5DD24BF0" w14:textId="77777777" w:rsidR="006247E2" w:rsidRPr="002E66C9" w:rsidRDefault="006247E2" w:rsidP="006247E2">
                            <w:pPr>
                              <w:pStyle w:val="Prrafodelista"/>
                              <w:spacing w:line="240" w:lineRule="auto"/>
                              <w:ind w:left="284"/>
                              <w:jc w:val="left"/>
                              <w:rPr>
                                <w:sz w:val="14"/>
                                <w:szCs w:val="20"/>
                              </w:rPr>
                            </w:pPr>
                          </w:p>
                          <w:p w14:paraId="67B820F5" w14:textId="77777777" w:rsidR="006247E2" w:rsidRPr="002E66C9" w:rsidRDefault="006247E2" w:rsidP="007F2FA6">
                            <w:pPr>
                              <w:pStyle w:val="Prrafodelista"/>
                              <w:numPr>
                                <w:ilvl w:val="0"/>
                                <w:numId w:val="9"/>
                              </w:numPr>
                              <w:spacing w:line="240" w:lineRule="auto"/>
                              <w:ind w:left="284" w:hanging="284"/>
                              <w:jc w:val="left"/>
                              <w:rPr>
                                <w:sz w:val="14"/>
                                <w:szCs w:val="20"/>
                              </w:rPr>
                            </w:pPr>
                            <w:r w:rsidRPr="002E66C9">
                              <w:rPr>
                                <w:sz w:val="14"/>
                                <w:szCs w:val="20"/>
                              </w:rPr>
                              <w:t>Lista de distribución para automatización de notificaciones sobre actualizaciones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AAC650" id="Cuadro de texto 841" o:spid="_x0000_s1029" type="#_x0000_t202" style="position:absolute;left:0;text-align:left;margin-left:217.2pt;margin-top:21.5pt;width:172.5pt;height:98pt;z-index:251544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" fillcolor="#ffc" stroked="f">
                <v:textbox>
                  <w:txbxContent>
                    <w:p w14:paraId="785F281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Código único del documento</w:t>
                      </w:r>
                    </w:p>
                    <w:p w14:paraId="7591F4EF" w14:textId="77777777" w:rsidR="006247E2" w:rsidRPr="002E66C9" w:rsidRDefault="006247E2" w:rsidP="006247E2">
                      <w:pPr>
                        <w:pStyle w:val="Prrafodelista"/>
                        <w:spacing w:line="240" w:lineRule="auto"/>
                        <w:ind w:left="284"/>
                        <w:jc w:val="left"/>
                        <w:rPr>
                          <w:sz w:val="14"/>
                          <w:szCs w:val="20"/>
                        </w:rPr>
                      </w:pPr>
                    </w:p>
                    <w:p w14:paraId="7B6E7B5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Descripción del documento</w:t>
                      </w:r>
                    </w:p>
                    <w:p w14:paraId="587DD46D" w14:textId="77777777" w:rsidR="006247E2" w:rsidRPr="002E66C9" w:rsidRDefault="006247E2" w:rsidP="006247E2">
                      <w:pPr>
                        <w:pStyle w:val="Prrafodelista"/>
                        <w:spacing w:line="240" w:lineRule="auto"/>
                        <w:ind w:left="284"/>
                        <w:jc w:val="left"/>
                        <w:rPr>
                          <w:sz w:val="14"/>
                          <w:szCs w:val="20"/>
                        </w:rPr>
                      </w:pPr>
                    </w:p>
                    <w:p w14:paraId="6E4B392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Enlace URL al documento</w:t>
                      </w:r>
                    </w:p>
                    <w:p w14:paraId="56DB9788" w14:textId="77777777" w:rsidR="006247E2" w:rsidRDefault="006247E2" w:rsidP="006247E2">
                      <w:pPr>
                        <w:pStyle w:val="Prrafodelista"/>
                        <w:spacing w:line="240" w:lineRule="auto"/>
                        <w:ind w:left="284"/>
                        <w:jc w:val="left"/>
                        <w:rPr>
                          <w:sz w:val="14"/>
                          <w:szCs w:val="20"/>
                        </w:rPr>
                      </w:pPr>
                    </w:p>
                    <w:p w14:paraId="41510FA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Observaciones / Descripción</w:t>
                      </w:r>
                    </w:p>
                    <w:p w14:paraId="5DD24BF0" w14:textId="77777777" w:rsidR="006247E2" w:rsidRPr="002E66C9" w:rsidRDefault="006247E2" w:rsidP="006247E2">
                      <w:pPr>
                        <w:pStyle w:val="Prrafodelista"/>
                        <w:spacing w:line="240" w:lineRule="auto"/>
                        <w:ind w:left="284"/>
                        <w:jc w:val="left"/>
                        <w:rPr>
                          <w:sz w:val="14"/>
                          <w:szCs w:val="20"/>
                        </w:rPr>
                      </w:pPr>
                    </w:p>
                    <w:p w14:paraId="67B820F5" w14:textId="77777777" w:rsidR="006247E2" w:rsidRPr="002E66C9" w:rsidRDefault="006247E2" w:rsidP="007F2FA6">
                      <w:pPr>
                        <w:pStyle w:val="Prrafodelista"/>
                        <w:numPr>
                          <w:ilvl w:val="0"/>
                          <w:numId w:val="9"/>
                        </w:numPr>
                        <w:spacing w:line="240" w:lineRule="auto"/>
                        <w:ind w:left="284" w:hanging="284"/>
                        <w:jc w:val="left"/>
                        <w:rPr>
                          <w:sz w:val="14"/>
                          <w:szCs w:val="20"/>
                        </w:rPr>
                      </w:pPr>
                      <w:r w:rsidRPr="002E66C9">
                        <w:rPr>
                          <w:sz w:val="14"/>
                          <w:szCs w:val="20"/>
                        </w:rPr>
                        <w:t>Lista de distribución para automatización de notificaciones sobre actualizaciones</w:t>
                      </w:r>
                    </w:p>
                  </w:txbxContent>
                </v:textbox>
                <w10:wrap type="square"/>
              </v:shape>
            </w:pict>
          </mc:Fallback>
        </mc:AlternateContent>
      </w:r>
      <w:r w:rsidRPr="00D10C8C">
        <w:rPr>
          <w:noProof/>
        </w:rPr>
        <w:drawing>
          <wp:anchor distT="0" distB="0" distL="114300" distR="114300" simplePos="0" relativeHeight="251527168" behindDoc="0" locked="0" layoutInCell="1" allowOverlap="1" wp14:anchorId="65AB3CC6" wp14:editId="1F14D237">
            <wp:simplePos x="0" y="0"/>
            <wp:positionH relativeFrom="column">
              <wp:posOffset>50800</wp:posOffset>
            </wp:positionH>
            <wp:positionV relativeFrom="paragraph">
              <wp:posOffset>26670</wp:posOffset>
            </wp:positionV>
            <wp:extent cx="2270760" cy="1770380"/>
            <wp:effectExtent l="19050" t="19050" r="15240" b="2032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noChangeArrowheads="1"/>
                    </pic:cNvPicPr>
                  </pic:nvPicPr>
                  <pic:blipFill rotWithShape="1">
                    <a:blip r:embed="rId12">
                      <a:extLst>
                        <a:ext uri="{28A0092B-C50C-407E-A947-70E740481C1C}">
                          <a14:useLocalDpi xmlns:a14="http://schemas.microsoft.com/office/drawing/2010/main" val="0"/>
                        </a:ext>
                      </a:extLst>
                    </a:blip>
                    <a:srcRect t="20692"/>
                    <a:stretch/>
                  </pic:blipFill>
                  <pic:spPr bwMode="auto">
                    <a:xfrm>
                      <a:off x="0" y="0"/>
                      <a:ext cx="2270760" cy="1770380"/>
                    </a:xfrm>
                    <a:prstGeom prst="rect">
                      <a:avLst/>
                    </a:prstGeom>
                    <a:noFill/>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75DC1A" w14:textId="77777777" w:rsidR="006247E2" w:rsidRPr="00D10C8C" w:rsidRDefault="006247E2" w:rsidP="006247E2">
      <w:pPr>
        <w:pStyle w:val="PiedeFoto"/>
        <w:jc w:val="left"/>
        <w:rPr>
          <w:rFonts w:asciiTheme="majorHAnsi" w:eastAsia="Arial" w:hAnsiTheme="majorHAnsi" w:cstheme="majorBidi"/>
          <w:b/>
          <w:bCs/>
        </w:rPr>
      </w:pPr>
      <w:bookmarkStart w:id="39" w:name="_Toc191457031"/>
      <w:r w:rsidRPr="00D10C8C">
        <w:t>Documentación del Servicio</w:t>
      </w:r>
      <w:bookmarkEnd w:id="39"/>
    </w:p>
    <w:p w14:paraId="09B4584A" w14:textId="00D371DE" w:rsidR="006247E2" w:rsidRPr="00D10C8C" w:rsidRDefault="006247E2" w:rsidP="006247E2">
      <w:pPr>
        <w:spacing w:after="200" w:line="276" w:lineRule="auto"/>
        <w:jc w:val="left"/>
      </w:pPr>
    </w:p>
    <w:p w14:paraId="74E24FAF" w14:textId="77777777" w:rsidR="007428EE" w:rsidRPr="00D10C8C" w:rsidRDefault="007428EE" w:rsidP="006247E2">
      <w:pPr>
        <w:spacing w:after="200" w:line="276" w:lineRule="auto"/>
        <w:jc w:val="left"/>
      </w:pPr>
    </w:p>
    <w:p w14:paraId="7E6C4FF3" w14:textId="77777777" w:rsidR="007428EE" w:rsidRPr="00D10C8C" w:rsidRDefault="007428EE">
      <w:pPr>
        <w:spacing w:after="160" w:line="259" w:lineRule="auto"/>
        <w:jc w:val="left"/>
        <w:rPr>
          <w:rFonts w:ascii="Montserrat Light" w:eastAsiaTheme="majorEastAsia" w:hAnsi="Montserrat Light" w:cstheme="majorBidi"/>
          <w:b/>
          <w:color w:val="C00000"/>
          <w:sz w:val="24"/>
          <w:szCs w:val="26"/>
        </w:rPr>
      </w:pPr>
      <w:r w:rsidRPr="00D10C8C">
        <w:br w:type="page"/>
      </w:r>
    </w:p>
    <w:p w14:paraId="66ABB8C4" w14:textId="3F997D65" w:rsidR="006247E2" w:rsidRPr="00D10C8C" w:rsidRDefault="006247E2" w:rsidP="00E732D1">
      <w:pPr>
        <w:pStyle w:val="Titulo3"/>
      </w:pPr>
      <w:bookmarkStart w:id="40" w:name="_Toc193887353"/>
      <w:r w:rsidRPr="00D10C8C">
        <w:lastRenderedPageBreak/>
        <w:t>Auditorias WF</w:t>
      </w:r>
      <w:bookmarkEnd w:id="40"/>
    </w:p>
    <w:p w14:paraId="64DC25A5" w14:textId="28D094C6" w:rsidR="006247E2" w:rsidRPr="00D10C8C" w:rsidRDefault="006247E2" w:rsidP="006247E2">
      <w:r w:rsidRPr="00D10C8C">
        <w:t>Esta categoría tiene el objetivo de almacenar un registro detallado de todos los flujos de trabajo asociados a la documentación y que hayan finalizado.</w:t>
      </w:r>
    </w:p>
    <w:p w14:paraId="6C9D211A" w14:textId="1576E60D" w:rsidR="006247E2" w:rsidRPr="00D10C8C" w:rsidRDefault="006247E2" w:rsidP="006247E2">
      <w:r w:rsidRPr="00D10C8C">
        <w:t xml:space="preserve">Este registro proporcionará un detalle exhaustivo de los tiempos de respuesta, los usuarios que han actuado sobre él, y los caminos de decisión realizados. </w:t>
      </w:r>
    </w:p>
    <w:p w14:paraId="630BCD71" w14:textId="141BB280" w:rsidR="006247E2" w:rsidRPr="00D10C8C" w:rsidRDefault="00D4367F" w:rsidP="006247E2">
      <w:r w:rsidRPr="00D10C8C">
        <w:rPr>
          <w:noProof/>
        </w:rPr>
        <w:drawing>
          <wp:anchor distT="0" distB="0" distL="114300" distR="114300" simplePos="0" relativeHeight="251596800" behindDoc="0" locked="0" layoutInCell="1" allowOverlap="1" wp14:anchorId="4CED7AAB" wp14:editId="5618C1F4">
            <wp:simplePos x="0" y="0"/>
            <wp:positionH relativeFrom="column">
              <wp:posOffset>34290</wp:posOffset>
            </wp:positionH>
            <wp:positionV relativeFrom="paragraph">
              <wp:posOffset>478155</wp:posOffset>
            </wp:positionV>
            <wp:extent cx="2668905" cy="2075180"/>
            <wp:effectExtent l="0" t="0" r="0" b="127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3">
                      <a:extLst>
                        <a:ext uri="{28A0092B-C50C-407E-A947-70E740481C1C}">
                          <a14:useLocalDpi xmlns:a14="http://schemas.microsoft.com/office/drawing/2010/main" val="0"/>
                        </a:ext>
                      </a:extLst>
                    </a:blip>
                    <a:stretch>
                      <a:fillRect/>
                    </a:stretch>
                  </pic:blipFill>
                  <pic:spPr>
                    <a:xfrm>
                      <a:off x="0" y="0"/>
                      <a:ext cx="2668905" cy="2075180"/>
                    </a:xfrm>
                    <a:prstGeom prst="rect">
                      <a:avLst/>
                    </a:prstGeom>
                  </pic:spPr>
                </pic:pic>
              </a:graphicData>
            </a:graphic>
            <wp14:sizeRelH relativeFrom="margin">
              <wp14:pctWidth>0</wp14:pctWidth>
            </wp14:sizeRelH>
          </wp:anchor>
        </w:drawing>
      </w:r>
      <w:r w:rsidR="006247E2" w:rsidRPr="00D10C8C">
        <w:t>La importancia de disponer de un detalle de cada proceso es clave para la correcta gestión de cara a auditorias, gestión de la calidad de los servicios y resolución de incidencias.</w:t>
      </w:r>
    </w:p>
    <w:p w14:paraId="56D55093" w14:textId="494C6DC3" w:rsidR="006247E2" w:rsidRPr="00D10C8C" w:rsidRDefault="006247E2" w:rsidP="006247E2">
      <w:r w:rsidRPr="00D10C8C">
        <w:rPr>
          <w:noProof/>
        </w:rPr>
        <mc:AlternateContent>
          <mc:Choice Requires="wps">
            <w:drawing>
              <wp:anchor distT="45720" distB="45720" distL="114300" distR="114300" simplePos="0" relativeHeight="251581440" behindDoc="0" locked="0" layoutInCell="1" allowOverlap="1" wp14:anchorId="2886CC9F" wp14:editId="571F4B3E">
                <wp:simplePos x="0" y="0"/>
                <wp:positionH relativeFrom="column">
                  <wp:posOffset>3041650</wp:posOffset>
                </wp:positionH>
                <wp:positionV relativeFrom="paragraph">
                  <wp:posOffset>394970</wp:posOffset>
                </wp:positionV>
                <wp:extent cx="2190750" cy="1244600"/>
                <wp:effectExtent l="0" t="0" r="2540" b="0"/>
                <wp:wrapSquare wrapText="bothSides"/>
                <wp:docPr id="840" name="Cuadro de texto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24460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90C8AA"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 la Notificación</w:t>
                            </w:r>
                          </w:p>
                          <w:p w14:paraId="1C6ED191" w14:textId="77777777" w:rsidR="006247E2" w:rsidRPr="002E66C9" w:rsidRDefault="006247E2" w:rsidP="006247E2">
                            <w:pPr>
                              <w:pStyle w:val="Prrafodelista"/>
                              <w:spacing w:line="240" w:lineRule="auto"/>
                              <w:ind w:left="284"/>
                              <w:jc w:val="left"/>
                              <w:rPr>
                                <w:sz w:val="14"/>
                                <w:szCs w:val="20"/>
                              </w:rPr>
                            </w:pPr>
                          </w:p>
                          <w:p w14:paraId="626A56CE"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Organismo de Origen</w:t>
                            </w:r>
                          </w:p>
                          <w:p w14:paraId="24910058" w14:textId="77777777" w:rsidR="006247E2" w:rsidRPr="002E66C9" w:rsidRDefault="006247E2" w:rsidP="006247E2">
                            <w:pPr>
                              <w:pStyle w:val="Prrafodelista"/>
                              <w:spacing w:line="240" w:lineRule="auto"/>
                              <w:ind w:left="284"/>
                              <w:jc w:val="left"/>
                              <w:rPr>
                                <w:sz w:val="14"/>
                                <w:szCs w:val="20"/>
                              </w:rPr>
                            </w:pPr>
                          </w:p>
                          <w:p w14:paraId="69C6EBD6"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del Organismo</w:t>
                            </w:r>
                          </w:p>
                          <w:p w14:paraId="0F524F9B" w14:textId="77777777" w:rsidR="006247E2" w:rsidRDefault="006247E2" w:rsidP="006247E2">
                            <w:pPr>
                              <w:pStyle w:val="Prrafodelista"/>
                              <w:spacing w:line="240" w:lineRule="auto"/>
                              <w:ind w:left="284"/>
                              <w:jc w:val="left"/>
                              <w:rPr>
                                <w:sz w:val="14"/>
                                <w:szCs w:val="20"/>
                              </w:rPr>
                            </w:pPr>
                          </w:p>
                          <w:p w14:paraId="63C49F22"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Proceso registrado</w:t>
                            </w:r>
                          </w:p>
                          <w:p w14:paraId="0919D38A" w14:textId="77777777" w:rsidR="006247E2" w:rsidRPr="002E66C9" w:rsidRDefault="006247E2" w:rsidP="006247E2">
                            <w:pPr>
                              <w:pStyle w:val="Prrafodelista"/>
                              <w:spacing w:line="240" w:lineRule="auto"/>
                              <w:ind w:left="284"/>
                              <w:jc w:val="left"/>
                              <w:rPr>
                                <w:sz w:val="14"/>
                                <w:szCs w:val="20"/>
                              </w:rPr>
                            </w:pPr>
                          </w:p>
                          <w:p w14:paraId="3ED51619" w14:textId="77777777" w:rsidR="006247E2" w:rsidRPr="002E66C9" w:rsidRDefault="006247E2" w:rsidP="007F2FA6">
                            <w:pPr>
                              <w:pStyle w:val="Prrafodelista"/>
                              <w:numPr>
                                <w:ilvl w:val="0"/>
                                <w:numId w:val="20"/>
                              </w:numPr>
                              <w:spacing w:line="240" w:lineRule="auto"/>
                              <w:ind w:left="284" w:hanging="284"/>
                              <w:jc w:val="left"/>
                              <w:rPr>
                                <w:sz w:val="14"/>
                                <w:szCs w:val="20"/>
                              </w:rPr>
                            </w:pPr>
                            <w:r>
                              <w:rPr>
                                <w:sz w:val="14"/>
                                <w:szCs w:val="20"/>
                              </w:rPr>
                              <w:t>Fecha del Registro de auditoria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6CC9F" id="Cuadro de texto 840" o:spid="_x0000_s1030" type="#_x0000_t202" style="position:absolute;left:0;text-align:left;margin-left:239.5pt;margin-top:31.1pt;width:172.5pt;height:98pt;z-index:25158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" fillcolor="#ffc" stroked="f">
                <v:textbox>
                  <w:txbxContent>
                    <w:p w14:paraId="1B90C8AA"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 la Notificación</w:t>
                      </w:r>
                    </w:p>
                    <w:p w14:paraId="1C6ED191" w14:textId="77777777" w:rsidR="006247E2" w:rsidRPr="002E66C9" w:rsidRDefault="006247E2" w:rsidP="006247E2">
                      <w:pPr>
                        <w:pStyle w:val="Prrafodelista"/>
                        <w:spacing w:line="240" w:lineRule="auto"/>
                        <w:ind w:left="284"/>
                        <w:jc w:val="left"/>
                        <w:rPr>
                          <w:sz w:val="14"/>
                          <w:szCs w:val="20"/>
                        </w:rPr>
                      </w:pPr>
                    </w:p>
                    <w:p w14:paraId="626A56CE"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Organismo de Origen</w:t>
                      </w:r>
                    </w:p>
                    <w:p w14:paraId="24910058" w14:textId="77777777" w:rsidR="006247E2" w:rsidRPr="002E66C9" w:rsidRDefault="006247E2" w:rsidP="006247E2">
                      <w:pPr>
                        <w:pStyle w:val="Prrafodelista"/>
                        <w:spacing w:line="240" w:lineRule="auto"/>
                        <w:ind w:left="284"/>
                        <w:jc w:val="left"/>
                        <w:rPr>
                          <w:sz w:val="14"/>
                          <w:szCs w:val="20"/>
                        </w:rPr>
                      </w:pPr>
                    </w:p>
                    <w:p w14:paraId="69C6EBD6"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del Organismo</w:t>
                      </w:r>
                    </w:p>
                    <w:p w14:paraId="0F524F9B" w14:textId="77777777" w:rsidR="006247E2" w:rsidRDefault="006247E2" w:rsidP="006247E2">
                      <w:pPr>
                        <w:pStyle w:val="Prrafodelista"/>
                        <w:spacing w:line="240" w:lineRule="auto"/>
                        <w:ind w:left="284"/>
                        <w:jc w:val="left"/>
                        <w:rPr>
                          <w:sz w:val="14"/>
                          <w:szCs w:val="20"/>
                        </w:rPr>
                      </w:pPr>
                    </w:p>
                    <w:p w14:paraId="63C49F22"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Proceso registrado</w:t>
                      </w:r>
                    </w:p>
                    <w:p w14:paraId="0919D38A" w14:textId="77777777" w:rsidR="006247E2" w:rsidRPr="002E66C9" w:rsidRDefault="006247E2" w:rsidP="006247E2">
                      <w:pPr>
                        <w:pStyle w:val="Prrafodelista"/>
                        <w:spacing w:line="240" w:lineRule="auto"/>
                        <w:ind w:left="284"/>
                        <w:jc w:val="left"/>
                        <w:rPr>
                          <w:sz w:val="14"/>
                          <w:szCs w:val="20"/>
                        </w:rPr>
                      </w:pPr>
                    </w:p>
                    <w:p w14:paraId="3ED51619" w14:textId="77777777" w:rsidR="006247E2" w:rsidRPr="002E66C9" w:rsidRDefault="006247E2" w:rsidP="007F2FA6">
                      <w:pPr>
                        <w:pStyle w:val="Prrafodelista"/>
                        <w:numPr>
                          <w:ilvl w:val="0"/>
                          <w:numId w:val="20"/>
                        </w:numPr>
                        <w:spacing w:line="240" w:lineRule="auto"/>
                        <w:ind w:left="284" w:hanging="284"/>
                        <w:jc w:val="left"/>
                        <w:rPr>
                          <w:sz w:val="14"/>
                          <w:szCs w:val="20"/>
                        </w:rPr>
                      </w:pPr>
                      <w:r>
                        <w:rPr>
                          <w:sz w:val="14"/>
                          <w:szCs w:val="20"/>
                        </w:rPr>
                        <w:t>Fecha del Registro de auditoria</w:t>
                      </w:r>
                    </w:p>
                  </w:txbxContent>
                </v:textbox>
                <w10:wrap type="square"/>
              </v:shape>
            </w:pict>
          </mc:Fallback>
        </mc:AlternateContent>
      </w:r>
    </w:p>
    <w:p w14:paraId="50810027" w14:textId="77777777" w:rsidR="006247E2" w:rsidRPr="00D10C8C" w:rsidRDefault="006247E2" w:rsidP="006247E2">
      <w:pPr>
        <w:pStyle w:val="PiedeFoto"/>
        <w:jc w:val="left"/>
        <w:rPr>
          <w:rFonts w:asciiTheme="majorHAnsi" w:eastAsia="Arial" w:hAnsiTheme="majorHAnsi" w:cstheme="majorBidi"/>
          <w:b/>
          <w:bCs/>
        </w:rPr>
      </w:pPr>
      <w:bookmarkStart w:id="41" w:name="_Toc191457032"/>
      <w:r w:rsidRPr="00D10C8C">
        <w:t>Auditorias WF</w:t>
      </w:r>
      <w:bookmarkEnd w:id="41"/>
    </w:p>
    <w:p w14:paraId="7FEFAF75" w14:textId="77777777" w:rsidR="006247E2" w:rsidRPr="00D10C8C" w:rsidRDefault="006247E2" w:rsidP="006247E2">
      <w:pPr>
        <w:spacing w:after="200" w:line="276" w:lineRule="auto"/>
        <w:jc w:val="left"/>
      </w:pPr>
    </w:p>
    <w:p w14:paraId="292B0CCC" w14:textId="51EDB26E" w:rsidR="006247E2" w:rsidRPr="00D10C8C" w:rsidRDefault="006247E2" w:rsidP="006247E2">
      <w:pPr>
        <w:spacing w:after="200" w:line="276" w:lineRule="auto"/>
        <w:jc w:val="left"/>
      </w:pPr>
    </w:p>
    <w:p w14:paraId="06BE1A34" w14:textId="77777777" w:rsidR="007428EE" w:rsidRPr="00D10C8C" w:rsidRDefault="007428EE">
      <w:pPr>
        <w:spacing w:after="160" w:line="259" w:lineRule="auto"/>
        <w:jc w:val="left"/>
        <w:rPr>
          <w:rFonts w:ascii="Montserrat Light" w:eastAsiaTheme="majorEastAsia" w:hAnsi="Montserrat Light" w:cstheme="majorBidi"/>
          <w:b/>
          <w:color w:val="C00000"/>
          <w:sz w:val="24"/>
          <w:szCs w:val="26"/>
        </w:rPr>
      </w:pPr>
      <w:bookmarkStart w:id="42" w:name="_Toc97589984"/>
      <w:r w:rsidRPr="00D10C8C">
        <w:br w:type="page"/>
      </w:r>
    </w:p>
    <w:p w14:paraId="7396BA29" w14:textId="78844E55" w:rsidR="006247E2" w:rsidRPr="00D10C8C" w:rsidRDefault="006247E2" w:rsidP="00E732D1">
      <w:pPr>
        <w:pStyle w:val="Ttulo2"/>
      </w:pPr>
      <w:bookmarkStart w:id="43" w:name="_Toc193887354"/>
      <w:r w:rsidRPr="00D10C8C">
        <w:lastRenderedPageBreak/>
        <w:t>Máster Data (Tablas Maestros)</w:t>
      </w:r>
      <w:bookmarkEnd w:id="42"/>
      <w:bookmarkEnd w:id="43"/>
    </w:p>
    <w:p w14:paraId="78709EBE" w14:textId="77777777" w:rsidR="006247E2" w:rsidRPr="00D10C8C" w:rsidRDefault="006247E2" w:rsidP="006247E2">
      <w:r w:rsidRPr="00D10C8C">
        <w:t>El servicio se fundamenta en el acceso a tablas maestras actualizadas, lo que simplifica la configuración y automatización de los procesos. De esta manera, se atiende la necesidad de proporcionar a los usuarios del servicio una única herramienta de mantenimiento de tablas maestras.</w:t>
      </w:r>
    </w:p>
    <w:p w14:paraId="1386D5F0" w14:textId="39B6388B" w:rsidR="006247E2" w:rsidRPr="00D10C8C" w:rsidRDefault="006247E2" w:rsidP="006247E2">
      <w:r w:rsidRPr="00D10C8C">
        <w:t>Estas tablas desempeñan un papel fundamental en la ejecución exitosa del servicio, ya que todas las funcionalidades relacionadas con las categorías de aplicación y los flujos de trabajo dependen en gran medida de ellas. Su actualización y correcta configuración son esenciales para garantizar un funcionamiento óptimo del servicio en su totalidad.</w:t>
      </w:r>
    </w:p>
    <w:p w14:paraId="36CA15DB" w14:textId="1EA3F94D" w:rsidR="006247E2" w:rsidRPr="00D10C8C" w:rsidRDefault="00A15E1A" w:rsidP="006247E2">
      <w:pPr>
        <w:spacing w:after="0"/>
        <w:jc w:val="center"/>
      </w:pPr>
      <w:r w:rsidRPr="00D10C8C">
        <w:rPr>
          <w:noProof/>
        </w:rPr>
        <w:drawing>
          <wp:anchor distT="0" distB="0" distL="114300" distR="114300" simplePos="0" relativeHeight="251601920" behindDoc="0" locked="0" layoutInCell="1" allowOverlap="1" wp14:anchorId="6DE1EB73" wp14:editId="0ED58AC8">
            <wp:simplePos x="0" y="0"/>
            <wp:positionH relativeFrom="column">
              <wp:posOffset>958016</wp:posOffset>
            </wp:positionH>
            <wp:positionV relativeFrom="paragraph">
              <wp:posOffset>328371</wp:posOffset>
            </wp:positionV>
            <wp:extent cx="3489325" cy="1209040"/>
            <wp:effectExtent l="19050" t="19050" r="15875" b="1016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rotWithShape="1">
                    <a:blip r:embed="rId14">
                      <a:extLst>
                        <a:ext uri="{28A0092B-C50C-407E-A947-70E740481C1C}">
                          <a14:useLocalDpi xmlns:a14="http://schemas.microsoft.com/office/drawing/2010/main" val="0"/>
                        </a:ext>
                      </a:extLst>
                    </a:blip>
                    <a:srcRect l="-28185" r="-28185"/>
                    <a:stretch/>
                  </pic:blipFill>
                  <pic:spPr bwMode="auto">
                    <a:xfrm>
                      <a:off x="0" y="0"/>
                      <a:ext cx="3489325" cy="120904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B538D8" w14:textId="77777777" w:rsidR="006247E2" w:rsidRPr="00D10C8C" w:rsidRDefault="006247E2" w:rsidP="006247E2">
      <w:pPr>
        <w:pStyle w:val="PiedeFoto"/>
        <w:rPr>
          <w:rFonts w:asciiTheme="majorHAnsi" w:eastAsia="Arial" w:hAnsiTheme="majorHAnsi" w:cstheme="majorBidi"/>
          <w:b/>
          <w:bCs/>
        </w:rPr>
      </w:pPr>
      <w:bookmarkStart w:id="44" w:name="_Toc191457033"/>
      <w:r w:rsidRPr="00D10C8C">
        <w:t>Tablas Maestras</w:t>
      </w:r>
      <w:bookmarkEnd w:id="44"/>
    </w:p>
    <w:p w14:paraId="2052787C" w14:textId="77777777" w:rsidR="006247E2" w:rsidRPr="00D10C8C" w:rsidRDefault="006247E2" w:rsidP="006247E2">
      <w:pPr>
        <w:pStyle w:val="Ttulo3"/>
      </w:pPr>
    </w:p>
    <w:p w14:paraId="1C514141" w14:textId="77777777" w:rsidR="002425D4" w:rsidRPr="00D10C8C" w:rsidRDefault="002425D4">
      <w:pPr>
        <w:spacing w:after="160" w:line="259" w:lineRule="auto"/>
        <w:jc w:val="left"/>
        <w:rPr>
          <w:rFonts w:eastAsiaTheme="majorEastAsia" w:cstheme="majorBidi"/>
          <w:b/>
          <w:sz w:val="20"/>
          <w:szCs w:val="26"/>
        </w:rPr>
      </w:pPr>
      <w:r w:rsidRPr="00D10C8C">
        <w:br w:type="page"/>
      </w:r>
    </w:p>
    <w:p w14:paraId="16E4E180" w14:textId="7DAE21BD" w:rsidR="006247E2" w:rsidRPr="00D10C8C" w:rsidRDefault="006247E2" w:rsidP="00536F09">
      <w:pPr>
        <w:pStyle w:val="Titulo3"/>
      </w:pPr>
      <w:bookmarkStart w:id="45" w:name="_Toc193887355"/>
      <w:r w:rsidRPr="00D10C8C">
        <w:lastRenderedPageBreak/>
        <w:t>Estados de notificación</w:t>
      </w:r>
      <w:bookmarkEnd w:id="45"/>
    </w:p>
    <w:p w14:paraId="65ABBBAC" w14:textId="5471BBF5" w:rsidR="006247E2" w:rsidRPr="00D10C8C" w:rsidRDefault="006247E2" w:rsidP="006247E2">
      <w:r w:rsidRPr="00D10C8C">
        <w:t>Esta tabla almacena los diferentes estados en los que puede encontrarse una notificación a lo largo del proceso asociado a la misma.</w:t>
      </w:r>
    </w:p>
    <w:p w14:paraId="084B9CF7" w14:textId="08579515" w:rsidR="006247E2" w:rsidRPr="00D10C8C" w:rsidRDefault="005169EF" w:rsidP="006247E2">
      <w:pPr>
        <w:spacing w:after="0"/>
      </w:pPr>
      <w:r w:rsidRPr="00D10C8C">
        <w:rPr>
          <w:noProof/>
        </w:rPr>
        <w:drawing>
          <wp:anchor distT="0" distB="0" distL="114300" distR="114300" simplePos="0" relativeHeight="251608064" behindDoc="0" locked="0" layoutInCell="1" allowOverlap="1" wp14:anchorId="75046CA9" wp14:editId="41138C99">
            <wp:simplePos x="0" y="0"/>
            <wp:positionH relativeFrom="column">
              <wp:posOffset>19050</wp:posOffset>
            </wp:positionH>
            <wp:positionV relativeFrom="paragraph">
              <wp:posOffset>215034</wp:posOffset>
            </wp:positionV>
            <wp:extent cx="2957830" cy="1731010"/>
            <wp:effectExtent l="19050" t="19050" r="13970" b="2159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a:extLst>
                        <a:ext uri="{28A0092B-C50C-407E-A947-70E740481C1C}">
                          <a14:useLocalDpi xmlns:a14="http://schemas.microsoft.com/office/drawing/2010/main" val="0"/>
                        </a:ext>
                      </a:extLst>
                    </a:blip>
                    <a:stretch>
                      <a:fillRect/>
                    </a:stretch>
                  </pic:blipFill>
                  <pic:spPr>
                    <a:xfrm>
                      <a:off x="0" y="0"/>
                      <a:ext cx="2957830" cy="173101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6247E2" w:rsidRPr="00D10C8C">
        <w:rPr>
          <w:noProof/>
        </w:rPr>
        <mc:AlternateContent>
          <mc:Choice Requires="wps">
            <w:drawing>
              <wp:anchor distT="0" distB="0" distL="114300" distR="114300" simplePos="0" relativeHeight="251550720" behindDoc="0" locked="0" layoutInCell="1" allowOverlap="1" wp14:anchorId="5664B66B" wp14:editId="6CC9630C">
                <wp:simplePos x="0" y="0"/>
                <wp:positionH relativeFrom="column">
                  <wp:posOffset>3317875</wp:posOffset>
                </wp:positionH>
                <wp:positionV relativeFrom="paragraph">
                  <wp:posOffset>292735</wp:posOffset>
                </wp:positionV>
                <wp:extent cx="2087880" cy="1246505"/>
                <wp:effectExtent l="0" t="0" r="7620" b="0"/>
                <wp:wrapNone/>
                <wp:docPr id="839" name="Cuadro de texto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1246505"/>
                        </a:xfrm>
                        <a:prstGeom prst="rect">
                          <a:avLst/>
                        </a:prstGeom>
                        <a:solidFill>
                          <a:srgbClr val="FFFFCC"/>
                        </a:solidFill>
                        <a:ln w="6350">
                          <a:noFill/>
                        </a:ln>
                      </wps:spPr>
                      <wps:txbx>
                        <w:txbxContent>
                          <w:p w14:paraId="7459EFAD" w14:textId="77777777"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Identificador de estado</w:t>
                            </w:r>
                          </w:p>
                          <w:p w14:paraId="394CAB25" w14:textId="77777777" w:rsidR="006247E2" w:rsidRPr="003413DD" w:rsidRDefault="006247E2" w:rsidP="006247E2">
                            <w:pPr>
                              <w:pStyle w:val="Prrafodelista"/>
                              <w:spacing w:line="240" w:lineRule="auto"/>
                              <w:ind w:left="360"/>
                              <w:jc w:val="left"/>
                              <w:rPr>
                                <w:sz w:val="14"/>
                                <w:szCs w:val="20"/>
                              </w:rPr>
                            </w:pPr>
                          </w:p>
                          <w:p w14:paraId="4D4E887A" w14:textId="77777777" w:rsidR="006247E2" w:rsidRDefault="006247E2" w:rsidP="007F2FA6">
                            <w:pPr>
                              <w:pStyle w:val="Prrafodelista"/>
                              <w:numPr>
                                <w:ilvl w:val="0"/>
                                <w:numId w:val="18"/>
                              </w:numPr>
                              <w:spacing w:line="240" w:lineRule="auto"/>
                              <w:ind w:left="284" w:hanging="284"/>
                              <w:jc w:val="left"/>
                              <w:rPr>
                                <w:sz w:val="14"/>
                                <w:szCs w:val="20"/>
                              </w:rPr>
                            </w:pPr>
                            <w:r>
                              <w:rPr>
                                <w:sz w:val="14"/>
                                <w:szCs w:val="20"/>
                              </w:rPr>
                              <w:t>D</w:t>
                            </w:r>
                            <w:r w:rsidRPr="003413DD">
                              <w:rPr>
                                <w:sz w:val="14"/>
                                <w:szCs w:val="20"/>
                              </w:rPr>
                              <w:t>escripción del estado</w:t>
                            </w:r>
                          </w:p>
                          <w:p w14:paraId="58D68896" w14:textId="77777777" w:rsidR="006247E2" w:rsidRPr="003413DD" w:rsidRDefault="006247E2" w:rsidP="006247E2">
                            <w:pPr>
                              <w:pStyle w:val="Prrafodelista"/>
                              <w:spacing w:line="240" w:lineRule="auto"/>
                              <w:ind w:left="284"/>
                              <w:jc w:val="left"/>
                              <w:rPr>
                                <w:sz w:val="14"/>
                                <w:szCs w:val="20"/>
                              </w:rPr>
                            </w:pPr>
                          </w:p>
                          <w:p w14:paraId="3942BB48" w14:textId="3D6D6E34"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Tiempo máximo de permanencia en el estado. Se utiliza para el</w:t>
                            </w:r>
                            <w:r w:rsidR="004D40CE">
                              <w:rPr>
                                <w:sz w:val="14"/>
                                <w:szCs w:val="20"/>
                              </w:rPr>
                              <w:t xml:space="preserve"> </w:t>
                            </w:r>
                            <w:ins w:id="46" w:author="Jj Jimenez Requena" w:date="2024-10-18T10:16:00Z">
                              <w:r w:rsidR="007C4D19" w:rsidRPr="003413DD">
                                <w:rPr>
                                  <w:sz w:val="14"/>
                                  <w:szCs w:val="20"/>
                                </w:rPr>
                                <w:t>cálculo</w:t>
                              </w:r>
                            </w:ins>
                            <w:r w:rsidRPr="003413DD">
                              <w:rPr>
                                <w:sz w:val="14"/>
                                <w:szCs w:val="20"/>
                              </w:rPr>
                              <w:t xml:space="preserve"> de vencimientos de las tareas de WF</w:t>
                            </w:r>
                          </w:p>
                          <w:p w14:paraId="50179C5C" w14:textId="77777777" w:rsidR="006247E2" w:rsidRPr="003413DD" w:rsidRDefault="006247E2" w:rsidP="006247E2">
                            <w:pPr>
                              <w:pStyle w:val="Prrafodelista"/>
                              <w:spacing w:line="240" w:lineRule="auto"/>
                              <w:ind w:left="284"/>
                              <w:jc w:val="left"/>
                              <w:rPr>
                                <w:sz w:val="14"/>
                                <w:szCs w:val="20"/>
                              </w:rPr>
                            </w:pPr>
                          </w:p>
                          <w:p w14:paraId="34D66225" w14:textId="77777777" w:rsidR="006247E2" w:rsidRPr="003413DD" w:rsidRDefault="006247E2" w:rsidP="007F2FA6">
                            <w:pPr>
                              <w:pStyle w:val="Prrafodelista"/>
                              <w:numPr>
                                <w:ilvl w:val="0"/>
                                <w:numId w:val="18"/>
                              </w:numPr>
                              <w:spacing w:line="240" w:lineRule="auto"/>
                              <w:ind w:left="284" w:hanging="284"/>
                              <w:jc w:val="left"/>
                              <w:rPr>
                                <w:sz w:val="14"/>
                                <w:szCs w:val="20"/>
                              </w:rPr>
                            </w:pPr>
                            <w:r w:rsidRPr="003413DD">
                              <w:rPr>
                                <w:sz w:val="14"/>
                                <w:szCs w:val="20"/>
                              </w:rPr>
                              <w:t>Comentarios explicativos sobre el 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664B66B" id="Cuadro de texto 839" o:spid="_x0000_s1031" type="#_x0000_t202" style="position:absolute;left:0;text-align:left;margin-left:261.25pt;margin-top:23.05pt;width:164.4pt;height:98.1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" fillcolor="#ffc" stroked="f" strokeweight=".5pt">
                <v:textbox>
                  <w:txbxContent>
                    <w:p w14:paraId="7459EFAD" w14:textId="77777777"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Identificador de estado</w:t>
                      </w:r>
                    </w:p>
                    <w:p w14:paraId="394CAB25" w14:textId="77777777" w:rsidR="006247E2" w:rsidRPr="003413DD" w:rsidRDefault="006247E2" w:rsidP="006247E2">
                      <w:pPr>
                        <w:pStyle w:val="Prrafodelista"/>
                        <w:spacing w:line="240" w:lineRule="auto"/>
                        <w:ind w:left="360"/>
                        <w:jc w:val="left"/>
                        <w:rPr>
                          <w:sz w:val="14"/>
                          <w:szCs w:val="20"/>
                        </w:rPr>
                      </w:pPr>
                    </w:p>
                    <w:p w14:paraId="4D4E887A" w14:textId="77777777" w:rsidR="006247E2" w:rsidRDefault="006247E2" w:rsidP="007F2FA6">
                      <w:pPr>
                        <w:pStyle w:val="Prrafodelista"/>
                        <w:numPr>
                          <w:ilvl w:val="0"/>
                          <w:numId w:val="18"/>
                        </w:numPr>
                        <w:spacing w:line="240" w:lineRule="auto"/>
                        <w:ind w:left="284" w:hanging="284"/>
                        <w:jc w:val="left"/>
                        <w:rPr>
                          <w:sz w:val="14"/>
                          <w:szCs w:val="20"/>
                        </w:rPr>
                      </w:pPr>
                      <w:r>
                        <w:rPr>
                          <w:sz w:val="14"/>
                          <w:szCs w:val="20"/>
                        </w:rPr>
                        <w:t>D</w:t>
                      </w:r>
                      <w:r w:rsidRPr="003413DD">
                        <w:rPr>
                          <w:sz w:val="14"/>
                          <w:szCs w:val="20"/>
                        </w:rPr>
                        <w:t>escripción del estado</w:t>
                      </w:r>
                    </w:p>
                    <w:p w14:paraId="58D68896" w14:textId="77777777" w:rsidR="006247E2" w:rsidRPr="003413DD" w:rsidRDefault="006247E2" w:rsidP="006247E2">
                      <w:pPr>
                        <w:pStyle w:val="Prrafodelista"/>
                        <w:spacing w:line="240" w:lineRule="auto"/>
                        <w:ind w:left="284"/>
                        <w:jc w:val="left"/>
                        <w:rPr>
                          <w:sz w:val="14"/>
                          <w:szCs w:val="20"/>
                        </w:rPr>
                      </w:pPr>
                    </w:p>
                    <w:p w14:paraId="3942BB48" w14:textId="3D6D6E34"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Tiempo máximo de permanencia en el estado. Se utiliza para el</w:t>
                      </w:r>
                      <w:r w:rsidR="004D40CE">
                        <w:rPr>
                          <w:sz w:val="14"/>
                          <w:szCs w:val="20"/>
                        </w:rPr>
                        <w:t xml:space="preserve"> </w:t>
                      </w:r>
                      <w:ins w:id="47" w:author="Jj Jimenez Requena" w:date="2024-10-18T10:16:00Z">
                        <w:r w:rsidR="007C4D19" w:rsidRPr="003413DD">
                          <w:rPr>
                            <w:sz w:val="14"/>
                            <w:szCs w:val="20"/>
                          </w:rPr>
                          <w:t>cálculo</w:t>
                        </w:r>
                      </w:ins>
                      <w:r w:rsidRPr="003413DD">
                        <w:rPr>
                          <w:sz w:val="14"/>
                          <w:szCs w:val="20"/>
                        </w:rPr>
                        <w:t xml:space="preserve"> de vencimientos de las tareas de WF</w:t>
                      </w:r>
                    </w:p>
                    <w:p w14:paraId="50179C5C" w14:textId="77777777" w:rsidR="006247E2" w:rsidRPr="003413DD" w:rsidRDefault="006247E2" w:rsidP="006247E2">
                      <w:pPr>
                        <w:pStyle w:val="Prrafodelista"/>
                        <w:spacing w:line="240" w:lineRule="auto"/>
                        <w:ind w:left="284"/>
                        <w:jc w:val="left"/>
                        <w:rPr>
                          <w:sz w:val="14"/>
                          <w:szCs w:val="20"/>
                        </w:rPr>
                      </w:pPr>
                    </w:p>
                    <w:p w14:paraId="34D66225" w14:textId="77777777" w:rsidR="006247E2" w:rsidRPr="003413DD" w:rsidRDefault="006247E2" w:rsidP="007F2FA6">
                      <w:pPr>
                        <w:pStyle w:val="Prrafodelista"/>
                        <w:numPr>
                          <w:ilvl w:val="0"/>
                          <w:numId w:val="18"/>
                        </w:numPr>
                        <w:spacing w:line="240" w:lineRule="auto"/>
                        <w:ind w:left="284" w:hanging="284"/>
                        <w:jc w:val="left"/>
                        <w:rPr>
                          <w:sz w:val="14"/>
                          <w:szCs w:val="20"/>
                        </w:rPr>
                      </w:pPr>
                      <w:r w:rsidRPr="003413DD">
                        <w:rPr>
                          <w:sz w:val="14"/>
                          <w:szCs w:val="20"/>
                        </w:rPr>
                        <w:t>Comentarios explicativos sobre el estado</w:t>
                      </w:r>
                    </w:p>
                  </w:txbxContent>
                </v:textbox>
              </v:shape>
            </w:pict>
          </mc:Fallback>
        </mc:AlternateContent>
      </w:r>
    </w:p>
    <w:p w14:paraId="57D15D49" w14:textId="723C24AA" w:rsidR="006247E2" w:rsidRPr="00D10C8C" w:rsidRDefault="006247E2" w:rsidP="005169EF">
      <w:pPr>
        <w:pStyle w:val="PiedeFoto"/>
        <w:jc w:val="left"/>
        <w:rPr>
          <w:rFonts w:asciiTheme="majorHAnsi" w:eastAsia="Arial" w:hAnsiTheme="majorHAnsi" w:cstheme="majorBidi"/>
          <w:b/>
          <w:bCs/>
        </w:rPr>
      </w:pPr>
      <w:bookmarkStart w:id="48" w:name="_Toc191457034"/>
      <w:r w:rsidRPr="00D10C8C">
        <w:t xml:space="preserve">Estados de </w:t>
      </w:r>
      <w:r w:rsidR="00C064E2" w:rsidRPr="00D10C8C">
        <w:t>notificación</w:t>
      </w:r>
      <w:bookmarkEnd w:id="48"/>
    </w:p>
    <w:p w14:paraId="15F4A425" w14:textId="77777777" w:rsidR="006247E2" w:rsidRPr="00D10C8C" w:rsidRDefault="006247E2" w:rsidP="006247E2"/>
    <w:p w14:paraId="6549E51F" w14:textId="6F2C5916" w:rsidR="006247E2" w:rsidRPr="00D10C8C" w:rsidRDefault="006247E2" w:rsidP="006247E2">
      <w:r w:rsidRPr="00D10C8C">
        <w:t>En el momento de la redacción de este documento los estados establecidos son:</w:t>
      </w:r>
    </w:p>
    <w:tbl>
      <w:tblPr>
        <w:tblStyle w:val="Tabla2"/>
        <w:tblW w:w="5000" w:type="pct"/>
        <w:tblLayout w:type="fixed"/>
        <w:tblLook w:val="04A0" w:firstRow="1" w:lastRow="0" w:firstColumn="1" w:lastColumn="0" w:noHBand="0" w:noVBand="1"/>
      </w:tblPr>
      <w:tblGrid>
        <w:gridCol w:w="2550"/>
        <w:gridCol w:w="568"/>
        <w:gridCol w:w="1134"/>
        <w:gridCol w:w="4252"/>
      </w:tblGrid>
      <w:tr w:rsidR="00F859E9" w:rsidRPr="00D10C8C" w14:paraId="19672EC7" w14:textId="77777777" w:rsidTr="00F859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5EE7D39D" w14:textId="77777777" w:rsidR="006247E2" w:rsidRPr="00D10C8C" w:rsidRDefault="006247E2" w:rsidP="00AE6219">
            <w:pPr>
              <w:spacing w:after="0"/>
              <w:jc w:val="left"/>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Estado</w:t>
            </w:r>
          </w:p>
        </w:tc>
        <w:tc>
          <w:tcPr>
            <w:tcW w:w="334" w:type="pct"/>
            <w:noWrap/>
            <w:hideMark/>
          </w:tcPr>
          <w:p w14:paraId="7EAE29D0"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ID</w:t>
            </w:r>
          </w:p>
        </w:tc>
        <w:tc>
          <w:tcPr>
            <w:tcW w:w="667" w:type="pct"/>
            <w:noWrap/>
            <w:hideMark/>
          </w:tcPr>
          <w:p w14:paraId="7A871375"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Tiempo Max</w:t>
            </w:r>
          </w:p>
        </w:tc>
        <w:tc>
          <w:tcPr>
            <w:tcW w:w="2500" w:type="pct"/>
            <w:noWrap/>
            <w:hideMark/>
          </w:tcPr>
          <w:p w14:paraId="2B027C4C"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Comentarios</w:t>
            </w:r>
          </w:p>
        </w:tc>
      </w:tr>
      <w:tr w:rsidR="006247E2" w:rsidRPr="00D10C8C" w14:paraId="2CE05DC7"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67A407E" w14:textId="174D2A24"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 xml:space="preserve">Recibida en </w:t>
            </w:r>
            <w:r w:rsidR="00B36A10" w:rsidRPr="00D10C8C">
              <w:rPr>
                <w:rFonts w:eastAsia="Times New Roman" w:cs="Calibri"/>
                <w:color w:val="000000"/>
                <w:sz w:val="14"/>
                <w:szCs w:val="14"/>
                <w:lang w:val="es-ES" w:eastAsia="es-ES"/>
              </w:rPr>
              <w:t>Dispatching</w:t>
            </w:r>
            <w:r w:rsidRPr="00D10C8C">
              <w:rPr>
                <w:rFonts w:eastAsia="Times New Roman" w:cs="Calibri"/>
                <w:color w:val="000000"/>
                <w:sz w:val="14"/>
                <w:szCs w:val="14"/>
                <w:lang w:val="es-ES" w:eastAsia="es-ES"/>
              </w:rPr>
              <w:t xml:space="preserve"> Room</w:t>
            </w:r>
          </w:p>
        </w:tc>
        <w:tc>
          <w:tcPr>
            <w:tcW w:w="334" w:type="pct"/>
            <w:noWrap/>
            <w:hideMark/>
          </w:tcPr>
          <w:p w14:paraId="3B08DE17"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w:t>
            </w:r>
          </w:p>
        </w:tc>
        <w:tc>
          <w:tcPr>
            <w:tcW w:w="667" w:type="pct"/>
            <w:noWrap/>
            <w:hideMark/>
          </w:tcPr>
          <w:p w14:paraId="5E3CFAA9"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64690B38"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pendiente de ser asignada a la carpeta correspondiente</w:t>
            </w:r>
          </w:p>
        </w:tc>
      </w:tr>
      <w:tr w:rsidR="006247E2" w:rsidRPr="00D10C8C" w14:paraId="2098CDD2"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367A6D7D"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Asignada Equipo Tramitación</w:t>
            </w:r>
          </w:p>
        </w:tc>
        <w:tc>
          <w:tcPr>
            <w:tcW w:w="334" w:type="pct"/>
            <w:noWrap/>
            <w:hideMark/>
          </w:tcPr>
          <w:p w14:paraId="11C73838"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2</w:t>
            </w:r>
          </w:p>
        </w:tc>
        <w:tc>
          <w:tcPr>
            <w:tcW w:w="667" w:type="pct"/>
            <w:noWrap/>
            <w:hideMark/>
          </w:tcPr>
          <w:p w14:paraId="22C46DB9"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64B22095"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asignada a la carpeta correspondiente y pendiente de ser gestionada por el equipo asignado</w:t>
            </w:r>
          </w:p>
        </w:tc>
      </w:tr>
      <w:tr w:rsidR="006247E2" w:rsidRPr="00D10C8C" w14:paraId="27D83DCA"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11CB507"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Solicitada Información Faltante</w:t>
            </w:r>
          </w:p>
        </w:tc>
        <w:tc>
          <w:tcPr>
            <w:tcW w:w="334" w:type="pct"/>
            <w:noWrap/>
            <w:hideMark/>
          </w:tcPr>
          <w:p w14:paraId="655988CF"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3</w:t>
            </w:r>
          </w:p>
        </w:tc>
        <w:tc>
          <w:tcPr>
            <w:tcW w:w="667" w:type="pct"/>
            <w:noWrap/>
            <w:hideMark/>
          </w:tcPr>
          <w:p w14:paraId="36E2610A"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24</w:t>
            </w:r>
          </w:p>
        </w:tc>
        <w:tc>
          <w:tcPr>
            <w:tcW w:w="2500" w:type="pct"/>
            <w:noWrap/>
            <w:hideMark/>
          </w:tcPr>
          <w:p w14:paraId="25B18F6E"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con información incompleta y devuelta para ser completada</w:t>
            </w:r>
          </w:p>
        </w:tc>
      </w:tr>
      <w:tr w:rsidR="006247E2" w:rsidRPr="00D10C8C" w14:paraId="0BAB7B8C"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DC72528"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Enviada a Reclasificación</w:t>
            </w:r>
          </w:p>
        </w:tc>
        <w:tc>
          <w:tcPr>
            <w:tcW w:w="334" w:type="pct"/>
            <w:noWrap/>
            <w:hideMark/>
          </w:tcPr>
          <w:p w14:paraId="4BE940E7"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4</w:t>
            </w:r>
          </w:p>
        </w:tc>
        <w:tc>
          <w:tcPr>
            <w:tcW w:w="667" w:type="pct"/>
            <w:noWrap/>
            <w:hideMark/>
          </w:tcPr>
          <w:p w14:paraId="4E6BC1C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16F68DD2"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asignada de forma errónea. Se devuelve para ser asignada a la carpeta correcta.</w:t>
            </w:r>
          </w:p>
        </w:tc>
      </w:tr>
      <w:tr w:rsidR="006247E2" w:rsidRPr="00D10C8C" w14:paraId="43AFA204"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4CAF5D8F"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Tramitada</w:t>
            </w:r>
          </w:p>
        </w:tc>
        <w:tc>
          <w:tcPr>
            <w:tcW w:w="334" w:type="pct"/>
            <w:noWrap/>
            <w:hideMark/>
          </w:tcPr>
          <w:p w14:paraId="7EA51D86"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5</w:t>
            </w:r>
          </w:p>
        </w:tc>
        <w:tc>
          <w:tcPr>
            <w:tcW w:w="667" w:type="pct"/>
            <w:noWrap/>
            <w:hideMark/>
          </w:tcPr>
          <w:p w14:paraId="1F6A9112"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564C2EE3"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Gestión de la notificación completada.</w:t>
            </w:r>
          </w:p>
        </w:tc>
      </w:tr>
      <w:tr w:rsidR="006247E2" w:rsidRPr="00D10C8C" w14:paraId="53EF5D18"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43E74E57"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En Presentación</w:t>
            </w:r>
          </w:p>
        </w:tc>
        <w:tc>
          <w:tcPr>
            <w:tcW w:w="334" w:type="pct"/>
            <w:noWrap/>
            <w:hideMark/>
          </w:tcPr>
          <w:p w14:paraId="1BB5461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6</w:t>
            </w:r>
          </w:p>
        </w:tc>
        <w:tc>
          <w:tcPr>
            <w:tcW w:w="667" w:type="pct"/>
            <w:noWrap/>
            <w:hideMark/>
          </w:tcPr>
          <w:p w14:paraId="144F663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4511B8E7"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La notificación está en presentación ante el Organismo</w:t>
            </w:r>
          </w:p>
        </w:tc>
      </w:tr>
      <w:tr w:rsidR="006247E2" w:rsidRPr="00D10C8C" w14:paraId="1F71C8F4"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tcPr>
          <w:p w14:paraId="20D34021"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Asignada Responsable Zona</w:t>
            </w:r>
          </w:p>
        </w:tc>
        <w:tc>
          <w:tcPr>
            <w:tcW w:w="334" w:type="pct"/>
            <w:noWrap/>
          </w:tcPr>
          <w:p w14:paraId="635006BB" w14:textId="77777777" w:rsidR="006247E2" w:rsidRPr="00D10C8C" w:rsidRDefault="006247E2" w:rsidP="00AE6219">
            <w:pPr>
              <w:tabs>
                <w:tab w:val="left" w:pos="198"/>
              </w:tabs>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ab/>
              <w:t>7</w:t>
            </w:r>
          </w:p>
        </w:tc>
        <w:tc>
          <w:tcPr>
            <w:tcW w:w="667" w:type="pct"/>
            <w:noWrap/>
          </w:tcPr>
          <w:p w14:paraId="101F1E7C"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tcPr>
          <w:p w14:paraId="14E139C4" w14:textId="239877CD"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La notificación esta asignada al Responsable de Zona una vez que ha sido escalada por el Equipo de tramitación</w:t>
            </w:r>
          </w:p>
        </w:tc>
      </w:tr>
    </w:tbl>
    <w:p w14:paraId="6B370DAF" w14:textId="77777777" w:rsidR="006247E2" w:rsidRPr="00D10C8C" w:rsidRDefault="006247E2" w:rsidP="006247E2">
      <w:pPr>
        <w:pStyle w:val="Ttulo3"/>
      </w:pPr>
    </w:p>
    <w:p w14:paraId="4D61E10D" w14:textId="58118F26" w:rsidR="00524048" w:rsidRPr="00D10C8C" w:rsidRDefault="00524048" w:rsidP="00524048">
      <w:r w:rsidRPr="00D10C8C">
        <w:t xml:space="preserve">El parámetro “Tiempo Máximo” podrá determinar los plazos de </w:t>
      </w:r>
      <w:r w:rsidR="000F3400" w:rsidRPr="00D10C8C">
        <w:t>caducidad</w:t>
      </w:r>
      <w:r w:rsidRPr="00D10C8C">
        <w:t xml:space="preserve"> de </w:t>
      </w:r>
      <w:r w:rsidR="00A72E35" w:rsidRPr="00D10C8C">
        <w:t>una tarea</w:t>
      </w:r>
      <w:r w:rsidRPr="00D10C8C">
        <w:t xml:space="preserve"> dentro del flujo de trabajo</w:t>
      </w:r>
      <w:r w:rsidR="000F3400" w:rsidRPr="00D10C8C">
        <w:t>. Marcando como plazo</w:t>
      </w:r>
      <w:r w:rsidR="00A72E35" w:rsidRPr="00D10C8C">
        <w:t xml:space="preserve"> de caducidad</w:t>
      </w:r>
      <w:r w:rsidR="000F3400" w:rsidRPr="00D10C8C">
        <w:t xml:space="preserve"> el momento de creación o asignación de la tarea </w:t>
      </w:r>
      <w:r w:rsidR="00A72E35" w:rsidRPr="00D10C8C">
        <w:t>incrementado por el tiempo</w:t>
      </w:r>
      <w:r w:rsidR="00B56695" w:rsidRPr="00D10C8C">
        <w:t xml:space="preserve"> máximo soportado para la misma.</w:t>
      </w:r>
    </w:p>
    <w:p w14:paraId="0B99E871" w14:textId="0850F4EE" w:rsidR="00B56695" w:rsidRPr="00D10C8C" w:rsidRDefault="00B56695" w:rsidP="00524048">
      <w:r w:rsidRPr="00D10C8C">
        <w:t xml:space="preserve">Durante las jornadas de consultoría y análisis dedicadas al proyecto se ha convenido no utilizar esta funcionalidad </w:t>
      </w:r>
      <w:r w:rsidR="00A72E35" w:rsidRPr="00D10C8C">
        <w:t>y que los plazos de ejecución de tareas sean marcados en función de otros parámetros, como tipo documental o zona de reparto.</w:t>
      </w:r>
    </w:p>
    <w:p w14:paraId="5721E264" w14:textId="77777777" w:rsidR="00C93DC5" w:rsidRDefault="00C93DC5">
      <w:pPr>
        <w:spacing w:after="160" w:line="259" w:lineRule="auto"/>
        <w:jc w:val="left"/>
        <w:rPr>
          <w:rFonts w:eastAsiaTheme="majorEastAsia" w:cstheme="majorBidi"/>
          <w:b/>
          <w:sz w:val="24"/>
          <w:szCs w:val="26"/>
        </w:rPr>
      </w:pPr>
      <w:r>
        <w:br w:type="page"/>
      </w:r>
    </w:p>
    <w:p w14:paraId="3A14D2A2" w14:textId="4F5DA8CF" w:rsidR="006247E2" w:rsidRPr="00D10C8C" w:rsidRDefault="006247E2" w:rsidP="00536F09">
      <w:pPr>
        <w:pStyle w:val="Titulo3"/>
      </w:pPr>
      <w:bookmarkStart w:id="49" w:name="_Toc193887356"/>
      <w:r w:rsidRPr="00D10C8C">
        <w:lastRenderedPageBreak/>
        <w:t>Tipos de notificación</w:t>
      </w:r>
      <w:bookmarkEnd w:id="49"/>
    </w:p>
    <w:p w14:paraId="2B0890B4" w14:textId="56AC875F" w:rsidR="00CF569C" w:rsidRPr="00D10C8C" w:rsidRDefault="00CF569C" w:rsidP="006247E2">
      <w:r w:rsidRPr="00D10C8C">
        <w:rPr>
          <w:noProof/>
        </w:rPr>
        <mc:AlternateContent>
          <mc:Choice Requires="wps">
            <w:drawing>
              <wp:anchor distT="0" distB="0" distL="114300" distR="114300" simplePos="0" relativeHeight="251556864" behindDoc="0" locked="0" layoutInCell="1" allowOverlap="1" wp14:anchorId="70B70BB9" wp14:editId="1E8D146C">
                <wp:simplePos x="0" y="0"/>
                <wp:positionH relativeFrom="column">
                  <wp:posOffset>3361055</wp:posOffset>
                </wp:positionH>
                <wp:positionV relativeFrom="paragraph">
                  <wp:posOffset>958215</wp:posOffset>
                </wp:positionV>
                <wp:extent cx="2087880" cy="2114550"/>
                <wp:effectExtent l="0" t="0" r="7620" b="0"/>
                <wp:wrapNone/>
                <wp:docPr id="838" name="Cuadro de texto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114550"/>
                        </a:xfrm>
                        <a:prstGeom prst="rect">
                          <a:avLst/>
                        </a:prstGeom>
                        <a:solidFill>
                          <a:srgbClr val="FFFFCC"/>
                        </a:solidFill>
                        <a:ln w="6350">
                          <a:noFill/>
                        </a:ln>
                      </wps:spPr>
                      <wps:txbx>
                        <w:txbxContent>
                          <w:p w14:paraId="09EA7BE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Identificador de </w:t>
                            </w:r>
                            <w:r>
                              <w:rPr>
                                <w:sz w:val="14"/>
                                <w:szCs w:val="20"/>
                              </w:rPr>
                              <w:t>Tipo de notificación</w:t>
                            </w:r>
                          </w:p>
                          <w:p w14:paraId="03A11303" w14:textId="77777777" w:rsidR="006247E2" w:rsidRPr="003413DD" w:rsidRDefault="006247E2" w:rsidP="006247E2">
                            <w:pPr>
                              <w:pStyle w:val="Prrafodelista"/>
                              <w:spacing w:line="240" w:lineRule="auto"/>
                              <w:ind w:left="284"/>
                              <w:jc w:val="left"/>
                              <w:rPr>
                                <w:sz w:val="14"/>
                                <w:szCs w:val="20"/>
                              </w:rPr>
                            </w:pPr>
                          </w:p>
                          <w:p w14:paraId="5562FA62"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Descripción del tipo</w:t>
                            </w:r>
                          </w:p>
                          <w:p w14:paraId="512C6674" w14:textId="77777777" w:rsidR="006247E2" w:rsidRDefault="006247E2" w:rsidP="006247E2">
                            <w:pPr>
                              <w:pStyle w:val="Prrafodelista"/>
                              <w:spacing w:line="240" w:lineRule="auto"/>
                              <w:ind w:left="284"/>
                              <w:jc w:val="left"/>
                              <w:rPr>
                                <w:sz w:val="14"/>
                                <w:szCs w:val="20"/>
                              </w:rPr>
                            </w:pPr>
                          </w:p>
                          <w:p w14:paraId="2F635CB7"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 xml:space="preserve">Criticidad. Campo calve para la </w:t>
                            </w:r>
                            <w:r w:rsidRPr="002E66C9">
                              <w:rPr>
                                <w:sz w:val="14"/>
                                <w:szCs w:val="20"/>
                              </w:rPr>
                              <w:t>clasificación o acciones especificas</w:t>
                            </w:r>
                          </w:p>
                          <w:p w14:paraId="11E89387" w14:textId="77777777" w:rsidR="006247E2" w:rsidRPr="002E66C9" w:rsidRDefault="006247E2" w:rsidP="006247E2">
                            <w:pPr>
                              <w:pStyle w:val="Prrafodelista"/>
                              <w:spacing w:line="240" w:lineRule="auto"/>
                              <w:ind w:left="284"/>
                              <w:jc w:val="left"/>
                              <w:rPr>
                                <w:sz w:val="14"/>
                                <w:szCs w:val="20"/>
                              </w:rPr>
                            </w:pPr>
                          </w:p>
                          <w:p w14:paraId="22705A9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Tiempo máximo </w:t>
                            </w:r>
                            <w:r>
                              <w:rPr>
                                <w:sz w:val="14"/>
                                <w:szCs w:val="20"/>
                              </w:rPr>
                              <w:t>de respuesta</w:t>
                            </w:r>
                            <w:r w:rsidRPr="003413DD">
                              <w:rPr>
                                <w:sz w:val="14"/>
                                <w:szCs w:val="20"/>
                              </w:rPr>
                              <w:t>. Se utiliza para el cálculo de vencimientos de las tareas de WF</w:t>
                            </w:r>
                          </w:p>
                          <w:p w14:paraId="661720DD" w14:textId="77777777" w:rsidR="00F541F3" w:rsidRPr="00F541F3" w:rsidRDefault="00F541F3" w:rsidP="00F541F3">
                            <w:pPr>
                              <w:pStyle w:val="Prrafodelista"/>
                              <w:rPr>
                                <w:sz w:val="14"/>
                                <w:szCs w:val="20"/>
                              </w:rPr>
                            </w:pPr>
                          </w:p>
                          <w:p w14:paraId="1EC77D1A" w14:textId="21A8EF65" w:rsidR="00F541F3" w:rsidRDefault="00C213DE" w:rsidP="007F2FA6">
                            <w:pPr>
                              <w:pStyle w:val="Prrafodelista"/>
                              <w:numPr>
                                <w:ilvl w:val="0"/>
                                <w:numId w:val="10"/>
                              </w:numPr>
                              <w:spacing w:line="240" w:lineRule="auto"/>
                              <w:ind w:left="284" w:hanging="284"/>
                              <w:jc w:val="left"/>
                              <w:rPr>
                                <w:sz w:val="14"/>
                                <w:szCs w:val="20"/>
                              </w:rPr>
                            </w:pPr>
                            <w:r>
                              <w:rPr>
                                <w:sz w:val="14"/>
                                <w:szCs w:val="20"/>
                              </w:rPr>
                              <w:t>Equipo de Tramitación al que se destina el tipo de notificación</w:t>
                            </w:r>
                            <w:r w:rsidR="00CE6D18">
                              <w:rPr>
                                <w:sz w:val="14"/>
                                <w:szCs w:val="20"/>
                              </w:rPr>
                              <w:t xml:space="preserve">. Este valor determinará el destino de un documento en función de la tipología. </w:t>
                            </w:r>
                          </w:p>
                          <w:p w14:paraId="4B511832" w14:textId="77777777" w:rsidR="006247E2" w:rsidRPr="003413DD" w:rsidRDefault="006247E2" w:rsidP="006247E2">
                            <w:pPr>
                              <w:pStyle w:val="Prrafodelista"/>
                              <w:spacing w:line="240" w:lineRule="auto"/>
                              <w:ind w:left="284"/>
                              <w:jc w:val="left"/>
                              <w:rPr>
                                <w:sz w:val="14"/>
                                <w:szCs w:val="20"/>
                              </w:rPr>
                            </w:pPr>
                          </w:p>
                          <w:p w14:paraId="011A03DE" w14:textId="77777777" w:rsidR="006247E2" w:rsidRPr="003413DD" w:rsidRDefault="006247E2" w:rsidP="007F2FA6">
                            <w:pPr>
                              <w:pStyle w:val="Prrafodelista"/>
                              <w:numPr>
                                <w:ilvl w:val="0"/>
                                <w:numId w:val="10"/>
                              </w:numPr>
                              <w:spacing w:line="240" w:lineRule="auto"/>
                              <w:ind w:left="284" w:hanging="284"/>
                              <w:jc w:val="left"/>
                              <w:rPr>
                                <w:sz w:val="14"/>
                                <w:szCs w:val="20"/>
                              </w:rPr>
                            </w:pPr>
                            <w:r w:rsidRPr="00FA5915">
                              <w:rPr>
                                <w:sz w:val="14"/>
                                <w:szCs w:val="20"/>
                              </w:rPr>
                              <w:t>Comentarios explicativos sobre el tipo de notificación</w:t>
                            </w:r>
                            <w:r>
                              <w:rPr>
                                <w:sz w:val="14"/>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0B70BB9" id="Cuadro de texto 838" o:spid="_x0000_s1032" type="#_x0000_t202" style="position:absolute;left:0;text-align:left;margin-left:264.65pt;margin-top:75.45pt;width:164.4pt;height:166.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" fillcolor="#ffc" stroked="f" strokeweight=".5pt">
                <v:textbox>
                  <w:txbxContent>
                    <w:p w14:paraId="09EA7BE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Identificador de </w:t>
                      </w:r>
                      <w:r>
                        <w:rPr>
                          <w:sz w:val="14"/>
                          <w:szCs w:val="20"/>
                        </w:rPr>
                        <w:t>Tipo de notificación</w:t>
                      </w:r>
                    </w:p>
                    <w:p w14:paraId="03A11303" w14:textId="77777777" w:rsidR="006247E2" w:rsidRPr="003413DD" w:rsidRDefault="006247E2" w:rsidP="006247E2">
                      <w:pPr>
                        <w:pStyle w:val="Prrafodelista"/>
                        <w:spacing w:line="240" w:lineRule="auto"/>
                        <w:ind w:left="284"/>
                        <w:jc w:val="left"/>
                        <w:rPr>
                          <w:sz w:val="14"/>
                          <w:szCs w:val="20"/>
                        </w:rPr>
                      </w:pPr>
                    </w:p>
                    <w:p w14:paraId="5562FA62"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Descripción del tipo</w:t>
                      </w:r>
                    </w:p>
                    <w:p w14:paraId="512C6674" w14:textId="77777777" w:rsidR="006247E2" w:rsidRDefault="006247E2" w:rsidP="006247E2">
                      <w:pPr>
                        <w:pStyle w:val="Prrafodelista"/>
                        <w:spacing w:line="240" w:lineRule="auto"/>
                        <w:ind w:left="284"/>
                        <w:jc w:val="left"/>
                        <w:rPr>
                          <w:sz w:val="14"/>
                          <w:szCs w:val="20"/>
                        </w:rPr>
                      </w:pPr>
                    </w:p>
                    <w:p w14:paraId="2F635CB7"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 xml:space="preserve">Criticidad. Campo calve para la </w:t>
                      </w:r>
                      <w:r w:rsidRPr="002E66C9">
                        <w:rPr>
                          <w:sz w:val="14"/>
                          <w:szCs w:val="20"/>
                        </w:rPr>
                        <w:t>clasificación o acciones especificas</w:t>
                      </w:r>
                    </w:p>
                    <w:p w14:paraId="11E89387" w14:textId="77777777" w:rsidR="006247E2" w:rsidRPr="002E66C9" w:rsidRDefault="006247E2" w:rsidP="006247E2">
                      <w:pPr>
                        <w:pStyle w:val="Prrafodelista"/>
                        <w:spacing w:line="240" w:lineRule="auto"/>
                        <w:ind w:left="284"/>
                        <w:jc w:val="left"/>
                        <w:rPr>
                          <w:sz w:val="14"/>
                          <w:szCs w:val="20"/>
                        </w:rPr>
                      </w:pPr>
                    </w:p>
                    <w:p w14:paraId="22705A9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Tiempo máximo </w:t>
                      </w:r>
                      <w:r>
                        <w:rPr>
                          <w:sz w:val="14"/>
                          <w:szCs w:val="20"/>
                        </w:rPr>
                        <w:t>de respuesta</w:t>
                      </w:r>
                      <w:r w:rsidRPr="003413DD">
                        <w:rPr>
                          <w:sz w:val="14"/>
                          <w:szCs w:val="20"/>
                        </w:rPr>
                        <w:t>. Se utiliza para el cálculo de vencimientos de las tareas de WF</w:t>
                      </w:r>
                    </w:p>
                    <w:p w14:paraId="661720DD" w14:textId="77777777" w:rsidR="00F541F3" w:rsidRPr="00F541F3" w:rsidRDefault="00F541F3" w:rsidP="00F541F3">
                      <w:pPr>
                        <w:pStyle w:val="Prrafodelista"/>
                        <w:rPr>
                          <w:sz w:val="14"/>
                          <w:szCs w:val="20"/>
                        </w:rPr>
                      </w:pPr>
                    </w:p>
                    <w:p w14:paraId="1EC77D1A" w14:textId="21A8EF65" w:rsidR="00F541F3" w:rsidRDefault="00C213DE" w:rsidP="007F2FA6">
                      <w:pPr>
                        <w:pStyle w:val="Prrafodelista"/>
                        <w:numPr>
                          <w:ilvl w:val="0"/>
                          <w:numId w:val="10"/>
                        </w:numPr>
                        <w:spacing w:line="240" w:lineRule="auto"/>
                        <w:ind w:left="284" w:hanging="284"/>
                        <w:jc w:val="left"/>
                        <w:rPr>
                          <w:sz w:val="14"/>
                          <w:szCs w:val="20"/>
                        </w:rPr>
                      </w:pPr>
                      <w:r>
                        <w:rPr>
                          <w:sz w:val="14"/>
                          <w:szCs w:val="20"/>
                        </w:rPr>
                        <w:t>Equipo de Tramitación al que se destina el tipo de notificación</w:t>
                      </w:r>
                      <w:r w:rsidR="00CE6D18">
                        <w:rPr>
                          <w:sz w:val="14"/>
                          <w:szCs w:val="20"/>
                        </w:rPr>
                        <w:t xml:space="preserve">. Este valor determinará el destino de un documento en función de la tipología. </w:t>
                      </w:r>
                    </w:p>
                    <w:p w14:paraId="4B511832" w14:textId="77777777" w:rsidR="006247E2" w:rsidRPr="003413DD" w:rsidRDefault="006247E2" w:rsidP="006247E2">
                      <w:pPr>
                        <w:pStyle w:val="Prrafodelista"/>
                        <w:spacing w:line="240" w:lineRule="auto"/>
                        <w:ind w:left="284"/>
                        <w:jc w:val="left"/>
                        <w:rPr>
                          <w:sz w:val="14"/>
                          <w:szCs w:val="20"/>
                        </w:rPr>
                      </w:pPr>
                    </w:p>
                    <w:p w14:paraId="011A03DE" w14:textId="77777777" w:rsidR="006247E2" w:rsidRPr="003413DD" w:rsidRDefault="006247E2" w:rsidP="007F2FA6">
                      <w:pPr>
                        <w:pStyle w:val="Prrafodelista"/>
                        <w:numPr>
                          <w:ilvl w:val="0"/>
                          <w:numId w:val="10"/>
                        </w:numPr>
                        <w:spacing w:line="240" w:lineRule="auto"/>
                        <w:ind w:left="284" w:hanging="284"/>
                        <w:jc w:val="left"/>
                        <w:rPr>
                          <w:sz w:val="14"/>
                          <w:szCs w:val="20"/>
                        </w:rPr>
                      </w:pPr>
                      <w:r w:rsidRPr="00FA5915">
                        <w:rPr>
                          <w:sz w:val="14"/>
                          <w:szCs w:val="20"/>
                        </w:rPr>
                        <w:t>Comentarios explicativos sobre el tipo de notificación</w:t>
                      </w:r>
                      <w:r>
                        <w:rPr>
                          <w:sz w:val="14"/>
                          <w:szCs w:val="20"/>
                        </w:rPr>
                        <w:t>.</w:t>
                      </w:r>
                    </w:p>
                  </w:txbxContent>
                </v:textbox>
              </v:shape>
            </w:pict>
          </mc:Fallback>
        </mc:AlternateContent>
      </w:r>
      <w:r w:rsidR="006247E2" w:rsidRPr="00D10C8C">
        <w:t xml:space="preserve">Esta tabla almacena los diferentes </w:t>
      </w:r>
      <w:r w:rsidR="008302CB" w:rsidRPr="00D10C8C">
        <w:t>tipos documentales con los que se catalogar</w:t>
      </w:r>
      <w:r w:rsidR="00992036" w:rsidRPr="00D10C8C">
        <w:t>á</w:t>
      </w:r>
      <w:r w:rsidR="008302CB" w:rsidRPr="00D10C8C">
        <w:t xml:space="preserve"> la documentación entrante</w:t>
      </w:r>
      <w:r w:rsidRPr="00D10C8C">
        <w:t xml:space="preserve"> y se considera información clave para la correcta catalogación y distribución de los documentos recibidos.</w:t>
      </w:r>
    </w:p>
    <w:p w14:paraId="19F0DE49" w14:textId="7B32D645" w:rsidR="006247E2" w:rsidRPr="00D10C8C" w:rsidRDefault="00C93DC5" w:rsidP="006247E2">
      <w:pPr>
        <w:pStyle w:val="PiedeFoto"/>
        <w:jc w:val="left"/>
        <w:rPr>
          <w:rFonts w:asciiTheme="majorHAnsi" w:eastAsia="Arial" w:hAnsiTheme="majorHAnsi" w:cstheme="majorBidi"/>
          <w:b/>
          <w:bCs/>
        </w:rPr>
      </w:pPr>
      <w:bookmarkStart w:id="50" w:name="_Toc191457035"/>
      <w:r w:rsidRPr="00D10C8C">
        <w:rPr>
          <w:noProof/>
        </w:rPr>
        <w:drawing>
          <wp:anchor distT="0" distB="0" distL="114300" distR="114300" simplePos="0" relativeHeight="251615232" behindDoc="0" locked="0" layoutInCell="1" allowOverlap="1" wp14:anchorId="0B5413C5" wp14:editId="75837648">
            <wp:simplePos x="0" y="0"/>
            <wp:positionH relativeFrom="column">
              <wp:posOffset>635</wp:posOffset>
            </wp:positionH>
            <wp:positionV relativeFrom="paragraph">
              <wp:posOffset>19165</wp:posOffset>
            </wp:positionV>
            <wp:extent cx="3019425" cy="2566670"/>
            <wp:effectExtent l="19050" t="19050" r="28575" b="2413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a:extLst>
                        <a:ext uri="{28A0092B-C50C-407E-A947-70E740481C1C}">
                          <a14:useLocalDpi xmlns:a14="http://schemas.microsoft.com/office/drawing/2010/main" val="0"/>
                        </a:ext>
                      </a:extLst>
                    </a:blip>
                    <a:stretch>
                      <a:fillRect/>
                    </a:stretch>
                  </pic:blipFill>
                  <pic:spPr>
                    <a:xfrm>
                      <a:off x="0" y="0"/>
                      <a:ext cx="3019425" cy="256667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6247E2" w:rsidRPr="00D10C8C">
        <w:t>Tipos de Notificación</w:t>
      </w:r>
      <w:bookmarkEnd w:id="50"/>
    </w:p>
    <w:p w14:paraId="488C4B45" w14:textId="0F2AE228" w:rsidR="006247E2" w:rsidRPr="00D10C8C" w:rsidRDefault="006247E2" w:rsidP="006247E2"/>
    <w:p w14:paraId="49306B1C" w14:textId="65E58453" w:rsidR="006247E2" w:rsidRPr="00D10C8C" w:rsidRDefault="00CF569C" w:rsidP="006247E2">
      <w:r w:rsidRPr="00D10C8C">
        <w:t xml:space="preserve">La documentación recibida requerirá ser </w:t>
      </w:r>
      <w:r w:rsidR="00B41B9C" w:rsidRPr="00D10C8C">
        <w:t>informada</w:t>
      </w:r>
      <w:r w:rsidRPr="00D10C8C">
        <w:t xml:space="preserve"> </w:t>
      </w:r>
      <w:r w:rsidR="00B41B9C" w:rsidRPr="00D10C8C">
        <w:t xml:space="preserve">de manera obligatoria </w:t>
      </w:r>
      <w:r w:rsidR="00CC0B6C" w:rsidRPr="00D10C8C">
        <w:t xml:space="preserve">con el </w:t>
      </w:r>
      <w:r w:rsidRPr="00D10C8C">
        <w:t xml:space="preserve">tipo de </w:t>
      </w:r>
      <w:r w:rsidR="00B41B9C" w:rsidRPr="00D10C8C">
        <w:t xml:space="preserve">notificación correspondiente. </w:t>
      </w:r>
      <w:r w:rsidR="00BB3E86" w:rsidRPr="00D10C8C">
        <w:t xml:space="preserve">Se ha establecido que algunos tipos de notificación pueden tener un equipo de tramitación </w:t>
      </w:r>
      <w:r w:rsidR="00384A61" w:rsidRPr="00D10C8C">
        <w:t xml:space="preserve">especifico </w:t>
      </w:r>
      <w:r w:rsidR="00BB3E86" w:rsidRPr="00D10C8C">
        <w:t>asignado</w:t>
      </w:r>
      <w:r w:rsidR="00384A61" w:rsidRPr="00D10C8C">
        <w:t xml:space="preserve">. De esta manera se podrán establecer automatismos en la distribución que eviten </w:t>
      </w:r>
      <w:r w:rsidR="003160CC" w:rsidRPr="00D10C8C">
        <w:t>los errores de clasificación y faciliten las tareas de los equipos de reparto.</w:t>
      </w:r>
      <w:r w:rsidR="00384A61" w:rsidRPr="00D10C8C">
        <w:t xml:space="preserve"> </w:t>
      </w:r>
    </w:p>
    <w:p w14:paraId="23E0C898" w14:textId="084C9A1D" w:rsidR="00CC0B6C" w:rsidRPr="00D10C8C" w:rsidRDefault="00CC0B6C" w:rsidP="00CC0B6C">
      <w:r w:rsidRPr="00D10C8C">
        <w:t>En el momento de la redacción de este documento se han establecido los siguientes tipos de notificación, obtenidos de las labores de análisis y auditorias previas al despliegue de la solución:</w:t>
      </w:r>
    </w:p>
    <w:tbl>
      <w:tblPr>
        <w:tblStyle w:val="Tabladecuadrcula5oscura-nfasis61"/>
        <w:tblW w:w="5000" w:type="pct"/>
        <w:tblLayout w:type="fixed"/>
        <w:tblLook w:val="04A0" w:firstRow="1" w:lastRow="0" w:firstColumn="1" w:lastColumn="0" w:noHBand="0" w:noVBand="1"/>
      </w:tblPr>
      <w:tblGrid>
        <w:gridCol w:w="427"/>
        <w:gridCol w:w="2830"/>
        <w:gridCol w:w="849"/>
        <w:gridCol w:w="567"/>
        <w:gridCol w:w="849"/>
        <w:gridCol w:w="2129"/>
        <w:gridCol w:w="843"/>
      </w:tblGrid>
      <w:tr w:rsidR="001C39DF" w:rsidRPr="00D10C8C" w14:paraId="5B75ABC4" w14:textId="77777777" w:rsidTr="009C177A">
        <w:trPr>
          <w:cnfStyle w:val="100000000000" w:firstRow="1" w:lastRow="0" w:firstColumn="0" w:lastColumn="0" w:oddVBand="0" w:evenVBand="0" w:oddHBand="0"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51" w:type="pct"/>
            <w:noWrap/>
            <w:hideMark/>
          </w:tcPr>
          <w:p w14:paraId="6DEAB203" w14:textId="32AC16B6" w:rsidR="007E0FF5" w:rsidRPr="00D10C8C" w:rsidRDefault="001C39DF" w:rsidP="00CE0A33">
            <w:pPr>
              <w:spacing w:after="0" w:line="240" w:lineRule="auto"/>
              <w:rPr>
                <w:sz w:val="10"/>
                <w:szCs w:val="10"/>
                <w:lang w:val="es-ES" w:eastAsia="es-ES"/>
              </w:rPr>
            </w:pPr>
            <w:r w:rsidRPr="00D10C8C">
              <w:rPr>
                <w:sz w:val="10"/>
                <w:szCs w:val="10"/>
                <w:lang w:val="es-ES" w:eastAsia="es-ES"/>
              </w:rPr>
              <w:t>ID</w:t>
            </w:r>
          </w:p>
        </w:tc>
        <w:tc>
          <w:tcPr>
            <w:tcW w:w="1666" w:type="pct"/>
            <w:noWrap/>
            <w:hideMark/>
          </w:tcPr>
          <w:p w14:paraId="5FBC01F1" w14:textId="4EDA2A78" w:rsidR="007E0FF5" w:rsidRPr="00D10C8C" w:rsidRDefault="009C177A" w:rsidP="00CE0A33">
            <w:pPr>
              <w:spacing w:after="0" w:line="240" w:lineRule="auto"/>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Descripción</w:t>
            </w:r>
            <w:r w:rsidR="00CE0A33" w:rsidRPr="00D10C8C">
              <w:rPr>
                <w:sz w:val="10"/>
                <w:szCs w:val="10"/>
                <w:lang w:val="es-ES" w:eastAsia="es-ES"/>
              </w:rPr>
              <w:t xml:space="preserve"> del tipo</w:t>
            </w:r>
          </w:p>
        </w:tc>
        <w:tc>
          <w:tcPr>
            <w:tcW w:w="500" w:type="pct"/>
            <w:noWrap/>
            <w:hideMark/>
          </w:tcPr>
          <w:p w14:paraId="4AA36745" w14:textId="2520E4C0" w:rsidR="007E0FF5" w:rsidRPr="00D10C8C" w:rsidRDefault="007E0FF5" w:rsidP="00F12465">
            <w:pPr>
              <w:spacing w:after="0" w:line="240" w:lineRule="auto"/>
              <w:jc w:val="center"/>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Criticidad</w:t>
            </w:r>
          </w:p>
        </w:tc>
        <w:tc>
          <w:tcPr>
            <w:tcW w:w="334" w:type="pct"/>
            <w:noWrap/>
            <w:hideMark/>
          </w:tcPr>
          <w:p w14:paraId="79BDB168" w14:textId="2DF6E8BC" w:rsidR="007E0FF5" w:rsidRPr="00D10C8C" w:rsidRDefault="00F12465" w:rsidP="00F12465">
            <w:pPr>
              <w:spacing w:after="0" w:line="240" w:lineRule="auto"/>
              <w:jc w:val="center"/>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T.Res</w:t>
            </w:r>
          </w:p>
        </w:tc>
        <w:tc>
          <w:tcPr>
            <w:tcW w:w="500" w:type="pct"/>
            <w:noWrap/>
            <w:hideMark/>
          </w:tcPr>
          <w:p w14:paraId="7D4BDFD5" w14:textId="75D5278E" w:rsidR="007E0FF5" w:rsidRPr="00D10C8C" w:rsidRDefault="007E0FF5" w:rsidP="00F12465">
            <w:pPr>
              <w:spacing w:after="0" w:line="240" w:lineRule="auto"/>
              <w:jc w:val="center"/>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Destino</w:t>
            </w:r>
            <w:r w:rsidR="00F12465" w:rsidRPr="00D10C8C">
              <w:rPr>
                <w:sz w:val="10"/>
                <w:szCs w:val="10"/>
                <w:lang w:val="es-ES" w:eastAsia="es-ES"/>
              </w:rPr>
              <w:t xml:space="preserve"> </w:t>
            </w:r>
            <w:r w:rsidRPr="00D10C8C">
              <w:rPr>
                <w:sz w:val="10"/>
                <w:szCs w:val="10"/>
                <w:lang w:val="es-ES" w:eastAsia="es-ES"/>
              </w:rPr>
              <w:t>ID</w:t>
            </w:r>
          </w:p>
        </w:tc>
        <w:tc>
          <w:tcPr>
            <w:tcW w:w="1253" w:type="pct"/>
            <w:noWrap/>
            <w:hideMark/>
          </w:tcPr>
          <w:p w14:paraId="62D6F4B9" w14:textId="0D5B6C93" w:rsidR="007E0FF5" w:rsidRPr="00D10C8C" w:rsidRDefault="007E0FF5" w:rsidP="00CE0A33">
            <w:pPr>
              <w:spacing w:after="0" w:line="240" w:lineRule="auto"/>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Destino</w:t>
            </w:r>
            <w:r w:rsidR="00F12465" w:rsidRPr="00D10C8C">
              <w:rPr>
                <w:sz w:val="10"/>
                <w:szCs w:val="10"/>
                <w:lang w:val="es-ES" w:eastAsia="es-ES"/>
              </w:rPr>
              <w:t xml:space="preserve"> </w:t>
            </w:r>
            <w:r w:rsidRPr="00D10C8C">
              <w:rPr>
                <w:sz w:val="10"/>
                <w:szCs w:val="10"/>
                <w:lang w:val="es-ES" w:eastAsia="es-ES"/>
              </w:rPr>
              <w:t>Descrip</w:t>
            </w:r>
          </w:p>
        </w:tc>
        <w:tc>
          <w:tcPr>
            <w:tcW w:w="496" w:type="pct"/>
            <w:noWrap/>
            <w:hideMark/>
          </w:tcPr>
          <w:p w14:paraId="6B775145" w14:textId="0D6448B8" w:rsidR="007E0FF5" w:rsidRPr="00D10C8C" w:rsidRDefault="00F12465" w:rsidP="00F12465">
            <w:pPr>
              <w:spacing w:after="0" w:line="240" w:lineRule="auto"/>
              <w:jc w:val="center"/>
              <w:cnfStyle w:val="100000000000" w:firstRow="1" w:lastRow="0" w:firstColumn="0" w:lastColumn="0" w:oddVBand="0" w:evenVBand="0" w:oddHBand="0" w:evenHBand="0" w:firstRowFirstColumn="0" w:firstRowLastColumn="0" w:lastRowFirstColumn="0" w:lastRowLastColumn="0"/>
              <w:rPr>
                <w:sz w:val="10"/>
                <w:szCs w:val="10"/>
                <w:lang w:val="es-ES" w:eastAsia="es-ES"/>
              </w:rPr>
            </w:pPr>
            <w:r w:rsidRPr="00D10C8C">
              <w:rPr>
                <w:sz w:val="10"/>
                <w:szCs w:val="10"/>
                <w:lang w:val="es-ES" w:eastAsia="es-ES"/>
              </w:rPr>
              <w:t>C</w:t>
            </w:r>
            <w:r w:rsidR="007E0FF5" w:rsidRPr="00D10C8C">
              <w:rPr>
                <w:sz w:val="10"/>
                <w:szCs w:val="10"/>
                <w:lang w:val="es-ES" w:eastAsia="es-ES"/>
              </w:rPr>
              <w:t>tgryID</w:t>
            </w:r>
          </w:p>
        </w:tc>
      </w:tr>
      <w:tr w:rsidR="00F12465" w:rsidRPr="00D10C8C" w14:paraId="00A4B05E"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C4B6707" w14:textId="77777777" w:rsidR="00F12465" w:rsidRPr="00D10C8C" w:rsidRDefault="00F12465" w:rsidP="00CE0A33">
            <w:pPr>
              <w:spacing w:after="0" w:line="240" w:lineRule="auto"/>
              <w:rPr>
                <w:sz w:val="10"/>
                <w:szCs w:val="10"/>
                <w:lang w:val="es-ES" w:eastAsia="es-ES"/>
              </w:rPr>
            </w:pPr>
            <w:r w:rsidRPr="00D10C8C">
              <w:rPr>
                <w:sz w:val="10"/>
                <w:szCs w:val="10"/>
                <w:lang w:val="es-ES" w:eastAsia="es-ES"/>
              </w:rPr>
              <w:t>53</w:t>
            </w:r>
          </w:p>
        </w:tc>
        <w:tc>
          <w:tcPr>
            <w:tcW w:w="1666" w:type="pct"/>
            <w:noWrap/>
          </w:tcPr>
          <w:p w14:paraId="03BC55CF" w14:textId="1177D71F" w:rsidR="00F12465" w:rsidRPr="00D10C8C" w:rsidRDefault="00F1246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6B3486A4" w14:textId="43118067" w:rsidR="00F12465" w:rsidRPr="00D10C8C" w:rsidRDefault="00F1246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591E345E" w14:textId="77777777" w:rsidR="00F12465" w:rsidRPr="00D10C8C" w:rsidRDefault="00F1246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6CBDE79" w14:textId="46F86A44" w:rsidR="00F12465" w:rsidRPr="00D10C8C" w:rsidRDefault="00F1246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33F4FB6B" w14:textId="633D6FD7" w:rsidR="00F12465" w:rsidRPr="00D10C8C" w:rsidRDefault="00F1246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496" w:type="pct"/>
          </w:tcPr>
          <w:p w14:paraId="0622D07B" w14:textId="6BABAC11" w:rsidR="00F12465" w:rsidRPr="00D10C8C" w:rsidRDefault="00F1246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r>
      <w:tr w:rsidR="001C39DF" w:rsidRPr="00D10C8C" w14:paraId="1DE143A4"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90EA3AC"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52</w:t>
            </w:r>
          </w:p>
        </w:tc>
        <w:tc>
          <w:tcPr>
            <w:tcW w:w="1666" w:type="pct"/>
            <w:noWrap/>
          </w:tcPr>
          <w:p w14:paraId="51A9C6B1" w14:textId="1E4BAF6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93844FF" w14:textId="1F97D178"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7EBBDC86" w14:textId="3D8482B9"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808047B"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36A0A9A4"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C98D2F1"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A88323F"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5ECA71E"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51</w:t>
            </w:r>
          </w:p>
        </w:tc>
        <w:tc>
          <w:tcPr>
            <w:tcW w:w="1666" w:type="pct"/>
            <w:noWrap/>
          </w:tcPr>
          <w:p w14:paraId="42D4211C" w14:textId="08478DDB"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5F0708A2" w14:textId="0D441789"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2BE32A69" w14:textId="31330498"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44DEC5C7" w14:textId="4D542C44"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31562FA5" w14:textId="5FD018CC"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496" w:type="pct"/>
            <w:noWrap/>
          </w:tcPr>
          <w:p w14:paraId="526EAA4D" w14:textId="5894CED8"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r>
      <w:tr w:rsidR="001C39DF" w:rsidRPr="00D10C8C" w14:paraId="7F1F0ED3"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55FC98C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50</w:t>
            </w:r>
          </w:p>
        </w:tc>
        <w:tc>
          <w:tcPr>
            <w:tcW w:w="1666" w:type="pct"/>
            <w:noWrap/>
          </w:tcPr>
          <w:p w14:paraId="567D7709" w14:textId="457E4C1F"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64C7A53" w14:textId="4528B396"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5EFD84C3" w14:textId="3C19CF0B"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3EDB1909"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765C5332"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EF098B4"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6223323"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588A1E5"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49</w:t>
            </w:r>
          </w:p>
        </w:tc>
        <w:tc>
          <w:tcPr>
            <w:tcW w:w="1666" w:type="pct"/>
            <w:noWrap/>
          </w:tcPr>
          <w:p w14:paraId="45B7C81A" w14:textId="0E8AD31A"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684553A" w14:textId="0B0D0BD0"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0DC66C5D" w14:textId="193B17C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037DA8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49C7C729"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1030405F"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133B350D"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09108927"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48</w:t>
            </w:r>
          </w:p>
        </w:tc>
        <w:tc>
          <w:tcPr>
            <w:tcW w:w="1666" w:type="pct"/>
            <w:noWrap/>
          </w:tcPr>
          <w:p w14:paraId="5A6A62ED" w14:textId="107390E1"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3E61FC0F" w14:textId="67BB1DD0"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500F9CBF" w14:textId="4D91A6D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1FD284D" w14:textId="3513A444"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67FFCE70" w14:textId="3E17E0B0"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496" w:type="pct"/>
            <w:noWrap/>
          </w:tcPr>
          <w:p w14:paraId="5B9F8EEE" w14:textId="7ED14A2F"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r>
      <w:tr w:rsidR="001C39DF" w:rsidRPr="00D10C8C" w14:paraId="5E171FFF"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16EFF79"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47</w:t>
            </w:r>
          </w:p>
        </w:tc>
        <w:tc>
          <w:tcPr>
            <w:tcW w:w="1666" w:type="pct"/>
            <w:noWrap/>
          </w:tcPr>
          <w:p w14:paraId="7A4BB74B" w14:textId="17FF656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45C3BF7E" w14:textId="3B1B0E4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0196195F" w14:textId="1012C4F8"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65807C2" w14:textId="0F6AD24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2A2E8ACD" w14:textId="099E0D24"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496" w:type="pct"/>
            <w:noWrap/>
          </w:tcPr>
          <w:p w14:paraId="568F9A16" w14:textId="3C89B2D3"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r>
      <w:tr w:rsidR="001C39DF" w:rsidRPr="00D10C8C" w14:paraId="788DBB3B"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383369F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46</w:t>
            </w:r>
          </w:p>
        </w:tc>
        <w:tc>
          <w:tcPr>
            <w:tcW w:w="1666" w:type="pct"/>
            <w:noWrap/>
          </w:tcPr>
          <w:p w14:paraId="27749A32" w14:textId="4D1A60A8"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3F4C40DD" w14:textId="65A6DA8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6B6129D0" w14:textId="3BE1EF51"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98DEE00"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24F03CF6"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2F5F5D5E"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3C34B71"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054CFB3"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45</w:t>
            </w:r>
          </w:p>
        </w:tc>
        <w:tc>
          <w:tcPr>
            <w:tcW w:w="1666" w:type="pct"/>
            <w:noWrap/>
          </w:tcPr>
          <w:p w14:paraId="00B0FD3E" w14:textId="51E2F3C4"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20EFE6B4" w14:textId="410758B5"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2E723D31" w14:textId="07FAF14A"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6FA24FCF"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40DCB9F0"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6ED60679"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0DECF8B1"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1631EEB7"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44</w:t>
            </w:r>
          </w:p>
        </w:tc>
        <w:tc>
          <w:tcPr>
            <w:tcW w:w="1666" w:type="pct"/>
            <w:noWrap/>
          </w:tcPr>
          <w:p w14:paraId="149FB2F5" w14:textId="5C47C973"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4DA117A0" w14:textId="63C3740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38143EED" w14:textId="0AAE8225"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BBECFDA"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6238E284"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B56D9C4"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4B610CF6"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570D5286"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43</w:t>
            </w:r>
          </w:p>
        </w:tc>
        <w:tc>
          <w:tcPr>
            <w:tcW w:w="1666" w:type="pct"/>
            <w:noWrap/>
          </w:tcPr>
          <w:p w14:paraId="3523CFAC" w14:textId="2499E492"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9E2D007" w14:textId="56C6D302"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4D536E84" w14:textId="4908197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4C38CD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2CFF6B4D"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5DC43639"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4150445F"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53B148E"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42</w:t>
            </w:r>
          </w:p>
        </w:tc>
        <w:tc>
          <w:tcPr>
            <w:tcW w:w="1666" w:type="pct"/>
            <w:noWrap/>
          </w:tcPr>
          <w:p w14:paraId="2690679A" w14:textId="64CEB5AE"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CE33486" w14:textId="11FAFD29"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0362A74A" w14:textId="3EE27DA5"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AB8749B"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115E5D64"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6C317B33"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1CF38A53"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3F5BB94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41</w:t>
            </w:r>
          </w:p>
        </w:tc>
        <w:tc>
          <w:tcPr>
            <w:tcW w:w="1666" w:type="pct"/>
            <w:noWrap/>
          </w:tcPr>
          <w:p w14:paraId="3CDF4DDB" w14:textId="28155AD3"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5DBA9077" w14:textId="0EE5FC8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59451120" w14:textId="691CBF5B"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49AEE80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5608CBA8"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2A79C7D2"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6C381EEC"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60E4D1F"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40</w:t>
            </w:r>
          </w:p>
        </w:tc>
        <w:tc>
          <w:tcPr>
            <w:tcW w:w="1666" w:type="pct"/>
            <w:noWrap/>
          </w:tcPr>
          <w:p w14:paraId="2DB1763B" w14:textId="2AD7026E"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C11725B" w14:textId="7607F88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145CB406" w14:textId="564A28B1"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43730F0A"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3014C9B3"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288AB46A"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18077501"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0072A76"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39</w:t>
            </w:r>
          </w:p>
        </w:tc>
        <w:tc>
          <w:tcPr>
            <w:tcW w:w="1666" w:type="pct"/>
            <w:noWrap/>
          </w:tcPr>
          <w:p w14:paraId="6DF4CBE7" w14:textId="3B8DF7CA"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633F515B" w14:textId="29A86095"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0F20F464" w14:textId="1584FB4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E4C5C1E"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5276E927"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6DB598E"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6BF8DCE0"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12067B9"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38</w:t>
            </w:r>
          </w:p>
        </w:tc>
        <w:tc>
          <w:tcPr>
            <w:tcW w:w="1666" w:type="pct"/>
            <w:noWrap/>
          </w:tcPr>
          <w:p w14:paraId="0338258A" w14:textId="4E08856D"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1C04C007" w14:textId="3B4B2CF5"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7D479C6A" w14:textId="5067DB0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3F48977A"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5EE7FEA8"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05215CFC"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E72FFC7"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53E7975"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37</w:t>
            </w:r>
          </w:p>
        </w:tc>
        <w:tc>
          <w:tcPr>
            <w:tcW w:w="1666" w:type="pct"/>
            <w:noWrap/>
          </w:tcPr>
          <w:p w14:paraId="08C64F8E" w14:textId="79E5B7BE"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AE6AA17" w14:textId="1273A74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3E181457" w14:textId="37F378F2"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CD11B3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3D0E872B"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71644333"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4A592A9B"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0CCB3FB3"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36</w:t>
            </w:r>
          </w:p>
        </w:tc>
        <w:tc>
          <w:tcPr>
            <w:tcW w:w="1666" w:type="pct"/>
            <w:noWrap/>
          </w:tcPr>
          <w:p w14:paraId="6C5777AA" w14:textId="7049FA1F"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2969317" w14:textId="75F9193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1595CD92" w14:textId="7CC6E982"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EFC2964"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1ACCA285"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7837CD8"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1C16E77F"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59C468BB"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35</w:t>
            </w:r>
          </w:p>
        </w:tc>
        <w:tc>
          <w:tcPr>
            <w:tcW w:w="1666" w:type="pct"/>
            <w:noWrap/>
          </w:tcPr>
          <w:p w14:paraId="5EF2A167" w14:textId="36C8E10B"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D26D399" w14:textId="59B6041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75904CA0" w14:textId="610D63A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BD8913C"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7E486F0E"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BD95822"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5B061484"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35BBB021"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34</w:t>
            </w:r>
          </w:p>
        </w:tc>
        <w:tc>
          <w:tcPr>
            <w:tcW w:w="1666" w:type="pct"/>
            <w:noWrap/>
          </w:tcPr>
          <w:p w14:paraId="7C60B647" w14:textId="619CCA3D"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53DCF42" w14:textId="4731EEA3"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F44EE6B" w14:textId="536E3D49"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27B57BD"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70E1B178"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1D623132"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45313A50"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134E057D"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33</w:t>
            </w:r>
          </w:p>
        </w:tc>
        <w:tc>
          <w:tcPr>
            <w:tcW w:w="1666" w:type="pct"/>
            <w:noWrap/>
          </w:tcPr>
          <w:p w14:paraId="333557B7" w14:textId="70F1008F"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2072D003" w14:textId="55531F9F"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6FA2D655" w14:textId="57077CFF"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55057383"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4D2D5383"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5EE9AA25"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74D395A"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0C96E5FC"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32</w:t>
            </w:r>
          </w:p>
        </w:tc>
        <w:tc>
          <w:tcPr>
            <w:tcW w:w="1666" w:type="pct"/>
            <w:noWrap/>
          </w:tcPr>
          <w:p w14:paraId="14019CA3" w14:textId="0C49D9AC"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1CE2D383" w14:textId="2A1F4293"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4D90834" w14:textId="68AF5A12"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551C94E5"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44890582"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57A530C7"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08A11AD6"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89E2396"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31</w:t>
            </w:r>
          </w:p>
        </w:tc>
        <w:tc>
          <w:tcPr>
            <w:tcW w:w="1666" w:type="pct"/>
            <w:noWrap/>
          </w:tcPr>
          <w:p w14:paraId="15C80EEE" w14:textId="1DBE5F8E"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6F18758" w14:textId="4029C6DA"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6AE20E5D" w14:textId="08304DEA"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D4DE5FD"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307D23CE"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BD36A48"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3C0811EB"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278F2C9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30</w:t>
            </w:r>
          </w:p>
        </w:tc>
        <w:tc>
          <w:tcPr>
            <w:tcW w:w="1666" w:type="pct"/>
            <w:noWrap/>
          </w:tcPr>
          <w:p w14:paraId="3AAE0361" w14:textId="17AE0E0F"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40C4835E" w14:textId="4C7DF85E"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DF092E7" w14:textId="2B649391"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1407505"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40D61722"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704256C7"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F33B44C"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1CA44781"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29</w:t>
            </w:r>
          </w:p>
        </w:tc>
        <w:tc>
          <w:tcPr>
            <w:tcW w:w="1666" w:type="pct"/>
            <w:noWrap/>
          </w:tcPr>
          <w:p w14:paraId="6557DF40" w14:textId="3F7D6BF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71C8DB6" w14:textId="34691CAA"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1D757BCD" w14:textId="0B5E1C1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F1B248A"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0F559D66"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62840EA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30F03D25"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D98C350"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28</w:t>
            </w:r>
          </w:p>
        </w:tc>
        <w:tc>
          <w:tcPr>
            <w:tcW w:w="1666" w:type="pct"/>
            <w:noWrap/>
          </w:tcPr>
          <w:p w14:paraId="6889D011" w14:textId="16512C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A000DB2" w14:textId="2AA851A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3F1A2042" w14:textId="49A3C423"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68545F76"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07DF29C2"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17519C92"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13C329E9"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0B667F73"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27</w:t>
            </w:r>
          </w:p>
        </w:tc>
        <w:tc>
          <w:tcPr>
            <w:tcW w:w="1666" w:type="pct"/>
            <w:noWrap/>
          </w:tcPr>
          <w:p w14:paraId="76340B6E" w14:textId="160125B9"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45A7850E" w14:textId="4894F829"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46A83AEF" w14:textId="43239EEE"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EE9BC4A"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27E93814"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9191EE6"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6E593F55"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12B86A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26</w:t>
            </w:r>
          </w:p>
        </w:tc>
        <w:tc>
          <w:tcPr>
            <w:tcW w:w="1666" w:type="pct"/>
            <w:noWrap/>
          </w:tcPr>
          <w:p w14:paraId="3DD927DB" w14:textId="3E8835D3"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4EDAD413" w14:textId="33BEEC9E"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3C06BCBC" w14:textId="4510E21B"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69835E59"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6FC7654E"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F864D88"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3765656A"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0DF936A"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25</w:t>
            </w:r>
          </w:p>
        </w:tc>
        <w:tc>
          <w:tcPr>
            <w:tcW w:w="1666" w:type="pct"/>
            <w:noWrap/>
          </w:tcPr>
          <w:p w14:paraId="4C274D4E" w14:textId="7C491F7E"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ACD96A9" w14:textId="48BC565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5C198565" w14:textId="0A85C3F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5A1F4FC7"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7E446832"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215E3D61"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A19DD86"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7F06FAB"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24</w:t>
            </w:r>
          </w:p>
        </w:tc>
        <w:tc>
          <w:tcPr>
            <w:tcW w:w="1666" w:type="pct"/>
            <w:noWrap/>
          </w:tcPr>
          <w:p w14:paraId="6DF8DCFE" w14:textId="78F1CD8D"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F42EF5C" w14:textId="63D83839"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5E59CA0" w14:textId="1C4A2773"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14B677E0"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3721865F"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1C2CB49E"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52B4A8F0"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4D544C80"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23</w:t>
            </w:r>
          </w:p>
        </w:tc>
        <w:tc>
          <w:tcPr>
            <w:tcW w:w="1666" w:type="pct"/>
            <w:noWrap/>
          </w:tcPr>
          <w:p w14:paraId="360796DA" w14:textId="7245484E"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5C33068E" w14:textId="74B8D80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2C8F5BDD" w14:textId="6F679B2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2C404CE"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04F90C4F"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6159F263"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E002ECF"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7C1EB62"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22</w:t>
            </w:r>
          </w:p>
        </w:tc>
        <w:tc>
          <w:tcPr>
            <w:tcW w:w="1666" w:type="pct"/>
            <w:noWrap/>
          </w:tcPr>
          <w:p w14:paraId="656FF387" w14:textId="04F90651"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12DE75A9" w14:textId="3309406B"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7B549248" w14:textId="66F3D39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767CD5B4"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2E1F5CD8"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04398717"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389DF5EA"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5810908B"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21</w:t>
            </w:r>
          </w:p>
        </w:tc>
        <w:tc>
          <w:tcPr>
            <w:tcW w:w="1666" w:type="pct"/>
            <w:noWrap/>
          </w:tcPr>
          <w:p w14:paraId="0E85FA11" w14:textId="54305C4E"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44D72249" w14:textId="5D9C673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0C4B28A2" w14:textId="607402CD"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3A6287B9"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70FD98E0"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BDEACF4"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19618DE"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1EEFF3B7"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20</w:t>
            </w:r>
          </w:p>
        </w:tc>
        <w:tc>
          <w:tcPr>
            <w:tcW w:w="1666" w:type="pct"/>
            <w:noWrap/>
          </w:tcPr>
          <w:p w14:paraId="766587EC" w14:textId="6D30D17A"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301C5DC6" w14:textId="0BCDB1F6"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B464447" w14:textId="5E52066F"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61B63F58"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27A8EDDC"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16B9D110"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8982702"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2644F67C"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19</w:t>
            </w:r>
          </w:p>
        </w:tc>
        <w:tc>
          <w:tcPr>
            <w:tcW w:w="1666" w:type="pct"/>
            <w:noWrap/>
          </w:tcPr>
          <w:p w14:paraId="3EB0B403" w14:textId="7E4D7F3B"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BF69D13" w14:textId="4DC0F395"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5EF4AE67" w14:textId="04E12E7C"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6BD390B7"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2E639A84"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3E2B924B"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00F30D5E"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01D3072"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18</w:t>
            </w:r>
          </w:p>
        </w:tc>
        <w:tc>
          <w:tcPr>
            <w:tcW w:w="1666" w:type="pct"/>
            <w:noWrap/>
          </w:tcPr>
          <w:p w14:paraId="2AD87283" w14:textId="1D54102C"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4CADD10C" w14:textId="50B726B0"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4339A1CF" w14:textId="7E16EE0B"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150163FC"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71656F98"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5B770B22"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79D102AD"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075485DA"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17</w:t>
            </w:r>
          </w:p>
        </w:tc>
        <w:tc>
          <w:tcPr>
            <w:tcW w:w="1666" w:type="pct"/>
            <w:noWrap/>
          </w:tcPr>
          <w:p w14:paraId="509FA03C" w14:textId="3D4CF132"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6D3114D" w14:textId="55D3E6E0"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3A4B7D8E" w14:textId="3CFD207B"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7D1C8E78"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4B928249"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E9D0B8D"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29D58365"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62609A9C"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16</w:t>
            </w:r>
          </w:p>
        </w:tc>
        <w:tc>
          <w:tcPr>
            <w:tcW w:w="1666" w:type="pct"/>
            <w:noWrap/>
          </w:tcPr>
          <w:p w14:paraId="2F1844F0" w14:textId="0EBABE18"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5119851A" w14:textId="3C4719EF"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5B140F16" w14:textId="4996E11E"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2B939443" w14:textId="46D08BFA"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57AB9CF0" w14:textId="36DC91C2"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496" w:type="pct"/>
            <w:noWrap/>
          </w:tcPr>
          <w:p w14:paraId="6DB091C7" w14:textId="4BCDF27D"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r>
      <w:tr w:rsidR="001C39DF" w:rsidRPr="00D10C8C" w14:paraId="63C4FB97" w14:textId="77777777" w:rsidTr="009C177A">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7F1E7628"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15</w:t>
            </w:r>
          </w:p>
        </w:tc>
        <w:tc>
          <w:tcPr>
            <w:tcW w:w="1666" w:type="pct"/>
            <w:noWrap/>
          </w:tcPr>
          <w:p w14:paraId="4EA7CCC6" w14:textId="316B35AA"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1667A5AB" w14:textId="0C04DBA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334" w:type="pct"/>
            <w:noWrap/>
          </w:tcPr>
          <w:p w14:paraId="214B4D84" w14:textId="2D1B5126"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500" w:type="pct"/>
            <w:noWrap/>
          </w:tcPr>
          <w:p w14:paraId="60E983DD"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0"/>
                <w:szCs w:val="10"/>
                <w:lang w:val="es-ES" w:eastAsia="es-ES"/>
              </w:rPr>
            </w:pPr>
          </w:p>
        </w:tc>
        <w:tc>
          <w:tcPr>
            <w:tcW w:w="1253" w:type="pct"/>
            <w:noWrap/>
          </w:tcPr>
          <w:p w14:paraId="797496FD" w14:textId="77777777" w:rsidR="007E0FF5" w:rsidRPr="00D10C8C" w:rsidRDefault="007E0FF5" w:rsidP="00CE0A3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08D162B9" w14:textId="77777777" w:rsidR="007E0FF5" w:rsidRPr="00D10C8C" w:rsidRDefault="007E0FF5" w:rsidP="00F1246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lang w:val="es-ES" w:eastAsia="es-ES"/>
              </w:rPr>
            </w:pPr>
          </w:p>
        </w:tc>
      </w:tr>
      <w:tr w:rsidR="001C39DF" w:rsidRPr="00D10C8C" w14:paraId="58B9C667" w14:textId="77777777" w:rsidTr="009C177A">
        <w:trPr>
          <w:trHeight w:val="113"/>
        </w:trPr>
        <w:tc>
          <w:tcPr>
            <w:cnfStyle w:val="001000000000" w:firstRow="0" w:lastRow="0" w:firstColumn="1" w:lastColumn="0" w:oddVBand="0" w:evenVBand="0" w:oddHBand="0" w:evenHBand="0" w:firstRowFirstColumn="0" w:firstRowLastColumn="0" w:lastRowFirstColumn="0" w:lastRowLastColumn="0"/>
            <w:tcW w:w="251" w:type="pct"/>
            <w:noWrap/>
            <w:hideMark/>
          </w:tcPr>
          <w:p w14:paraId="16F4CC64" w14:textId="77777777" w:rsidR="007E0FF5" w:rsidRPr="00D10C8C" w:rsidRDefault="007E0FF5" w:rsidP="00CE0A33">
            <w:pPr>
              <w:spacing w:after="0" w:line="240" w:lineRule="auto"/>
              <w:rPr>
                <w:sz w:val="10"/>
                <w:szCs w:val="10"/>
                <w:lang w:val="es-ES" w:eastAsia="es-ES"/>
              </w:rPr>
            </w:pPr>
            <w:r w:rsidRPr="00D10C8C">
              <w:rPr>
                <w:sz w:val="10"/>
                <w:szCs w:val="10"/>
                <w:lang w:val="es-ES" w:eastAsia="es-ES"/>
              </w:rPr>
              <w:t>14</w:t>
            </w:r>
          </w:p>
        </w:tc>
        <w:tc>
          <w:tcPr>
            <w:tcW w:w="1666" w:type="pct"/>
            <w:noWrap/>
          </w:tcPr>
          <w:p w14:paraId="4851C775" w14:textId="4A681CAE"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45DB703" w14:textId="2428C05B"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334" w:type="pct"/>
            <w:noWrap/>
          </w:tcPr>
          <w:p w14:paraId="1A42A9F6" w14:textId="78F683BC"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500" w:type="pct"/>
            <w:noWrap/>
          </w:tcPr>
          <w:p w14:paraId="0A7EFADE"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sz w:val="10"/>
                <w:szCs w:val="10"/>
                <w:lang w:val="es-ES" w:eastAsia="es-ES"/>
              </w:rPr>
            </w:pPr>
          </w:p>
        </w:tc>
        <w:tc>
          <w:tcPr>
            <w:tcW w:w="1253" w:type="pct"/>
            <w:noWrap/>
          </w:tcPr>
          <w:p w14:paraId="446AC87A" w14:textId="77777777" w:rsidR="007E0FF5" w:rsidRPr="00D10C8C" w:rsidRDefault="007E0FF5" w:rsidP="00CE0A3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c>
          <w:tcPr>
            <w:tcW w:w="496" w:type="pct"/>
            <w:noWrap/>
          </w:tcPr>
          <w:p w14:paraId="4F99C224" w14:textId="77777777" w:rsidR="007E0FF5" w:rsidRPr="00D10C8C" w:rsidRDefault="007E0FF5" w:rsidP="00F1246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lang w:val="es-ES" w:eastAsia="es-ES"/>
              </w:rPr>
            </w:pPr>
          </w:p>
        </w:tc>
      </w:tr>
    </w:tbl>
    <w:p w14:paraId="3CB3ECD4" w14:textId="645CC953" w:rsidR="006247E2" w:rsidRPr="00D10C8C" w:rsidRDefault="006247E2" w:rsidP="00536F09">
      <w:pPr>
        <w:pStyle w:val="Titulo3"/>
      </w:pPr>
      <w:bookmarkStart w:id="51" w:name="_Toc193887357"/>
      <w:r w:rsidRPr="00D10C8C">
        <w:lastRenderedPageBreak/>
        <w:t>Usuarios asignados al servicio</w:t>
      </w:r>
      <w:bookmarkEnd w:id="51"/>
    </w:p>
    <w:p w14:paraId="5D914A72" w14:textId="237C4C9E" w:rsidR="006247E2" w:rsidRPr="00D10C8C" w:rsidRDefault="006247E2" w:rsidP="006247E2">
      <w:r w:rsidRPr="00D10C8C">
        <w:t xml:space="preserve">Esta tabla almacena los usuarios asignados al servicio, tanto por parte </w:t>
      </w:r>
      <w:r w:rsidR="00FF22DC">
        <w:t>FCC</w:t>
      </w:r>
      <w:r w:rsidRPr="00D10C8C">
        <w:t xml:space="preserve"> como </w:t>
      </w:r>
      <w:r w:rsidR="009A73DD" w:rsidRPr="00D10C8C">
        <w:t>de sus designados</w:t>
      </w:r>
      <w:r w:rsidRPr="00D10C8C">
        <w:t>. De ella se alimentan los equipos de tramitación según las zonas y es clave para la correcta asignación de tareas de forma automatizada.</w:t>
      </w:r>
    </w:p>
    <w:p w14:paraId="19F8D2E8" w14:textId="30784131" w:rsidR="00D111DC" w:rsidRPr="00D10C8C" w:rsidRDefault="00D111DC" w:rsidP="006247E2">
      <w:r w:rsidRPr="00D10C8C">
        <w:t>Los equipos de tramitación estarán compuestos por registros existentes en esta tabla</w:t>
      </w:r>
      <w:r w:rsidR="00184115" w:rsidRPr="00D10C8C">
        <w:t xml:space="preserve">. De estos datos </w:t>
      </w:r>
      <w:r w:rsidR="006638AA" w:rsidRPr="00D10C8C">
        <w:t>dependerá la asignación de tareas especificas y por tanto la cumplimentación de datos correctos y sin errores es clave</w:t>
      </w:r>
      <w:r w:rsidR="00EE31C1" w:rsidRPr="00D10C8C">
        <w:t>. (p.ej. dirección de email correcta)</w:t>
      </w:r>
    </w:p>
    <w:p w14:paraId="270EB0CF" w14:textId="2ED5D403" w:rsidR="008D63C8" w:rsidRPr="00D10C8C" w:rsidRDefault="008D63C8" w:rsidP="006247E2">
      <w:r w:rsidRPr="00D10C8C">
        <w:t xml:space="preserve">La creación de datos de usuario en estas tablas únicamente esta referida a nivel de Base de Datos, para la asignación a las diferentes zonas y tareas. NO IMPLICA </w:t>
      </w:r>
      <w:r w:rsidR="00583437" w:rsidRPr="00D10C8C">
        <w:t xml:space="preserve">la creación de usuarios de sistema NI de permisos o configuraciones de seguridad, que estarán establecidas mediante las políticas marcadas por </w:t>
      </w:r>
      <w:r w:rsidR="00FF22DC">
        <w:t>FCC</w:t>
      </w:r>
      <w:r w:rsidR="00583437" w:rsidRPr="00D10C8C">
        <w:t xml:space="preserve"> y </w:t>
      </w:r>
      <w:r w:rsidR="002A4B5E" w:rsidRPr="00D10C8C">
        <w:t>administradas</w:t>
      </w:r>
      <w:r w:rsidR="00583437" w:rsidRPr="00D10C8C">
        <w:t xml:space="preserve"> por los </w:t>
      </w:r>
      <w:r w:rsidR="002A4B5E" w:rsidRPr="00D10C8C">
        <w:t xml:space="preserve">usuarios que </w:t>
      </w:r>
      <w:r w:rsidR="00FF22DC">
        <w:t>FCC</w:t>
      </w:r>
      <w:r w:rsidR="002A4B5E" w:rsidRPr="00D10C8C">
        <w:t xml:space="preserve"> establezca para ello.</w:t>
      </w:r>
    </w:p>
    <w:p w14:paraId="29E1D18E" w14:textId="150B7576" w:rsidR="006247E2" w:rsidRPr="00D10C8C" w:rsidRDefault="00144419" w:rsidP="006247E2">
      <w:pPr>
        <w:spacing w:after="0"/>
      </w:pPr>
      <w:r w:rsidRPr="00D10C8C">
        <w:rPr>
          <w:noProof/>
        </w:rPr>
        <w:drawing>
          <wp:anchor distT="0" distB="0" distL="114300" distR="114300" simplePos="0" relativeHeight="251621376" behindDoc="0" locked="0" layoutInCell="1" allowOverlap="1" wp14:anchorId="62DF2C6A" wp14:editId="74C708C0">
            <wp:simplePos x="0" y="0"/>
            <wp:positionH relativeFrom="column">
              <wp:posOffset>24130</wp:posOffset>
            </wp:positionH>
            <wp:positionV relativeFrom="paragraph">
              <wp:posOffset>220345</wp:posOffset>
            </wp:positionV>
            <wp:extent cx="2809240" cy="2711450"/>
            <wp:effectExtent l="19050" t="19050" r="10160" b="1270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a:extLst>
                        <a:ext uri="{28A0092B-C50C-407E-A947-70E740481C1C}">
                          <a14:useLocalDpi xmlns:a14="http://schemas.microsoft.com/office/drawing/2010/main" val="0"/>
                        </a:ext>
                      </a:extLst>
                    </a:blip>
                    <a:stretch>
                      <a:fillRect/>
                    </a:stretch>
                  </pic:blipFill>
                  <pic:spPr>
                    <a:xfrm>
                      <a:off x="0" y="0"/>
                      <a:ext cx="2809240" cy="27114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BE1A1C" w:rsidRPr="00D10C8C">
        <w:rPr>
          <w:noProof/>
        </w:rPr>
        <mc:AlternateContent>
          <mc:Choice Requires="wps">
            <w:drawing>
              <wp:anchor distT="0" distB="0" distL="114300" distR="114300" simplePos="0" relativeHeight="251569152" behindDoc="0" locked="0" layoutInCell="1" allowOverlap="1" wp14:anchorId="3949A4C7" wp14:editId="73A5EA15">
                <wp:simplePos x="0" y="0"/>
                <wp:positionH relativeFrom="column">
                  <wp:posOffset>3255555</wp:posOffset>
                </wp:positionH>
                <wp:positionV relativeFrom="paragraph">
                  <wp:posOffset>523729</wp:posOffset>
                </wp:positionV>
                <wp:extent cx="2087880" cy="1954405"/>
                <wp:effectExtent l="0" t="0" r="7620" b="8255"/>
                <wp:wrapNone/>
                <wp:docPr id="837" name="Cuadro de texto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1954405"/>
                        </a:xfrm>
                        <a:prstGeom prst="rect">
                          <a:avLst/>
                        </a:prstGeom>
                        <a:solidFill>
                          <a:srgbClr val="FFFFCC"/>
                        </a:solidFill>
                        <a:ln w="6350">
                          <a:noFill/>
                        </a:ln>
                      </wps:spPr>
                      <wps:txbx>
                        <w:txbxContent>
                          <w:p w14:paraId="1E4BD860" w14:textId="77777777" w:rsidR="006247E2" w:rsidRDefault="006247E2" w:rsidP="007F2FA6">
                            <w:pPr>
                              <w:pStyle w:val="Prrafodelista"/>
                              <w:numPr>
                                <w:ilvl w:val="0"/>
                                <w:numId w:val="19"/>
                              </w:numPr>
                              <w:spacing w:line="240" w:lineRule="auto"/>
                              <w:jc w:val="left"/>
                              <w:rPr>
                                <w:sz w:val="14"/>
                                <w:szCs w:val="20"/>
                              </w:rPr>
                            </w:pPr>
                            <w:r>
                              <w:rPr>
                                <w:sz w:val="14"/>
                                <w:szCs w:val="20"/>
                              </w:rPr>
                              <w:t>ID del Usuario</w:t>
                            </w:r>
                          </w:p>
                          <w:p w14:paraId="5EB89E3C" w14:textId="77777777" w:rsidR="006247E2" w:rsidRDefault="006247E2" w:rsidP="006247E2">
                            <w:pPr>
                              <w:pStyle w:val="Prrafodelista"/>
                              <w:spacing w:line="240" w:lineRule="auto"/>
                              <w:ind w:left="360"/>
                              <w:jc w:val="left"/>
                              <w:rPr>
                                <w:sz w:val="14"/>
                                <w:szCs w:val="20"/>
                              </w:rPr>
                            </w:pPr>
                          </w:p>
                          <w:p w14:paraId="6B9B48F3" w14:textId="77777777" w:rsidR="006247E2" w:rsidRDefault="006247E2" w:rsidP="007F2FA6">
                            <w:pPr>
                              <w:pStyle w:val="Prrafodelista"/>
                              <w:numPr>
                                <w:ilvl w:val="0"/>
                                <w:numId w:val="19"/>
                              </w:numPr>
                              <w:spacing w:line="240" w:lineRule="auto"/>
                              <w:jc w:val="left"/>
                              <w:rPr>
                                <w:sz w:val="14"/>
                                <w:szCs w:val="20"/>
                              </w:rPr>
                            </w:pPr>
                            <w:r>
                              <w:rPr>
                                <w:sz w:val="14"/>
                                <w:szCs w:val="20"/>
                              </w:rPr>
                              <w:t>Código Empleado</w:t>
                            </w:r>
                          </w:p>
                          <w:p w14:paraId="3F4A745C" w14:textId="77777777" w:rsidR="006247E2" w:rsidRPr="003413DD" w:rsidRDefault="006247E2" w:rsidP="006247E2">
                            <w:pPr>
                              <w:pStyle w:val="Prrafodelista"/>
                              <w:spacing w:line="240" w:lineRule="auto"/>
                              <w:ind w:left="360"/>
                              <w:jc w:val="left"/>
                              <w:rPr>
                                <w:sz w:val="14"/>
                                <w:szCs w:val="20"/>
                              </w:rPr>
                            </w:pPr>
                          </w:p>
                          <w:p w14:paraId="265EBE6C"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Nombre completo</w:t>
                            </w:r>
                          </w:p>
                          <w:p w14:paraId="1BBBF646" w14:textId="77777777" w:rsidR="006247E2" w:rsidRPr="003413DD" w:rsidRDefault="006247E2" w:rsidP="006247E2">
                            <w:pPr>
                              <w:pStyle w:val="Prrafodelista"/>
                              <w:spacing w:line="240" w:lineRule="auto"/>
                              <w:ind w:left="284"/>
                              <w:jc w:val="left"/>
                              <w:rPr>
                                <w:sz w:val="14"/>
                                <w:szCs w:val="20"/>
                              </w:rPr>
                            </w:pPr>
                          </w:p>
                          <w:p w14:paraId="14E3A862"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eMail corporativo</w:t>
                            </w:r>
                          </w:p>
                          <w:p w14:paraId="7CBF7FFB" w14:textId="77777777" w:rsidR="006247E2" w:rsidRPr="003413DD" w:rsidRDefault="006247E2" w:rsidP="006247E2">
                            <w:pPr>
                              <w:pStyle w:val="Prrafodelista"/>
                              <w:spacing w:line="240" w:lineRule="auto"/>
                              <w:ind w:left="284"/>
                              <w:jc w:val="left"/>
                              <w:rPr>
                                <w:sz w:val="14"/>
                                <w:szCs w:val="20"/>
                              </w:rPr>
                            </w:pPr>
                          </w:p>
                          <w:p w14:paraId="599DABDB" w14:textId="77777777" w:rsidR="006247E2" w:rsidRDefault="006247E2" w:rsidP="007F2FA6">
                            <w:pPr>
                              <w:pStyle w:val="Prrafodelista"/>
                              <w:numPr>
                                <w:ilvl w:val="0"/>
                                <w:numId w:val="19"/>
                              </w:numPr>
                              <w:spacing w:line="240" w:lineRule="auto"/>
                              <w:ind w:left="284" w:hanging="284"/>
                              <w:jc w:val="left"/>
                              <w:rPr>
                                <w:sz w:val="14"/>
                                <w:szCs w:val="20"/>
                              </w:rPr>
                            </w:pPr>
                            <w:r w:rsidRPr="003413DD">
                              <w:rPr>
                                <w:sz w:val="14"/>
                                <w:szCs w:val="20"/>
                              </w:rPr>
                              <w:t xml:space="preserve">Comentarios </w:t>
                            </w:r>
                            <w:r>
                              <w:rPr>
                                <w:sz w:val="14"/>
                                <w:szCs w:val="20"/>
                              </w:rPr>
                              <w:t>sobre el usuario</w:t>
                            </w:r>
                          </w:p>
                          <w:p w14:paraId="405B1FB0" w14:textId="77777777" w:rsidR="00BE1A1C" w:rsidRPr="00BE1A1C" w:rsidRDefault="00BE1A1C" w:rsidP="00BE1A1C">
                            <w:pPr>
                              <w:pStyle w:val="Prrafodelista"/>
                              <w:rPr>
                                <w:sz w:val="14"/>
                                <w:szCs w:val="20"/>
                              </w:rPr>
                            </w:pPr>
                          </w:p>
                          <w:p w14:paraId="116E97BA" w14:textId="212BF906" w:rsidR="00BE1A1C" w:rsidRDefault="00650C31" w:rsidP="007F2FA6">
                            <w:pPr>
                              <w:pStyle w:val="Prrafodelista"/>
                              <w:numPr>
                                <w:ilvl w:val="0"/>
                                <w:numId w:val="19"/>
                              </w:numPr>
                              <w:spacing w:line="240" w:lineRule="auto"/>
                              <w:ind w:left="284" w:hanging="284"/>
                              <w:jc w:val="left"/>
                              <w:rPr>
                                <w:sz w:val="14"/>
                                <w:szCs w:val="20"/>
                              </w:rPr>
                            </w:pPr>
                            <w:r>
                              <w:rPr>
                                <w:sz w:val="14"/>
                                <w:szCs w:val="20"/>
                              </w:rPr>
                              <w:t xml:space="preserve">ID de sistema </w:t>
                            </w:r>
                            <w:r w:rsidR="00C95608">
                              <w:rPr>
                                <w:sz w:val="14"/>
                                <w:szCs w:val="20"/>
                              </w:rPr>
                              <w:t>proporcionado por Therefore.</w:t>
                            </w:r>
                          </w:p>
                          <w:p w14:paraId="3FBD36F5" w14:textId="77777777" w:rsidR="00D111DC" w:rsidRPr="00D111DC" w:rsidRDefault="00D111DC" w:rsidP="00D111DC">
                            <w:pPr>
                              <w:pStyle w:val="Prrafodelista"/>
                              <w:spacing w:line="240" w:lineRule="auto"/>
                              <w:ind w:left="284"/>
                              <w:jc w:val="left"/>
                              <w:rPr>
                                <w:sz w:val="14"/>
                                <w:szCs w:val="20"/>
                              </w:rPr>
                            </w:pPr>
                          </w:p>
                          <w:p w14:paraId="76EE41F1" w14:textId="4B561BB8" w:rsidR="00C95608" w:rsidRPr="003413DD" w:rsidRDefault="00C95608" w:rsidP="007F2FA6">
                            <w:pPr>
                              <w:pStyle w:val="Prrafodelista"/>
                              <w:numPr>
                                <w:ilvl w:val="0"/>
                                <w:numId w:val="19"/>
                              </w:numPr>
                              <w:spacing w:line="240" w:lineRule="auto"/>
                              <w:ind w:left="284" w:hanging="284"/>
                              <w:jc w:val="left"/>
                              <w:rPr>
                                <w:sz w:val="14"/>
                                <w:szCs w:val="20"/>
                              </w:rPr>
                            </w:pPr>
                            <w:r>
                              <w:rPr>
                                <w:sz w:val="14"/>
                                <w:szCs w:val="20"/>
                              </w:rPr>
                              <w:t>Relación de grupos de Seguridad en los que el usuario está incluido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49A4C7" id="Cuadro de texto 837" o:spid="_x0000_s1033" type="#_x0000_t202" style="position:absolute;left:0;text-align:left;margin-left:256.35pt;margin-top:41.25pt;width:164.4pt;height:153.9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" fillcolor="#ffc" stroked="f" strokeweight=".5pt">
                <v:textbox>
                  <w:txbxContent>
                    <w:p w14:paraId="1E4BD860" w14:textId="77777777" w:rsidR="006247E2" w:rsidRDefault="006247E2" w:rsidP="007F2FA6">
                      <w:pPr>
                        <w:pStyle w:val="Prrafodelista"/>
                        <w:numPr>
                          <w:ilvl w:val="0"/>
                          <w:numId w:val="19"/>
                        </w:numPr>
                        <w:spacing w:line="240" w:lineRule="auto"/>
                        <w:jc w:val="left"/>
                        <w:rPr>
                          <w:sz w:val="14"/>
                          <w:szCs w:val="20"/>
                        </w:rPr>
                      </w:pPr>
                      <w:r>
                        <w:rPr>
                          <w:sz w:val="14"/>
                          <w:szCs w:val="20"/>
                        </w:rPr>
                        <w:t>ID del Usuario</w:t>
                      </w:r>
                    </w:p>
                    <w:p w14:paraId="5EB89E3C" w14:textId="77777777" w:rsidR="006247E2" w:rsidRDefault="006247E2" w:rsidP="006247E2">
                      <w:pPr>
                        <w:pStyle w:val="Prrafodelista"/>
                        <w:spacing w:line="240" w:lineRule="auto"/>
                        <w:ind w:left="360"/>
                        <w:jc w:val="left"/>
                        <w:rPr>
                          <w:sz w:val="14"/>
                          <w:szCs w:val="20"/>
                        </w:rPr>
                      </w:pPr>
                    </w:p>
                    <w:p w14:paraId="6B9B48F3" w14:textId="77777777" w:rsidR="006247E2" w:rsidRDefault="006247E2" w:rsidP="007F2FA6">
                      <w:pPr>
                        <w:pStyle w:val="Prrafodelista"/>
                        <w:numPr>
                          <w:ilvl w:val="0"/>
                          <w:numId w:val="19"/>
                        </w:numPr>
                        <w:spacing w:line="240" w:lineRule="auto"/>
                        <w:jc w:val="left"/>
                        <w:rPr>
                          <w:sz w:val="14"/>
                          <w:szCs w:val="20"/>
                        </w:rPr>
                      </w:pPr>
                      <w:r>
                        <w:rPr>
                          <w:sz w:val="14"/>
                          <w:szCs w:val="20"/>
                        </w:rPr>
                        <w:t>Código Empleado</w:t>
                      </w:r>
                    </w:p>
                    <w:p w14:paraId="3F4A745C" w14:textId="77777777" w:rsidR="006247E2" w:rsidRPr="003413DD" w:rsidRDefault="006247E2" w:rsidP="006247E2">
                      <w:pPr>
                        <w:pStyle w:val="Prrafodelista"/>
                        <w:spacing w:line="240" w:lineRule="auto"/>
                        <w:ind w:left="360"/>
                        <w:jc w:val="left"/>
                        <w:rPr>
                          <w:sz w:val="14"/>
                          <w:szCs w:val="20"/>
                        </w:rPr>
                      </w:pPr>
                    </w:p>
                    <w:p w14:paraId="265EBE6C"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Nombre completo</w:t>
                      </w:r>
                    </w:p>
                    <w:p w14:paraId="1BBBF646" w14:textId="77777777" w:rsidR="006247E2" w:rsidRPr="003413DD" w:rsidRDefault="006247E2" w:rsidP="006247E2">
                      <w:pPr>
                        <w:pStyle w:val="Prrafodelista"/>
                        <w:spacing w:line="240" w:lineRule="auto"/>
                        <w:ind w:left="284"/>
                        <w:jc w:val="left"/>
                        <w:rPr>
                          <w:sz w:val="14"/>
                          <w:szCs w:val="20"/>
                        </w:rPr>
                      </w:pPr>
                    </w:p>
                    <w:p w14:paraId="14E3A862"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eMail corporativo</w:t>
                      </w:r>
                    </w:p>
                    <w:p w14:paraId="7CBF7FFB" w14:textId="77777777" w:rsidR="006247E2" w:rsidRPr="003413DD" w:rsidRDefault="006247E2" w:rsidP="006247E2">
                      <w:pPr>
                        <w:pStyle w:val="Prrafodelista"/>
                        <w:spacing w:line="240" w:lineRule="auto"/>
                        <w:ind w:left="284"/>
                        <w:jc w:val="left"/>
                        <w:rPr>
                          <w:sz w:val="14"/>
                          <w:szCs w:val="20"/>
                        </w:rPr>
                      </w:pPr>
                    </w:p>
                    <w:p w14:paraId="599DABDB" w14:textId="77777777" w:rsidR="006247E2" w:rsidRDefault="006247E2" w:rsidP="007F2FA6">
                      <w:pPr>
                        <w:pStyle w:val="Prrafodelista"/>
                        <w:numPr>
                          <w:ilvl w:val="0"/>
                          <w:numId w:val="19"/>
                        </w:numPr>
                        <w:spacing w:line="240" w:lineRule="auto"/>
                        <w:ind w:left="284" w:hanging="284"/>
                        <w:jc w:val="left"/>
                        <w:rPr>
                          <w:sz w:val="14"/>
                          <w:szCs w:val="20"/>
                        </w:rPr>
                      </w:pPr>
                      <w:r w:rsidRPr="003413DD">
                        <w:rPr>
                          <w:sz w:val="14"/>
                          <w:szCs w:val="20"/>
                        </w:rPr>
                        <w:t xml:space="preserve">Comentarios </w:t>
                      </w:r>
                      <w:r>
                        <w:rPr>
                          <w:sz w:val="14"/>
                          <w:szCs w:val="20"/>
                        </w:rPr>
                        <w:t>sobre el usuario</w:t>
                      </w:r>
                    </w:p>
                    <w:p w14:paraId="405B1FB0" w14:textId="77777777" w:rsidR="00BE1A1C" w:rsidRPr="00BE1A1C" w:rsidRDefault="00BE1A1C" w:rsidP="00BE1A1C">
                      <w:pPr>
                        <w:pStyle w:val="Prrafodelista"/>
                        <w:rPr>
                          <w:sz w:val="14"/>
                          <w:szCs w:val="20"/>
                        </w:rPr>
                      </w:pPr>
                    </w:p>
                    <w:p w14:paraId="116E97BA" w14:textId="212BF906" w:rsidR="00BE1A1C" w:rsidRDefault="00650C31" w:rsidP="007F2FA6">
                      <w:pPr>
                        <w:pStyle w:val="Prrafodelista"/>
                        <w:numPr>
                          <w:ilvl w:val="0"/>
                          <w:numId w:val="19"/>
                        </w:numPr>
                        <w:spacing w:line="240" w:lineRule="auto"/>
                        <w:ind w:left="284" w:hanging="284"/>
                        <w:jc w:val="left"/>
                        <w:rPr>
                          <w:sz w:val="14"/>
                          <w:szCs w:val="20"/>
                        </w:rPr>
                      </w:pPr>
                      <w:r>
                        <w:rPr>
                          <w:sz w:val="14"/>
                          <w:szCs w:val="20"/>
                        </w:rPr>
                        <w:t xml:space="preserve">ID de sistema </w:t>
                      </w:r>
                      <w:r w:rsidR="00C95608">
                        <w:rPr>
                          <w:sz w:val="14"/>
                          <w:szCs w:val="20"/>
                        </w:rPr>
                        <w:t>proporcionado por Therefore.</w:t>
                      </w:r>
                    </w:p>
                    <w:p w14:paraId="3FBD36F5" w14:textId="77777777" w:rsidR="00D111DC" w:rsidRPr="00D111DC" w:rsidRDefault="00D111DC" w:rsidP="00D111DC">
                      <w:pPr>
                        <w:pStyle w:val="Prrafodelista"/>
                        <w:spacing w:line="240" w:lineRule="auto"/>
                        <w:ind w:left="284"/>
                        <w:jc w:val="left"/>
                        <w:rPr>
                          <w:sz w:val="14"/>
                          <w:szCs w:val="20"/>
                        </w:rPr>
                      </w:pPr>
                    </w:p>
                    <w:p w14:paraId="76EE41F1" w14:textId="4B561BB8" w:rsidR="00C95608" w:rsidRPr="003413DD" w:rsidRDefault="00C95608" w:rsidP="007F2FA6">
                      <w:pPr>
                        <w:pStyle w:val="Prrafodelista"/>
                        <w:numPr>
                          <w:ilvl w:val="0"/>
                          <w:numId w:val="19"/>
                        </w:numPr>
                        <w:spacing w:line="240" w:lineRule="auto"/>
                        <w:ind w:left="284" w:hanging="284"/>
                        <w:jc w:val="left"/>
                        <w:rPr>
                          <w:sz w:val="14"/>
                          <w:szCs w:val="20"/>
                        </w:rPr>
                      </w:pPr>
                      <w:r>
                        <w:rPr>
                          <w:sz w:val="14"/>
                          <w:szCs w:val="20"/>
                        </w:rPr>
                        <w:t>Relación de grupos de Seguridad en los que el usuario está incluido</w:t>
                      </w:r>
                    </w:p>
                  </w:txbxContent>
                </v:textbox>
              </v:shape>
            </w:pict>
          </mc:Fallback>
        </mc:AlternateContent>
      </w:r>
    </w:p>
    <w:p w14:paraId="5730FBC4" w14:textId="77777777" w:rsidR="006247E2" w:rsidRPr="00D10C8C" w:rsidRDefault="006247E2" w:rsidP="006247E2">
      <w:pPr>
        <w:pStyle w:val="PiedeFoto"/>
        <w:jc w:val="left"/>
        <w:rPr>
          <w:rFonts w:asciiTheme="majorHAnsi" w:eastAsia="Arial" w:hAnsiTheme="majorHAnsi" w:cstheme="majorBidi"/>
          <w:b/>
          <w:bCs/>
        </w:rPr>
      </w:pPr>
      <w:bookmarkStart w:id="52" w:name="_Toc191457036"/>
      <w:r w:rsidRPr="00D10C8C">
        <w:t>Usuarios asignados al servicio</w:t>
      </w:r>
      <w:bookmarkEnd w:id="52"/>
    </w:p>
    <w:p w14:paraId="70C679FF" w14:textId="77777777" w:rsidR="00675981" w:rsidRPr="00D10C8C" w:rsidRDefault="00675981">
      <w:pPr>
        <w:spacing w:after="160" w:line="259" w:lineRule="auto"/>
        <w:jc w:val="left"/>
        <w:rPr>
          <w:rFonts w:ascii="Montserrat Light" w:eastAsiaTheme="majorEastAsia" w:hAnsi="Montserrat Light" w:cstheme="majorBidi"/>
          <w:b/>
          <w:color w:val="C00000"/>
          <w:sz w:val="20"/>
          <w:szCs w:val="26"/>
        </w:rPr>
      </w:pPr>
      <w:r w:rsidRPr="00D10C8C">
        <w:br w:type="page"/>
      </w:r>
    </w:p>
    <w:p w14:paraId="24D55AAF" w14:textId="7AC19D8F" w:rsidR="006247E2" w:rsidRPr="00D10C8C" w:rsidRDefault="009114DC" w:rsidP="002A4B5E">
      <w:pPr>
        <w:pStyle w:val="Titulo3"/>
      </w:pPr>
      <w:bookmarkStart w:id="53" w:name="_Toc193887358"/>
      <w:r w:rsidRPr="00D10C8C">
        <w:lastRenderedPageBreak/>
        <w:t>Equipos de Tramitación</w:t>
      </w:r>
      <w:bookmarkEnd w:id="53"/>
    </w:p>
    <w:p w14:paraId="2804A93E" w14:textId="078C0215" w:rsidR="006247E2" w:rsidRPr="00D10C8C" w:rsidRDefault="00E318E0" w:rsidP="006247E2">
      <w:r w:rsidRPr="00D10C8C">
        <w:rPr>
          <w:noProof/>
        </w:rPr>
        <w:drawing>
          <wp:anchor distT="0" distB="0" distL="114300" distR="114300" simplePos="0" relativeHeight="251627520" behindDoc="0" locked="0" layoutInCell="1" allowOverlap="1" wp14:anchorId="74D9B574" wp14:editId="0C06AB04">
            <wp:simplePos x="0" y="0"/>
            <wp:positionH relativeFrom="column">
              <wp:posOffset>19050</wp:posOffset>
            </wp:positionH>
            <wp:positionV relativeFrom="paragraph">
              <wp:posOffset>801370</wp:posOffset>
            </wp:positionV>
            <wp:extent cx="2853690" cy="2976245"/>
            <wp:effectExtent l="19050" t="19050" r="22860" b="1460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2853690" cy="297624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172DA" w:rsidRPr="00D10C8C">
        <w:rPr>
          <w:noProof/>
        </w:rPr>
        <mc:AlternateContent>
          <mc:Choice Requires="wps">
            <w:drawing>
              <wp:anchor distT="0" distB="0" distL="114300" distR="114300" simplePos="0" relativeHeight="251563008" behindDoc="0" locked="0" layoutInCell="1" allowOverlap="1" wp14:anchorId="594347C6" wp14:editId="2138A58B">
                <wp:simplePos x="0" y="0"/>
                <wp:positionH relativeFrom="margin">
                  <wp:posOffset>3164944</wp:posOffset>
                </wp:positionH>
                <wp:positionV relativeFrom="paragraph">
                  <wp:posOffset>861501</wp:posOffset>
                </wp:positionV>
                <wp:extent cx="2190115" cy="2696547"/>
                <wp:effectExtent l="0" t="0" r="635" b="8890"/>
                <wp:wrapNone/>
                <wp:docPr id="836" name="Cuadro de texto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115" cy="2696547"/>
                        </a:xfrm>
                        <a:prstGeom prst="rect">
                          <a:avLst/>
                        </a:prstGeom>
                        <a:solidFill>
                          <a:srgbClr val="FFFFCC"/>
                        </a:solidFill>
                        <a:ln w="6350">
                          <a:noFill/>
                        </a:ln>
                      </wps:spPr>
                      <wps:txbx>
                        <w:txbxContent>
                          <w:p w14:paraId="1B3C3B70" w14:textId="78ED19D8" w:rsidR="006247E2" w:rsidRDefault="006247E2" w:rsidP="007F2FA6">
                            <w:pPr>
                              <w:pStyle w:val="Prrafodelista"/>
                              <w:numPr>
                                <w:ilvl w:val="0"/>
                                <w:numId w:val="11"/>
                              </w:numPr>
                              <w:spacing w:line="240" w:lineRule="auto"/>
                              <w:ind w:left="284" w:hanging="284"/>
                              <w:jc w:val="left"/>
                              <w:rPr>
                                <w:sz w:val="14"/>
                                <w:szCs w:val="20"/>
                              </w:rPr>
                            </w:pPr>
                            <w:r w:rsidRPr="003413DD">
                              <w:rPr>
                                <w:sz w:val="14"/>
                                <w:szCs w:val="20"/>
                              </w:rPr>
                              <w:t xml:space="preserve">Identificador </w:t>
                            </w:r>
                            <w:r w:rsidR="00DA0AFB">
                              <w:rPr>
                                <w:sz w:val="14"/>
                                <w:szCs w:val="20"/>
                              </w:rPr>
                              <w:t>del equipo</w:t>
                            </w:r>
                          </w:p>
                          <w:p w14:paraId="70C0E7DD" w14:textId="77777777" w:rsidR="006247E2" w:rsidRPr="003413DD" w:rsidRDefault="006247E2" w:rsidP="006247E2">
                            <w:pPr>
                              <w:pStyle w:val="Prrafodelista"/>
                              <w:spacing w:line="240" w:lineRule="auto"/>
                              <w:ind w:left="284"/>
                              <w:jc w:val="left"/>
                              <w:rPr>
                                <w:sz w:val="14"/>
                                <w:szCs w:val="20"/>
                              </w:rPr>
                            </w:pPr>
                          </w:p>
                          <w:p w14:paraId="338C019F" w14:textId="14DF35A5" w:rsidR="006247E2" w:rsidRDefault="006247E2" w:rsidP="007F2FA6">
                            <w:pPr>
                              <w:pStyle w:val="Prrafodelista"/>
                              <w:numPr>
                                <w:ilvl w:val="0"/>
                                <w:numId w:val="11"/>
                              </w:numPr>
                              <w:spacing w:line="240" w:lineRule="auto"/>
                              <w:ind w:left="284" w:hanging="284"/>
                              <w:jc w:val="left"/>
                              <w:rPr>
                                <w:sz w:val="14"/>
                                <w:szCs w:val="20"/>
                              </w:rPr>
                            </w:pPr>
                            <w:r>
                              <w:rPr>
                                <w:sz w:val="14"/>
                                <w:szCs w:val="20"/>
                              </w:rPr>
                              <w:t>ALIAS de</w:t>
                            </w:r>
                            <w:r w:rsidR="0016280F">
                              <w:rPr>
                                <w:sz w:val="14"/>
                                <w:szCs w:val="20"/>
                              </w:rPr>
                              <w:t>l equipo (</w:t>
                            </w:r>
                            <w:r>
                              <w:rPr>
                                <w:sz w:val="14"/>
                                <w:szCs w:val="20"/>
                              </w:rPr>
                              <w:t>cod</w:t>
                            </w:r>
                            <w:r w:rsidR="001B501A">
                              <w:rPr>
                                <w:sz w:val="14"/>
                                <w:szCs w:val="20"/>
                              </w:rPr>
                              <w:t>.</w:t>
                            </w:r>
                            <w:r w:rsidR="0016280F">
                              <w:rPr>
                                <w:sz w:val="14"/>
                                <w:szCs w:val="20"/>
                              </w:rPr>
                              <w:t xml:space="preserve"> </w:t>
                            </w:r>
                            <w:r>
                              <w:rPr>
                                <w:sz w:val="14"/>
                                <w:szCs w:val="20"/>
                              </w:rPr>
                              <w:t>interna,</w:t>
                            </w:r>
                            <w:r w:rsidR="001B501A">
                              <w:rPr>
                                <w:sz w:val="14"/>
                                <w:szCs w:val="20"/>
                              </w:rPr>
                              <w:t xml:space="preserve"> </w:t>
                            </w:r>
                            <w:r>
                              <w:rPr>
                                <w:sz w:val="14"/>
                                <w:szCs w:val="20"/>
                              </w:rPr>
                              <w:t>etc.)</w:t>
                            </w:r>
                          </w:p>
                          <w:p w14:paraId="1D26FFD0" w14:textId="77777777" w:rsidR="006247E2" w:rsidRDefault="006247E2" w:rsidP="006247E2">
                            <w:pPr>
                              <w:pStyle w:val="Prrafodelista"/>
                              <w:spacing w:line="240" w:lineRule="auto"/>
                              <w:ind w:left="284"/>
                              <w:jc w:val="left"/>
                              <w:rPr>
                                <w:sz w:val="14"/>
                                <w:szCs w:val="20"/>
                              </w:rPr>
                            </w:pPr>
                          </w:p>
                          <w:p w14:paraId="7C309A3D" w14:textId="485EC098" w:rsidR="006247E2" w:rsidRDefault="006247E2" w:rsidP="007F2FA6">
                            <w:pPr>
                              <w:pStyle w:val="Prrafodelista"/>
                              <w:numPr>
                                <w:ilvl w:val="0"/>
                                <w:numId w:val="11"/>
                              </w:numPr>
                              <w:spacing w:line="240" w:lineRule="auto"/>
                              <w:ind w:left="284" w:hanging="284"/>
                              <w:jc w:val="left"/>
                              <w:rPr>
                                <w:sz w:val="14"/>
                                <w:szCs w:val="20"/>
                              </w:rPr>
                            </w:pPr>
                            <w:r>
                              <w:rPr>
                                <w:sz w:val="14"/>
                                <w:szCs w:val="20"/>
                              </w:rPr>
                              <w:t>Descripción de</w:t>
                            </w:r>
                            <w:r w:rsidR="0016280F">
                              <w:rPr>
                                <w:sz w:val="14"/>
                                <w:szCs w:val="20"/>
                              </w:rPr>
                              <w:t>l Equipo</w:t>
                            </w:r>
                          </w:p>
                          <w:p w14:paraId="194B252A" w14:textId="77777777" w:rsidR="00B95459" w:rsidRPr="00B95459" w:rsidRDefault="00B95459" w:rsidP="00B95459">
                            <w:pPr>
                              <w:pStyle w:val="Prrafodelista"/>
                              <w:rPr>
                                <w:sz w:val="14"/>
                                <w:szCs w:val="20"/>
                              </w:rPr>
                            </w:pPr>
                          </w:p>
                          <w:p w14:paraId="333F2A6B" w14:textId="2ECBC1C7" w:rsidR="00B95459" w:rsidRDefault="00B95459" w:rsidP="007F2FA6">
                            <w:pPr>
                              <w:pStyle w:val="Prrafodelista"/>
                              <w:numPr>
                                <w:ilvl w:val="0"/>
                                <w:numId w:val="11"/>
                              </w:numPr>
                              <w:spacing w:line="240" w:lineRule="auto"/>
                              <w:ind w:left="284" w:hanging="284"/>
                              <w:jc w:val="left"/>
                              <w:rPr>
                                <w:sz w:val="14"/>
                                <w:szCs w:val="20"/>
                              </w:rPr>
                            </w:pPr>
                            <w:r>
                              <w:rPr>
                                <w:sz w:val="14"/>
                                <w:szCs w:val="20"/>
                              </w:rPr>
                              <w:t xml:space="preserve">Sociedad </w:t>
                            </w:r>
                            <w:r w:rsidR="00EF39DC">
                              <w:rPr>
                                <w:sz w:val="14"/>
                                <w:szCs w:val="20"/>
                              </w:rPr>
                              <w:t>asignada al equipo</w:t>
                            </w:r>
                          </w:p>
                          <w:p w14:paraId="6F9A0188" w14:textId="77777777" w:rsidR="006247E2" w:rsidRDefault="006247E2" w:rsidP="006247E2">
                            <w:pPr>
                              <w:pStyle w:val="Prrafodelista"/>
                              <w:spacing w:line="240" w:lineRule="auto"/>
                              <w:ind w:left="284"/>
                              <w:jc w:val="left"/>
                              <w:rPr>
                                <w:sz w:val="14"/>
                                <w:szCs w:val="20"/>
                              </w:rPr>
                            </w:pPr>
                          </w:p>
                          <w:p w14:paraId="0239A37D" w14:textId="15E415CB" w:rsidR="006247E2" w:rsidRDefault="003B75B5" w:rsidP="007F2FA6">
                            <w:pPr>
                              <w:pStyle w:val="Prrafodelista"/>
                              <w:numPr>
                                <w:ilvl w:val="0"/>
                                <w:numId w:val="11"/>
                              </w:numPr>
                              <w:spacing w:line="240" w:lineRule="auto"/>
                              <w:ind w:left="284" w:hanging="284"/>
                              <w:jc w:val="left"/>
                              <w:rPr>
                                <w:sz w:val="14"/>
                                <w:szCs w:val="20"/>
                              </w:rPr>
                            </w:pPr>
                            <w:r>
                              <w:rPr>
                                <w:sz w:val="14"/>
                                <w:szCs w:val="20"/>
                              </w:rPr>
                              <w:t>Categoría documental de destino</w:t>
                            </w:r>
                          </w:p>
                          <w:p w14:paraId="7841A73B" w14:textId="77777777" w:rsidR="006247E2" w:rsidRPr="003413DD" w:rsidRDefault="006247E2" w:rsidP="006247E2">
                            <w:pPr>
                              <w:pStyle w:val="Prrafodelista"/>
                              <w:spacing w:line="240" w:lineRule="auto"/>
                              <w:ind w:left="284"/>
                              <w:jc w:val="left"/>
                              <w:rPr>
                                <w:sz w:val="14"/>
                                <w:szCs w:val="20"/>
                              </w:rPr>
                            </w:pPr>
                          </w:p>
                          <w:p w14:paraId="09B984D1" w14:textId="1F54D244" w:rsidR="006247E2" w:rsidRDefault="003B75B5" w:rsidP="007F2FA6">
                            <w:pPr>
                              <w:pStyle w:val="Prrafodelista"/>
                              <w:numPr>
                                <w:ilvl w:val="0"/>
                                <w:numId w:val="11"/>
                              </w:numPr>
                              <w:spacing w:line="240" w:lineRule="auto"/>
                              <w:ind w:left="284" w:hanging="284"/>
                              <w:jc w:val="left"/>
                              <w:rPr>
                                <w:sz w:val="14"/>
                                <w:szCs w:val="20"/>
                              </w:rPr>
                            </w:pPr>
                            <w:r>
                              <w:rPr>
                                <w:sz w:val="14"/>
                                <w:szCs w:val="20"/>
                              </w:rPr>
                              <w:t>Responsable del equipo de tramitación</w:t>
                            </w:r>
                          </w:p>
                          <w:p w14:paraId="2D28EC37" w14:textId="77777777" w:rsidR="006247E2" w:rsidRDefault="006247E2" w:rsidP="006247E2">
                            <w:pPr>
                              <w:pStyle w:val="Prrafodelista"/>
                              <w:spacing w:line="240" w:lineRule="auto"/>
                              <w:ind w:left="284"/>
                              <w:jc w:val="left"/>
                              <w:rPr>
                                <w:sz w:val="14"/>
                                <w:szCs w:val="20"/>
                              </w:rPr>
                            </w:pPr>
                          </w:p>
                          <w:p w14:paraId="15FACCDB" w14:textId="27B0C0A0" w:rsidR="006247E2" w:rsidRDefault="003B75B5" w:rsidP="007F2FA6">
                            <w:pPr>
                              <w:pStyle w:val="Prrafodelista"/>
                              <w:numPr>
                                <w:ilvl w:val="0"/>
                                <w:numId w:val="11"/>
                              </w:numPr>
                              <w:spacing w:line="240" w:lineRule="auto"/>
                              <w:ind w:left="284" w:hanging="284"/>
                              <w:jc w:val="left"/>
                              <w:rPr>
                                <w:sz w:val="14"/>
                                <w:szCs w:val="20"/>
                              </w:rPr>
                            </w:pPr>
                            <w:r>
                              <w:rPr>
                                <w:sz w:val="14"/>
                                <w:szCs w:val="20"/>
                              </w:rPr>
                              <w:t>Componentes del equipo de tramitación</w:t>
                            </w:r>
                          </w:p>
                          <w:p w14:paraId="51919CFD" w14:textId="77777777" w:rsidR="006247E2" w:rsidRPr="003413DD" w:rsidRDefault="006247E2" w:rsidP="006247E2">
                            <w:pPr>
                              <w:pStyle w:val="Prrafodelista"/>
                              <w:spacing w:line="240" w:lineRule="auto"/>
                              <w:ind w:left="284"/>
                              <w:jc w:val="left"/>
                              <w:rPr>
                                <w:sz w:val="14"/>
                                <w:szCs w:val="20"/>
                              </w:rPr>
                            </w:pPr>
                          </w:p>
                          <w:p w14:paraId="1F6C0075" w14:textId="7A56898A" w:rsidR="001B501A" w:rsidRDefault="001B501A" w:rsidP="007F2FA6">
                            <w:pPr>
                              <w:pStyle w:val="Prrafodelista"/>
                              <w:numPr>
                                <w:ilvl w:val="0"/>
                                <w:numId w:val="11"/>
                              </w:numPr>
                              <w:spacing w:line="240" w:lineRule="auto"/>
                              <w:ind w:left="284" w:hanging="284"/>
                              <w:jc w:val="left"/>
                              <w:rPr>
                                <w:sz w:val="14"/>
                                <w:szCs w:val="20"/>
                              </w:rPr>
                            </w:pPr>
                            <w:r>
                              <w:rPr>
                                <w:sz w:val="14"/>
                                <w:szCs w:val="20"/>
                              </w:rPr>
                              <w:t xml:space="preserve">Posibles organismos emisores u </w:t>
                            </w:r>
                            <w:r w:rsidR="003643B5">
                              <w:rPr>
                                <w:sz w:val="14"/>
                                <w:szCs w:val="20"/>
                              </w:rPr>
                              <w:t>orígenes.</w:t>
                            </w:r>
                          </w:p>
                          <w:p w14:paraId="69473645" w14:textId="77777777" w:rsidR="003643B5" w:rsidRDefault="003643B5" w:rsidP="003643B5">
                            <w:pPr>
                              <w:pStyle w:val="Prrafodelista"/>
                              <w:spacing w:line="240" w:lineRule="auto"/>
                              <w:ind w:left="284"/>
                              <w:jc w:val="left"/>
                              <w:rPr>
                                <w:sz w:val="14"/>
                                <w:szCs w:val="20"/>
                              </w:rPr>
                            </w:pPr>
                          </w:p>
                          <w:p w14:paraId="5A406EEC" w14:textId="6680764C" w:rsidR="006247E2" w:rsidRDefault="006247E2" w:rsidP="007F2FA6">
                            <w:pPr>
                              <w:pStyle w:val="Prrafodelista"/>
                              <w:numPr>
                                <w:ilvl w:val="0"/>
                                <w:numId w:val="11"/>
                              </w:numPr>
                              <w:spacing w:line="240" w:lineRule="auto"/>
                              <w:ind w:left="284" w:hanging="284"/>
                              <w:jc w:val="left"/>
                              <w:rPr>
                                <w:sz w:val="14"/>
                                <w:szCs w:val="20"/>
                              </w:rPr>
                            </w:pPr>
                            <w:r>
                              <w:rPr>
                                <w:sz w:val="14"/>
                                <w:szCs w:val="20"/>
                              </w:rPr>
                              <w:t>Posibles Contenidos. De ayuda a la clasificación correcta. Contenido de las reglas de distribución</w:t>
                            </w:r>
                          </w:p>
                          <w:p w14:paraId="74EC4BD7" w14:textId="77777777" w:rsidR="006247E2" w:rsidRDefault="006247E2" w:rsidP="006247E2">
                            <w:pPr>
                              <w:pStyle w:val="Prrafodelista"/>
                              <w:spacing w:line="240" w:lineRule="auto"/>
                              <w:ind w:left="284"/>
                              <w:jc w:val="left"/>
                              <w:rPr>
                                <w:sz w:val="14"/>
                                <w:szCs w:val="20"/>
                              </w:rPr>
                            </w:pPr>
                          </w:p>
                          <w:p w14:paraId="28267DD4" w14:textId="77777777" w:rsidR="006247E2" w:rsidRDefault="006247E2" w:rsidP="007F2FA6">
                            <w:pPr>
                              <w:pStyle w:val="Prrafodelista"/>
                              <w:numPr>
                                <w:ilvl w:val="0"/>
                                <w:numId w:val="11"/>
                              </w:numPr>
                              <w:spacing w:line="240" w:lineRule="auto"/>
                              <w:ind w:left="284" w:hanging="284"/>
                              <w:jc w:val="left"/>
                              <w:rPr>
                                <w:sz w:val="14"/>
                                <w:szCs w:val="20"/>
                              </w:rPr>
                            </w:pPr>
                            <w:r>
                              <w:rPr>
                                <w:sz w:val="14"/>
                                <w:szCs w:val="20"/>
                              </w:rPr>
                              <w:t>Palabras Clave. De ayuda a la clasificación correcta. Contenido de las reglas de distribución</w:t>
                            </w:r>
                          </w:p>
                          <w:p w14:paraId="67B5F844" w14:textId="77777777" w:rsidR="006247E2" w:rsidRPr="003413DD" w:rsidRDefault="006247E2" w:rsidP="006247E2">
                            <w:pPr>
                              <w:pStyle w:val="Prrafodelista"/>
                              <w:spacing w:line="240" w:lineRule="auto"/>
                              <w:ind w:left="284"/>
                              <w:jc w:val="left"/>
                              <w:rPr>
                                <w:sz w:val="14"/>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347C6" id="Cuadro de texto 836" o:spid="_x0000_s1034" type="#_x0000_t202" style="position:absolute;left:0;text-align:left;margin-left:249.2pt;margin-top:67.85pt;width:172.45pt;height:212.35pt;z-index:2515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" fillcolor="#ffc" stroked="f" strokeweight=".5pt">
                <v:textbox>
                  <w:txbxContent>
                    <w:p w14:paraId="1B3C3B70" w14:textId="78ED19D8" w:rsidR="006247E2" w:rsidRDefault="006247E2" w:rsidP="007F2FA6">
                      <w:pPr>
                        <w:pStyle w:val="Prrafodelista"/>
                        <w:numPr>
                          <w:ilvl w:val="0"/>
                          <w:numId w:val="11"/>
                        </w:numPr>
                        <w:spacing w:line="240" w:lineRule="auto"/>
                        <w:ind w:left="284" w:hanging="284"/>
                        <w:jc w:val="left"/>
                        <w:rPr>
                          <w:sz w:val="14"/>
                          <w:szCs w:val="20"/>
                        </w:rPr>
                      </w:pPr>
                      <w:r w:rsidRPr="003413DD">
                        <w:rPr>
                          <w:sz w:val="14"/>
                          <w:szCs w:val="20"/>
                        </w:rPr>
                        <w:t xml:space="preserve">Identificador </w:t>
                      </w:r>
                      <w:r w:rsidR="00DA0AFB">
                        <w:rPr>
                          <w:sz w:val="14"/>
                          <w:szCs w:val="20"/>
                        </w:rPr>
                        <w:t>del equipo</w:t>
                      </w:r>
                    </w:p>
                    <w:p w14:paraId="70C0E7DD" w14:textId="77777777" w:rsidR="006247E2" w:rsidRPr="003413DD" w:rsidRDefault="006247E2" w:rsidP="006247E2">
                      <w:pPr>
                        <w:pStyle w:val="Prrafodelista"/>
                        <w:spacing w:line="240" w:lineRule="auto"/>
                        <w:ind w:left="284"/>
                        <w:jc w:val="left"/>
                        <w:rPr>
                          <w:sz w:val="14"/>
                          <w:szCs w:val="20"/>
                        </w:rPr>
                      </w:pPr>
                    </w:p>
                    <w:p w14:paraId="338C019F" w14:textId="14DF35A5" w:rsidR="006247E2" w:rsidRDefault="006247E2" w:rsidP="007F2FA6">
                      <w:pPr>
                        <w:pStyle w:val="Prrafodelista"/>
                        <w:numPr>
                          <w:ilvl w:val="0"/>
                          <w:numId w:val="11"/>
                        </w:numPr>
                        <w:spacing w:line="240" w:lineRule="auto"/>
                        <w:ind w:left="284" w:hanging="284"/>
                        <w:jc w:val="left"/>
                        <w:rPr>
                          <w:sz w:val="14"/>
                          <w:szCs w:val="20"/>
                        </w:rPr>
                      </w:pPr>
                      <w:r>
                        <w:rPr>
                          <w:sz w:val="14"/>
                          <w:szCs w:val="20"/>
                        </w:rPr>
                        <w:t>ALIAS de</w:t>
                      </w:r>
                      <w:r w:rsidR="0016280F">
                        <w:rPr>
                          <w:sz w:val="14"/>
                          <w:szCs w:val="20"/>
                        </w:rPr>
                        <w:t>l equipo (</w:t>
                      </w:r>
                      <w:r>
                        <w:rPr>
                          <w:sz w:val="14"/>
                          <w:szCs w:val="20"/>
                        </w:rPr>
                        <w:t>cod</w:t>
                      </w:r>
                      <w:r w:rsidR="001B501A">
                        <w:rPr>
                          <w:sz w:val="14"/>
                          <w:szCs w:val="20"/>
                        </w:rPr>
                        <w:t>.</w:t>
                      </w:r>
                      <w:r w:rsidR="0016280F">
                        <w:rPr>
                          <w:sz w:val="14"/>
                          <w:szCs w:val="20"/>
                        </w:rPr>
                        <w:t xml:space="preserve"> </w:t>
                      </w:r>
                      <w:r>
                        <w:rPr>
                          <w:sz w:val="14"/>
                          <w:szCs w:val="20"/>
                        </w:rPr>
                        <w:t>interna,</w:t>
                      </w:r>
                      <w:r w:rsidR="001B501A">
                        <w:rPr>
                          <w:sz w:val="14"/>
                          <w:szCs w:val="20"/>
                        </w:rPr>
                        <w:t xml:space="preserve"> </w:t>
                      </w:r>
                      <w:r>
                        <w:rPr>
                          <w:sz w:val="14"/>
                          <w:szCs w:val="20"/>
                        </w:rPr>
                        <w:t>etc.)</w:t>
                      </w:r>
                    </w:p>
                    <w:p w14:paraId="1D26FFD0" w14:textId="77777777" w:rsidR="006247E2" w:rsidRDefault="006247E2" w:rsidP="006247E2">
                      <w:pPr>
                        <w:pStyle w:val="Prrafodelista"/>
                        <w:spacing w:line="240" w:lineRule="auto"/>
                        <w:ind w:left="284"/>
                        <w:jc w:val="left"/>
                        <w:rPr>
                          <w:sz w:val="14"/>
                          <w:szCs w:val="20"/>
                        </w:rPr>
                      </w:pPr>
                    </w:p>
                    <w:p w14:paraId="7C309A3D" w14:textId="485EC098" w:rsidR="006247E2" w:rsidRDefault="006247E2" w:rsidP="007F2FA6">
                      <w:pPr>
                        <w:pStyle w:val="Prrafodelista"/>
                        <w:numPr>
                          <w:ilvl w:val="0"/>
                          <w:numId w:val="11"/>
                        </w:numPr>
                        <w:spacing w:line="240" w:lineRule="auto"/>
                        <w:ind w:left="284" w:hanging="284"/>
                        <w:jc w:val="left"/>
                        <w:rPr>
                          <w:sz w:val="14"/>
                          <w:szCs w:val="20"/>
                        </w:rPr>
                      </w:pPr>
                      <w:r>
                        <w:rPr>
                          <w:sz w:val="14"/>
                          <w:szCs w:val="20"/>
                        </w:rPr>
                        <w:t>Descripción de</w:t>
                      </w:r>
                      <w:r w:rsidR="0016280F">
                        <w:rPr>
                          <w:sz w:val="14"/>
                          <w:szCs w:val="20"/>
                        </w:rPr>
                        <w:t>l Equipo</w:t>
                      </w:r>
                    </w:p>
                    <w:p w14:paraId="194B252A" w14:textId="77777777" w:rsidR="00B95459" w:rsidRPr="00B95459" w:rsidRDefault="00B95459" w:rsidP="00B95459">
                      <w:pPr>
                        <w:pStyle w:val="Prrafodelista"/>
                        <w:rPr>
                          <w:sz w:val="14"/>
                          <w:szCs w:val="20"/>
                        </w:rPr>
                      </w:pPr>
                    </w:p>
                    <w:p w14:paraId="333F2A6B" w14:textId="2ECBC1C7" w:rsidR="00B95459" w:rsidRDefault="00B95459" w:rsidP="007F2FA6">
                      <w:pPr>
                        <w:pStyle w:val="Prrafodelista"/>
                        <w:numPr>
                          <w:ilvl w:val="0"/>
                          <w:numId w:val="11"/>
                        </w:numPr>
                        <w:spacing w:line="240" w:lineRule="auto"/>
                        <w:ind w:left="284" w:hanging="284"/>
                        <w:jc w:val="left"/>
                        <w:rPr>
                          <w:sz w:val="14"/>
                          <w:szCs w:val="20"/>
                        </w:rPr>
                      </w:pPr>
                      <w:r>
                        <w:rPr>
                          <w:sz w:val="14"/>
                          <w:szCs w:val="20"/>
                        </w:rPr>
                        <w:t xml:space="preserve">Sociedad </w:t>
                      </w:r>
                      <w:r w:rsidR="00EF39DC">
                        <w:rPr>
                          <w:sz w:val="14"/>
                          <w:szCs w:val="20"/>
                        </w:rPr>
                        <w:t>asignada al equipo</w:t>
                      </w:r>
                    </w:p>
                    <w:p w14:paraId="6F9A0188" w14:textId="77777777" w:rsidR="006247E2" w:rsidRDefault="006247E2" w:rsidP="006247E2">
                      <w:pPr>
                        <w:pStyle w:val="Prrafodelista"/>
                        <w:spacing w:line="240" w:lineRule="auto"/>
                        <w:ind w:left="284"/>
                        <w:jc w:val="left"/>
                        <w:rPr>
                          <w:sz w:val="14"/>
                          <w:szCs w:val="20"/>
                        </w:rPr>
                      </w:pPr>
                    </w:p>
                    <w:p w14:paraId="0239A37D" w14:textId="15E415CB" w:rsidR="006247E2" w:rsidRDefault="003B75B5" w:rsidP="007F2FA6">
                      <w:pPr>
                        <w:pStyle w:val="Prrafodelista"/>
                        <w:numPr>
                          <w:ilvl w:val="0"/>
                          <w:numId w:val="11"/>
                        </w:numPr>
                        <w:spacing w:line="240" w:lineRule="auto"/>
                        <w:ind w:left="284" w:hanging="284"/>
                        <w:jc w:val="left"/>
                        <w:rPr>
                          <w:sz w:val="14"/>
                          <w:szCs w:val="20"/>
                        </w:rPr>
                      </w:pPr>
                      <w:r>
                        <w:rPr>
                          <w:sz w:val="14"/>
                          <w:szCs w:val="20"/>
                        </w:rPr>
                        <w:t>Categoría documental de destino</w:t>
                      </w:r>
                    </w:p>
                    <w:p w14:paraId="7841A73B" w14:textId="77777777" w:rsidR="006247E2" w:rsidRPr="003413DD" w:rsidRDefault="006247E2" w:rsidP="006247E2">
                      <w:pPr>
                        <w:pStyle w:val="Prrafodelista"/>
                        <w:spacing w:line="240" w:lineRule="auto"/>
                        <w:ind w:left="284"/>
                        <w:jc w:val="left"/>
                        <w:rPr>
                          <w:sz w:val="14"/>
                          <w:szCs w:val="20"/>
                        </w:rPr>
                      </w:pPr>
                    </w:p>
                    <w:p w14:paraId="09B984D1" w14:textId="1F54D244" w:rsidR="006247E2" w:rsidRDefault="003B75B5" w:rsidP="007F2FA6">
                      <w:pPr>
                        <w:pStyle w:val="Prrafodelista"/>
                        <w:numPr>
                          <w:ilvl w:val="0"/>
                          <w:numId w:val="11"/>
                        </w:numPr>
                        <w:spacing w:line="240" w:lineRule="auto"/>
                        <w:ind w:left="284" w:hanging="284"/>
                        <w:jc w:val="left"/>
                        <w:rPr>
                          <w:sz w:val="14"/>
                          <w:szCs w:val="20"/>
                        </w:rPr>
                      </w:pPr>
                      <w:r>
                        <w:rPr>
                          <w:sz w:val="14"/>
                          <w:szCs w:val="20"/>
                        </w:rPr>
                        <w:t>Responsable del equipo de tramitación</w:t>
                      </w:r>
                    </w:p>
                    <w:p w14:paraId="2D28EC37" w14:textId="77777777" w:rsidR="006247E2" w:rsidRDefault="006247E2" w:rsidP="006247E2">
                      <w:pPr>
                        <w:pStyle w:val="Prrafodelista"/>
                        <w:spacing w:line="240" w:lineRule="auto"/>
                        <w:ind w:left="284"/>
                        <w:jc w:val="left"/>
                        <w:rPr>
                          <w:sz w:val="14"/>
                          <w:szCs w:val="20"/>
                        </w:rPr>
                      </w:pPr>
                    </w:p>
                    <w:p w14:paraId="15FACCDB" w14:textId="27B0C0A0" w:rsidR="006247E2" w:rsidRDefault="003B75B5" w:rsidP="007F2FA6">
                      <w:pPr>
                        <w:pStyle w:val="Prrafodelista"/>
                        <w:numPr>
                          <w:ilvl w:val="0"/>
                          <w:numId w:val="11"/>
                        </w:numPr>
                        <w:spacing w:line="240" w:lineRule="auto"/>
                        <w:ind w:left="284" w:hanging="284"/>
                        <w:jc w:val="left"/>
                        <w:rPr>
                          <w:sz w:val="14"/>
                          <w:szCs w:val="20"/>
                        </w:rPr>
                      </w:pPr>
                      <w:r>
                        <w:rPr>
                          <w:sz w:val="14"/>
                          <w:szCs w:val="20"/>
                        </w:rPr>
                        <w:t>Componentes del equipo de tramitación</w:t>
                      </w:r>
                    </w:p>
                    <w:p w14:paraId="51919CFD" w14:textId="77777777" w:rsidR="006247E2" w:rsidRPr="003413DD" w:rsidRDefault="006247E2" w:rsidP="006247E2">
                      <w:pPr>
                        <w:pStyle w:val="Prrafodelista"/>
                        <w:spacing w:line="240" w:lineRule="auto"/>
                        <w:ind w:left="284"/>
                        <w:jc w:val="left"/>
                        <w:rPr>
                          <w:sz w:val="14"/>
                          <w:szCs w:val="20"/>
                        </w:rPr>
                      </w:pPr>
                    </w:p>
                    <w:p w14:paraId="1F6C0075" w14:textId="7A56898A" w:rsidR="001B501A" w:rsidRDefault="001B501A" w:rsidP="007F2FA6">
                      <w:pPr>
                        <w:pStyle w:val="Prrafodelista"/>
                        <w:numPr>
                          <w:ilvl w:val="0"/>
                          <w:numId w:val="11"/>
                        </w:numPr>
                        <w:spacing w:line="240" w:lineRule="auto"/>
                        <w:ind w:left="284" w:hanging="284"/>
                        <w:jc w:val="left"/>
                        <w:rPr>
                          <w:sz w:val="14"/>
                          <w:szCs w:val="20"/>
                        </w:rPr>
                      </w:pPr>
                      <w:r>
                        <w:rPr>
                          <w:sz w:val="14"/>
                          <w:szCs w:val="20"/>
                        </w:rPr>
                        <w:t xml:space="preserve">Posibles organismos emisores u </w:t>
                      </w:r>
                      <w:r w:rsidR="003643B5">
                        <w:rPr>
                          <w:sz w:val="14"/>
                          <w:szCs w:val="20"/>
                        </w:rPr>
                        <w:t>orígenes.</w:t>
                      </w:r>
                    </w:p>
                    <w:p w14:paraId="69473645" w14:textId="77777777" w:rsidR="003643B5" w:rsidRDefault="003643B5" w:rsidP="003643B5">
                      <w:pPr>
                        <w:pStyle w:val="Prrafodelista"/>
                        <w:spacing w:line="240" w:lineRule="auto"/>
                        <w:ind w:left="284"/>
                        <w:jc w:val="left"/>
                        <w:rPr>
                          <w:sz w:val="14"/>
                          <w:szCs w:val="20"/>
                        </w:rPr>
                      </w:pPr>
                    </w:p>
                    <w:p w14:paraId="5A406EEC" w14:textId="6680764C" w:rsidR="006247E2" w:rsidRDefault="006247E2" w:rsidP="007F2FA6">
                      <w:pPr>
                        <w:pStyle w:val="Prrafodelista"/>
                        <w:numPr>
                          <w:ilvl w:val="0"/>
                          <w:numId w:val="11"/>
                        </w:numPr>
                        <w:spacing w:line="240" w:lineRule="auto"/>
                        <w:ind w:left="284" w:hanging="284"/>
                        <w:jc w:val="left"/>
                        <w:rPr>
                          <w:sz w:val="14"/>
                          <w:szCs w:val="20"/>
                        </w:rPr>
                      </w:pPr>
                      <w:r>
                        <w:rPr>
                          <w:sz w:val="14"/>
                          <w:szCs w:val="20"/>
                        </w:rPr>
                        <w:t>Posibles Contenidos. De ayuda a la clasificación correcta. Contenido de las reglas de distribución</w:t>
                      </w:r>
                    </w:p>
                    <w:p w14:paraId="74EC4BD7" w14:textId="77777777" w:rsidR="006247E2" w:rsidRDefault="006247E2" w:rsidP="006247E2">
                      <w:pPr>
                        <w:pStyle w:val="Prrafodelista"/>
                        <w:spacing w:line="240" w:lineRule="auto"/>
                        <w:ind w:left="284"/>
                        <w:jc w:val="left"/>
                        <w:rPr>
                          <w:sz w:val="14"/>
                          <w:szCs w:val="20"/>
                        </w:rPr>
                      </w:pPr>
                    </w:p>
                    <w:p w14:paraId="28267DD4" w14:textId="77777777" w:rsidR="006247E2" w:rsidRDefault="006247E2" w:rsidP="007F2FA6">
                      <w:pPr>
                        <w:pStyle w:val="Prrafodelista"/>
                        <w:numPr>
                          <w:ilvl w:val="0"/>
                          <w:numId w:val="11"/>
                        </w:numPr>
                        <w:spacing w:line="240" w:lineRule="auto"/>
                        <w:ind w:left="284" w:hanging="284"/>
                        <w:jc w:val="left"/>
                        <w:rPr>
                          <w:sz w:val="14"/>
                          <w:szCs w:val="20"/>
                        </w:rPr>
                      </w:pPr>
                      <w:r>
                        <w:rPr>
                          <w:sz w:val="14"/>
                          <w:szCs w:val="20"/>
                        </w:rPr>
                        <w:t>Palabras Clave. De ayuda a la clasificación correcta. Contenido de las reglas de distribución</w:t>
                      </w:r>
                    </w:p>
                    <w:p w14:paraId="67B5F844" w14:textId="77777777" w:rsidR="006247E2" w:rsidRPr="003413DD" w:rsidRDefault="006247E2" w:rsidP="006247E2">
                      <w:pPr>
                        <w:pStyle w:val="Prrafodelista"/>
                        <w:spacing w:line="240" w:lineRule="auto"/>
                        <w:ind w:left="284"/>
                        <w:jc w:val="left"/>
                        <w:rPr>
                          <w:sz w:val="14"/>
                          <w:szCs w:val="20"/>
                        </w:rPr>
                      </w:pPr>
                    </w:p>
                  </w:txbxContent>
                </v:textbox>
                <w10:wrap anchorx="margin"/>
              </v:shape>
            </w:pict>
          </mc:Fallback>
        </mc:AlternateContent>
      </w:r>
      <w:r w:rsidR="006247E2" w:rsidRPr="00D10C8C">
        <w:t xml:space="preserve">Esta tabla almacena </w:t>
      </w:r>
      <w:r w:rsidR="003643B5" w:rsidRPr="00D10C8C">
        <w:t>los diferentes equipos de tramitación destino</w:t>
      </w:r>
      <w:r w:rsidR="006247E2" w:rsidRPr="00D10C8C">
        <w:t xml:space="preserve"> de las notificaciones y será clave su correcto mantenimiento y actualización para la correcta gestión y tramitación de estas, pues esta tabla determina tanto los criterios de clasificación como los usuarios asignados a cada </w:t>
      </w:r>
      <w:r w:rsidR="00F172DA" w:rsidRPr="00D10C8C">
        <w:t>equipo y la asignación de tareas</w:t>
      </w:r>
      <w:r w:rsidR="006247E2" w:rsidRPr="00D10C8C">
        <w:t>.</w:t>
      </w:r>
    </w:p>
    <w:p w14:paraId="2BFD4836" w14:textId="4A7B4F9F" w:rsidR="006247E2" w:rsidRPr="00D10C8C" w:rsidRDefault="00DA0AFB" w:rsidP="00C878BB">
      <w:pPr>
        <w:pStyle w:val="PiedeFoto"/>
        <w:jc w:val="left"/>
      </w:pPr>
      <w:bookmarkStart w:id="54" w:name="_Toc191457037"/>
      <w:r w:rsidRPr="00D10C8C">
        <w:t>Equipos de tramitación</w:t>
      </w:r>
      <w:bookmarkEnd w:id="54"/>
    </w:p>
    <w:p w14:paraId="2EC81A6F" w14:textId="77777777" w:rsidR="006247E2" w:rsidRPr="00D10C8C" w:rsidRDefault="006247E2" w:rsidP="006247E2"/>
    <w:p w14:paraId="1503B794" w14:textId="77777777" w:rsidR="00F56B16" w:rsidRPr="00D10C8C" w:rsidRDefault="00145EF6" w:rsidP="006247E2">
      <w:r w:rsidRPr="00D10C8C">
        <w:t xml:space="preserve">Los equipos de tramitación </w:t>
      </w:r>
      <w:r w:rsidR="006247E2" w:rsidRPr="00D10C8C">
        <w:t>se corresponden en mayor o menor medida con los departamentos destinatarios de las notificaciones</w:t>
      </w:r>
      <w:r w:rsidR="00E71927" w:rsidRPr="00D10C8C">
        <w:t>,</w:t>
      </w:r>
      <w:r w:rsidR="00F56B16" w:rsidRPr="00D10C8C">
        <w:t xml:space="preserve"> y la información contenida en esta tabla será determinante para definir el destino de cada documento. </w:t>
      </w:r>
    </w:p>
    <w:p w14:paraId="4DAACD7E" w14:textId="45F32EE6" w:rsidR="006247E2" w:rsidRPr="00D10C8C" w:rsidRDefault="00F56B16" w:rsidP="006247E2">
      <w:r w:rsidRPr="00D10C8C">
        <w:t>A</w:t>
      </w:r>
      <w:r w:rsidR="00817F5B" w:rsidRPr="00D10C8C">
        <w:t xml:space="preserve">unque todos los equipos de tramitación tendrán </w:t>
      </w:r>
      <w:r w:rsidR="00834F20" w:rsidRPr="00D10C8C">
        <w:t xml:space="preserve">obligatoriamente </w:t>
      </w:r>
      <w:r w:rsidR="00817F5B" w:rsidRPr="00D10C8C">
        <w:t>una categoría documental asignada, es posible que varios equipos compar</w:t>
      </w:r>
      <w:r w:rsidR="00834F20" w:rsidRPr="00D10C8C">
        <w:t>tan una misma categoría documental.</w:t>
      </w:r>
      <w:r w:rsidR="004823B3" w:rsidRPr="00D10C8C">
        <w:t xml:space="preserve"> De esta forma se podrán asignar tareas y seguridad de forma dinámica sobre los documentos almacenados en una categoría documental </w:t>
      </w:r>
      <w:r w:rsidR="00AA70D3" w:rsidRPr="00D10C8C">
        <w:t>pero siempre asignados al equipo correspondiente.</w:t>
      </w:r>
    </w:p>
    <w:p w14:paraId="1EF42A82" w14:textId="65707F76" w:rsidR="009B5B23" w:rsidRPr="00D10C8C" w:rsidRDefault="006247E2" w:rsidP="006247E2">
      <w:r w:rsidRPr="00D10C8C">
        <w:t xml:space="preserve">En el momento de la redacción de este documento se han establecido </w:t>
      </w:r>
      <w:r w:rsidR="004B2B1B" w:rsidRPr="00D10C8C">
        <w:t>los siguientes equipos de tramitación</w:t>
      </w:r>
      <w:r w:rsidRPr="00D10C8C">
        <w:t>, obtenid</w:t>
      </w:r>
      <w:r w:rsidR="004B2B1B" w:rsidRPr="00D10C8C">
        <w:t>o</w:t>
      </w:r>
      <w:r w:rsidRPr="00D10C8C">
        <w:t>s de las labores de análisis y auditorias previas al despliegue de la solución:</w:t>
      </w:r>
    </w:p>
    <w:tbl>
      <w:tblPr>
        <w:tblStyle w:val="Tablaconcuadrcula5oscura-nfasis3"/>
        <w:tblW w:w="8494" w:type="dxa"/>
        <w:tblLook w:val="04A0" w:firstRow="1" w:lastRow="0" w:firstColumn="1" w:lastColumn="0" w:noHBand="0" w:noVBand="1"/>
      </w:tblPr>
      <w:tblGrid>
        <w:gridCol w:w="948"/>
        <w:gridCol w:w="2024"/>
        <w:gridCol w:w="2121"/>
        <w:gridCol w:w="998"/>
        <w:gridCol w:w="2403"/>
      </w:tblGrid>
      <w:tr w:rsidR="007E46E2" w:rsidRPr="00D10C8C" w14:paraId="3FE42F04" w14:textId="77777777" w:rsidTr="00D2073C">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7AA64796" w14:textId="77777777" w:rsidR="007E46E2" w:rsidRPr="007E46E2" w:rsidRDefault="007E46E2" w:rsidP="007E46E2">
            <w:pPr>
              <w:spacing w:after="0" w:line="240" w:lineRule="auto"/>
              <w:jc w:val="left"/>
              <w:rPr>
                <w:rFonts w:eastAsia="Times New Roman" w:cs="Calibri"/>
                <w:color w:val="000000"/>
                <w:sz w:val="12"/>
                <w:szCs w:val="12"/>
                <w:lang w:eastAsia="es-ES"/>
              </w:rPr>
            </w:pPr>
            <w:r w:rsidRPr="007E46E2">
              <w:rPr>
                <w:rFonts w:eastAsia="Times New Roman" w:cs="Calibri"/>
                <w:color w:val="000000"/>
                <w:sz w:val="12"/>
                <w:szCs w:val="12"/>
                <w:lang w:eastAsia="es-ES"/>
              </w:rPr>
              <w:t>EquipoID</w:t>
            </w:r>
          </w:p>
        </w:tc>
        <w:tc>
          <w:tcPr>
            <w:tcW w:w="2024" w:type="dxa"/>
            <w:noWrap/>
            <w:hideMark/>
          </w:tcPr>
          <w:p w14:paraId="58153CB4"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Equipo Alias</w:t>
            </w:r>
          </w:p>
        </w:tc>
        <w:tc>
          <w:tcPr>
            <w:tcW w:w="2121" w:type="dxa"/>
            <w:noWrap/>
            <w:hideMark/>
          </w:tcPr>
          <w:p w14:paraId="41C69EEE"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Equipo Descripción</w:t>
            </w:r>
          </w:p>
        </w:tc>
        <w:tc>
          <w:tcPr>
            <w:tcW w:w="998" w:type="dxa"/>
            <w:noWrap/>
            <w:hideMark/>
          </w:tcPr>
          <w:p w14:paraId="7BCBEC9F"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CategoryID</w:t>
            </w:r>
          </w:p>
        </w:tc>
        <w:tc>
          <w:tcPr>
            <w:tcW w:w="2403" w:type="dxa"/>
            <w:noWrap/>
            <w:hideMark/>
          </w:tcPr>
          <w:p w14:paraId="594179A2"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Category Nombre</w:t>
            </w:r>
          </w:p>
        </w:tc>
      </w:tr>
      <w:tr w:rsidR="007E46E2" w:rsidRPr="00D10C8C" w14:paraId="0D13AABE" w14:textId="77777777" w:rsidTr="00D2073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2FEC8D43"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30</w:t>
            </w:r>
          </w:p>
        </w:tc>
        <w:tc>
          <w:tcPr>
            <w:tcW w:w="2024" w:type="dxa"/>
            <w:noWrap/>
            <w:hideMark/>
          </w:tcPr>
          <w:p w14:paraId="20F410E5" w14:textId="77777777"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TEST</w:t>
            </w:r>
          </w:p>
        </w:tc>
        <w:tc>
          <w:tcPr>
            <w:tcW w:w="2121" w:type="dxa"/>
            <w:noWrap/>
            <w:hideMark/>
          </w:tcPr>
          <w:p w14:paraId="4E38D497" w14:textId="77777777"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Equipo para TEST</w:t>
            </w:r>
          </w:p>
        </w:tc>
        <w:tc>
          <w:tcPr>
            <w:tcW w:w="998" w:type="dxa"/>
            <w:noWrap/>
            <w:hideMark/>
          </w:tcPr>
          <w:p w14:paraId="754095EB" w14:textId="77777777"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12</w:t>
            </w:r>
          </w:p>
        </w:tc>
        <w:tc>
          <w:tcPr>
            <w:tcW w:w="2403" w:type="dxa"/>
            <w:noWrap/>
            <w:hideMark/>
          </w:tcPr>
          <w:p w14:paraId="49C45C3F" w14:textId="77777777"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Notificaciones (00 - Zona Plantilla)</w:t>
            </w:r>
          </w:p>
        </w:tc>
      </w:tr>
      <w:tr w:rsidR="007E46E2" w:rsidRPr="00D10C8C" w14:paraId="30E0E7B3"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4689E3EF"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34</w:t>
            </w:r>
          </w:p>
        </w:tc>
        <w:tc>
          <w:tcPr>
            <w:tcW w:w="2024" w:type="dxa"/>
            <w:noWrap/>
          </w:tcPr>
          <w:p w14:paraId="32FA2868" w14:textId="3A3466C4"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1ECFCCA" w14:textId="0306E2B8"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3BAAB783" w14:textId="11C6646A"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F4EE62C" w14:textId="127AF2EF"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7E2CC21D"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3F257CF8"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36</w:t>
            </w:r>
          </w:p>
        </w:tc>
        <w:tc>
          <w:tcPr>
            <w:tcW w:w="2024" w:type="dxa"/>
            <w:noWrap/>
          </w:tcPr>
          <w:p w14:paraId="1C37FFC0" w14:textId="139145D0"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B5B316F" w14:textId="3F1E96F0"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4842A24" w14:textId="36E660DC"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D519779" w14:textId="0757305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6F984646"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161FC57A"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37</w:t>
            </w:r>
          </w:p>
        </w:tc>
        <w:tc>
          <w:tcPr>
            <w:tcW w:w="2024" w:type="dxa"/>
            <w:noWrap/>
          </w:tcPr>
          <w:p w14:paraId="5BE7A55F" w14:textId="6DDA2A06"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60C0155C" w14:textId="1EDBB5CD"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4400612F" w14:textId="17A7E3D2"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5D9D1E17" w14:textId="4730011F"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0D6D6744"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3FCCD72D"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38</w:t>
            </w:r>
          </w:p>
        </w:tc>
        <w:tc>
          <w:tcPr>
            <w:tcW w:w="2024" w:type="dxa"/>
            <w:noWrap/>
          </w:tcPr>
          <w:p w14:paraId="3067BAFB" w14:textId="632E6095"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67CFCAA" w14:textId="5E399C4F"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3F5B230" w14:textId="24E41D02"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3C1D0A1" w14:textId="658B1CFE"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479E822A"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391F46B6"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39</w:t>
            </w:r>
          </w:p>
        </w:tc>
        <w:tc>
          <w:tcPr>
            <w:tcW w:w="2024" w:type="dxa"/>
            <w:noWrap/>
          </w:tcPr>
          <w:p w14:paraId="7FE897FE" w14:textId="6C96CF6F"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91BF059" w14:textId="6E37C53E"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FE05096" w14:textId="6F5D6D52"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B80648E" w14:textId="053C24D3"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031DAA27"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26F45249"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40</w:t>
            </w:r>
          </w:p>
        </w:tc>
        <w:tc>
          <w:tcPr>
            <w:tcW w:w="2024" w:type="dxa"/>
            <w:noWrap/>
          </w:tcPr>
          <w:p w14:paraId="060589DF" w14:textId="70B128FF"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D86F134" w14:textId="747CBED0"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CE00C6A" w14:textId="652C6DCA"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A492503" w14:textId="70A0D586"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7FD5B9B3"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24154747"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41</w:t>
            </w:r>
          </w:p>
        </w:tc>
        <w:tc>
          <w:tcPr>
            <w:tcW w:w="2024" w:type="dxa"/>
            <w:noWrap/>
          </w:tcPr>
          <w:p w14:paraId="5F5C2F9B" w14:textId="53E067D6"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6E9B42B8" w14:textId="07BF605C"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55B7EE2" w14:textId="31C5AE60"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21F8FA0" w14:textId="577EAD28"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78F72265"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4541FA4B"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42</w:t>
            </w:r>
          </w:p>
        </w:tc>
        <w:tc>
          <w:tcPr>
            <w:tcW w:w="2024" w:type="dxa"/>
            <w:noWrap/>
          </w:tcPr>
          <w:p w14:paraId="0F2BE93D" w14:textId="475B845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29F8268" w14:textId="7D3A79B1"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C5AA0ED" w14:textId="0755AF80"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BDC9970" w14:textId="62FC625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0DE94CA8"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3BEF6C2F"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51</w:t>
            </w:r>
          </w:p>
        </w:tc>
        <w:tc>
          <w:tcPr>
            <w:tcW w:w="2024" w:type="dxa"/>
            <w:noWrap/>
          </w:tcPr>
          <w:p w14:paraId="6B162BB3" w14:textId="0AC49FC3"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C97700E" w14:textId="7E39CEEF"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8B2B701" w14:textId="658D7120"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2B238D1D" w14:textId="1CF1065A"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350D9913"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4A2E8892"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52</w:t>
            </w:r>
          </w:p>
        </w:tc>
        <w:tc>
          <w:tcPr>
            <w:tcW w:w="2024" w:type="dxa"/>
            <w:noWrap/>
          </w:tcPr>
          <w:p w14:paraId="763A2413" w14:textId="1A1B821A"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F86E158" w14:textId="49E966D9"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47FAAEF" w14:textId="721C7CB7"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0CD74FC" w14:textId="3431B5E9"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3A1E87D1"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65B64A36"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53</w:t>
            </w:r>
          </w:p>
        </w:tc>
        <w:tc>
          <w:tcPr>
            <w:tcW w:w="2024" w:type="dxa"/>
            <w:noWrap/>
          </w:tcPr>
          <w:p w14:paraId="1D49F16E" w14:textId="6CA1D6A6"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38BFCD72" w14:textId="16A254F4"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31396901" w14:textId="379628A7"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027E15FF" w14:textId="2C5AEF2C"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457ED774" w14:textId="77777777" w:rsidTr="00516B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404D2EE6"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54</w:t>
            </w:r>
          </w:p>
        </w:tc>
        <w:tc>
          <w:tcPr>
            <w:tcW w:w="2024" w:type="dxa"/>
            <w:noWrap/>
          </w:tcPr>
          <w:p w14:paraId="6C0D1374" w14:textId="508FF6C6"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CB04A8B" w14:textId="323C5B86"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222884A6" w14:textId="07571139"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07759918" w14:textId="17B49F7C"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62A0120C" w14:textId="77777777" w:rsidTr="00516B24">
        <w:trPr>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2E1C5DA6" w14:textId="77777777" w:rsidR="007E46E2" w:rsidRPr="007E46E2" w:rsidRDefault="007E46E2" w:rsidP="007E46E2">
            <w:pPr>
              <w:spacing w:after="0" w:line="240" w:lineRule="auto"/>
              <w:jc w:val="right"/>
              <w:rPr>
                <w:rFonts w:eastAsia="Times New Roman" w:cs="Calibri"/>
                <w:color w:val="000000"/>
                <w:sz w:val="12"/>
                <w:szCs w:val="12"/>
                <w:lang w:eastAsia="es-ES"/>
              </w:rPr>
            </w:pPr>
            <w:r w:rsidRPr="007E46E2">
              <w:rPr>
                <w:rFonts w:eastAsia="Times New Roman" w:cs="Calibri"/>
                <w:color w:val="000000"/>
                <w:sz w:val="12"/>
                <w:szCs w:val="12"/>
                <w:lang w:eastAsia="es-ES"/>
              </w:rPr>
              <w:t>55</w:t>
            </w:r>
          </w:p>
        </w:tc>
        <w:tc>
          <w:tcPr>
            <w:tcW w:w="2024" w:type="dxa"/>
            <w:noWrap/>
          </w:tcPr>
          <w:p w14:paraId="11418159" w14:textId="6B771411"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90BF738" w14:textId="6ED7E4F2"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7B17E88C" w14:textId="5F879123"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5F412E74" w14:textId="3DFAF4A1"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bl>
    <w:p w14:paraId="2C9A4B51" w14:textId="000E8656" w:rsidR="006247E2" w:rsidRPr="00D10C8C" w:rsidRDefault="009B5B23" w:rsidP="006247E2">
      <w:r w:rsidRPr="00D10C8C">
        <w:br/>
      </w:r>
      <w:r w:rsidRPr="00D10C8C">
        <w:br/>
      </w:r>
    </w:p>
    <w:p w14:paraId="211FB830" w14:textId="77777777" w:rsidR="006247E2" w:rsidRPr="00D10C8C" w:rsidRDefault="006247E2" w:rsidP="00536F09">
      <w:pPr>
        <w:pStyle w:val="Titulo3"/>
      </w:pPr>
      <w:bookmarkStart w:id="55" w:name="_Toc193887359"/>
      <w:r w:rsidRPr="00D10C8C">
        <w:lastRenderedPageBreak/>
        <w:t>Sociedades</w:t>
      </w:r>
      <w:bookmarkEnd w:id="55"/>
    </w:p>
    <w:p w14:paraId="58E9DDA8" w14:textId="1676D94A" w:rsidR="006247E2" w:rsidRPr="00D10C8C" w:rsidRDefault="006D716B" w:rsidP="006247E2">
      <w:r w:rsidRPr="00D10C8C">
        <w:rPr>
          <w:noProof/>
        </w:rPr>
        <mc:AlternateContent>
          <mc:Choice Requires="wps">
            <w:drawing>
              <wp:anchor distT="45720" distB="45720" distL="114300" distR="114300" simplePos="0" relativeHeight="251576320" behindDoc="0" locked="0" layoutInCell="1" allowOverlap="1" wp14:anchorId="05255CD6" wp14:editId="425A6871">
                <wp:simplePos x="0" y="0"/>
                <wp:positionH relativeFrom="column">
                  <wp:posOffset>3079115</wp:posOffset>
                </wp:positionH>
                <wp:positionV relativeFrom="paragraph">
                  <wp:posOffset>1198096</wp:posOffset>
                </wp:positionV>
                <wp:extent cx="2271395" cy="1071880"/>
                <wp:effectExtent l="0" t="0" r="0" b="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1071880"/>
                        </a:xfrm>
                        <a:prstGeom prst="rect">
                          <a:avLst/>
                        </a:prstGeom>
                        <a:solidFill>
                          <a:srgbClr val="FFFFCC"/>
                        </a:solidFill>
                        <a:ln w="6350">
                          <a:noFill/>
                        </a:ln>
                      </wps:spPr>
                      <wps:txbx>
                        <w:txbxContent>
                          <w:p w14:paraId="31BC5D91" w14:textId="77777777" w:rsidR="006247E2" w:rsidRDefault="006247E2" w:rsidP="006247E2">
                            <w:pPr>
                              <w:pStyle w:val="Prrafodelista"/>
                              <w:spacing w:line="240" w:lineRule="auto"/>
                              <w:ind w:left="284"/>
                              <w:rPr>
                                <w:sz w:val="14"/>
                                <w:szCs w:val="20"/>
                              </w:rPr>
                            </w:pPr>
                            <w:r w:rsidRPr="00EE4EB6">
                              <w:rPr>
                                <w:sz w:val="14"/>
                                <w:szCs w:val="20"/>
                              </w:rPr>
                              <w:t xml:space="preserve">El Campo clave de la Sociedad es su CIF. </w:t>
                            </w:r>
                          </w:p>
                          <w:p w14:paraId="225E50B4" w14:textId="77777777" w:rsidR="006247E2" w:rsidRPr="00EE4EB6" w:rsidRDefault="006247E2" w:rsidP="006247E2">
                            <w:pPr>
                              <w:pStyle w:val="Prrafodelista"/>
                              <w:spacing w:line="240" w:lineRule="auto"/>
                              <w:ind w:left="284"/>
                              <w:rPr>
                                <w:sz w:val="14"/>
                                <w:szCs w:val="20"/>
                              </w:rPr>
                            </w:pPr>
                            <w:r w:rsidRPr="00EE4EB6">
                              <w:rPr>
                                <w:sz w:val="14"/>
                                <w:szCs w:val="20"/>
                              </w:rPr>
                              <w:br/>
                              <w:t>El resto de los campos, aunque no sean de una inmediata aplicación visible serán necesarios y deberán ser correctamente cumplimentados para los procesos de notificación, presentación de escritos,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55CD6" id="Cuadro de texto 24" o:spid="_x0000_s1035" type="#_x0000_t202" style="position:absolute;left:0;text-align:left;margin-left:242.45pt;margin-top:94.35pt;width:178.85pt;height:84.4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" fillcolor="#ffc" stroked="f" strokeweight=".5pt">
                <v:textbox>
                  <w:txbxContent>
                    <w:p w14:paraId="31BC5D91" w14:textId="77777777" w:rsidR="006247E2" w:rsidRDefault="006247E2" w:rsidP="006247E2">
                      <w:pPr>
                        <w:pStyle w:val="Prrafodelista"/>
                        <w:spacing w:line="240" w:lineRule="auto"/>
                        <w:ind w:left="284"/>
                        <w:rPr>
                          <w:sz w:val="14"/>
                          <w:szCs w:val="20"/>
                        </w:rPr>
                      </w:pPr>
                      <w:r w:rsidRPr="00EE4EB6">
                        <w:rPr>
                          <w:sz w:val="14"/>
                          <w:szCs w:val="20"/>
                        </w:rPr>
                        <w:t xml:space="preserve">El Campo clave de la Sociedad es su CIF. </w:t>
                      </w:r>
                    </w:p>
                    <w:p w14:paraId="225E50B4" w14:textId="77777777" w:rsidR="006247E2" w:rsidRPr="00EE4EB6" w:rsidRDefault="006247E2" w:rsidP="006247E2">
                      <w:pPr>
                        <w:pStyle w:val="Prrafodelista"/>
                        <w:spacing w:line="240" w:lineRule="auto"/>
                        <w:ind w:left="284"/>
                        <w:rPr>
                          <w:sz w:val="14"/>
                          <w:szCs w:val="20"/>
                        </w:rPr>
                      </w:pPr>
                      <w:r w:rsidRPr="00EE4EB6">
                        <w:rPr>
                          <w:sz w:val="14"/>
                          <w:szCs w:val="20"/>
                        </w:rPr>
                        <w:br/>
                        <w:t>El resto de los campos, aunque no sean de una inmediata aplicación visible serán necesarios y deberán ser correctamente cumplimentados para los procesos de notificación, presentación de escritos, etc.</w:t>
                      </w:r>
                    </w:p>
                  </w:txbxContent>
                </v:textbox>
              </v:shape>
            </w:pict>
          </mc:Fallback>
        </mc:AlternateContent>
      </w:r>
      <w:r w:rsidR="006247E2" w:rsidRPr="00D10C8C">
        <w:t>La tabla maestra de sociedades es clave para la asignación y tratamiento correctos de las notificaciones. Mediante ella se identifica de manera univoca a la sociedad objeto.</w:t>
      </w:r>
    </w:p>
    <w:p w14:paraId="48BDCC17" w14:textId="687A995D" w:rsidR="006247E2" w:rsidRPr="00D10C8C" w:rsidRDefault="006D716B" w:rsidP="006247E2">
      <w:r w:rsidRPr="00D10C8C">
        <w:rPr>
          <w:noProof/>
        </w:rPr>
        <w:drawing>
          <wp:anchor distT="0" distB="0" distL="114300" distR="114300" simplePos="0" relativeHeight="251534336" behindDoc="0" locked="0" layoutInCell="1" allowOverlap="1" wp14:anchorId="7A377032" wp14:editId="25974BE0">
            <wp:simplePos x="0" y="0"/>
            <wp:positionH relativeFrom="margin">
              <wp:posOffset>28799</wp:posOffset>
            </wp:positionH>
            <wp:positionV relativeFrom="paragraph">
              <wp:posOffset>202341</wp:posOffset>
            </wp:positionV>
            <wp:extent cx="2634955" cy="2281609"/>
            <wp:effectExtent l="0" t="0" r="0" b="444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634955" cy="2281609"/>
                    </a:xfrm>
                    <a:prstGeom prst="rect">
                      <a:avLst/>
                    </a:prstGeom>
                    <a:noFill/>
                    <a:ln w="3175">
                      <a:noFill/>
                    </a:ln>
                  </pic:spPr>
                </pic:pic>
              </a:graphicData>
            </a:graphic>
            <wp14:sizeRelH relativeFrom="margin">
              <wp14:pctWidth>0</wp14:pctWidth>
            </wp14:sizeRelH>
            <wp14:sizeRelV relativeFrom="margin">
              <wp14:pctHeight>0</wp14:pctHeight>
            </wp14:sizeRelV>
          </wp:anchor>
        </w:drawing>
      </w:r>
    </w:p>
    <w:p w14:paraId="344B70D0" w14:textId="77777777" w:rsidR="006247E2" w:rsidRPr="00D10C8C" w:rsidRDefault="006247E2" w:rsidP="006D716B">
      <w:pPr>
        <w:pStyle w:val="PiedeFoto"/>
        <w:jc w:val="left"/>
        <w:rPr>
          <w:rFonts w:asciiTheme="majorHAnsi" w:eastAsia="Arial" w:hAnsiTheme="majorHAnsi" w:cstheme="majorBidi"/>
          <w:b/>
          <w:bCs/>
        </w:rPr>
      </w:pPr>
      <w:bookmarkStart w:id="56" w:name="_Toc191457038"/>
      <w:r w:rsidRPr="00D10C8C">
        <w:t>Ficha de Sociedades</w:t>
      </w:r>
      <w:bookmarkEnd w:id="56"/>
    </w:p>
    <w:p w14:paraId="4D33A8F7" w14:textId="77777777" w:rsidR="006247E2" w:rsidRPr="00D10C8C" w:rsidRDefault="006247E2" w:rsidP="006247E2"/>
    <w:p w14:paraId="74AF2C47" w14:textId="5D65FF2F" w:rsidR="00516B24" w:rsidRPr="00D10C8C" w:rsidRDefault="002E6B6B" w:rsidP="00536F09">
      <w:pPr>
        <w:pStyle w:val="Titulo3"/>
      </w:pPr>
      <w:bookmarkStart w:id="57" w:name="_Toc193887360"/>
      <w:r w:rsidRPr="00D10C8C">
        <w:t>Activos</w:t>
      </w:r>
      <w:bookmarkEnd w:id="57"/>
    </w:p>
    <w:p w14:paraId="7724514F" w14:textId="593253B8" w:rsidR="002E6B6B" w:rsidRPr="00D10C8C" w:rsidRDefault="002E6B6B" w:rsidP="002E6B6B">
      <w:r w:rsidRPr="00D10C8C">
        <w:t xml:space="preserve">La tabla maestra de activos recoge toda la información de los </w:t>
      </w:r>
      <w:r w:rsidR="00FC44E3">
        <w:t>activos de FCC</w:t>
      </w:r>
      <w:r w:rsidRPr="00D10C8C">
        <w:t xml:space="preserve"> cuyas notificaciones son gestionadas y se trata de una información clave para la asignación de cada notificación al </w:t>
      </w:r>
      <w:r w:rsidR="00F90C18">
        <w:t>activo correspondiente</w:t>
      </w:r>
      <w:r w:rsidRPr="00D10C8C">
        <w:t>.</w:t>
      </w:r>
    </w:p>
    <w:p w14:paraId="6B9FAF7B" w14:textId="62FD3B78" w:rsidR="009459AA" w:rsidRPr="00D10C8C" w:rsidRDefault="009459AA" w:rsidP="002E6B6B">
      <w:r w:rsidRPr="00D10C8C">
        <w:rPr>
          <w:noProof/>
        </w:rPr>
        <w:drawing>
          <wp:anchor distT="0" distB="0" distL="114300" distR="114300" simplePos="0" relativeHeight="251643904" behindDoc="1" locked="0" layoutInCell="1" allowOverlap="1" wp14:anchorId="3B22B3B2" wp14:editId="70BC814C">
            <wp:simplePos x="0" y="0"/>
            <wp:positionH relativeFrom="margin">
              <wp:posOffset>1259840</wp:posOffset>
            </wp:positionH>
            <wp:positionV relativeFrom="paragraph">
              <wp:posOffset>681990</wp:posOffset>
            </wp:positionV>
            <wp:extent cx="3286760" cy="3004185"/>
            <wp:effectExtent l="0" t="0" r="8890" b="571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286760" cy="3004185"/>
                    </a:xfrm>
                    <a:prstGeom prst="rect">
                      <a:avLst/>
                    </a:prstGeom>
                    <a:noFill/>
                    <a:ln w="3175">
                      <a:noFill/>
                    </a:ln>
                  </pic:spPr>
                </pic:pic>
              </a:graphicData>
            </a:graphic>
            <wp14:sizeRelH relativeFrom="margin">
              <wp14:pctWidth>0</wp14:pctWidth>
            </wp14:sizeRelH>
            <wp14:sizeRelV relativeFrom="margin">
              <wp14:pctHeight>0</wp14:pctHeight>
            </wp14:sizeRelV>
          </wp:anchor>
        </w:drawing>
      </w:r>
      <w:r w:rsidR="002E6B6B" w:rsidRPr="00D10C8C">
        <w:t xml:space="preserve">La disponibilidad de estos datos en la herramienta de Dispatching Room proporcionara una mayor agilidad en la elección del activo al cual ira la notificación asociada y evitara en una mayor medida la posibilidad de errores de transcripción de datos. (Ref. Catastral, </w:t>
      </w:r>
      <w:r w:rsidR="00AF3BAC">
        <w:t>Matricula</w:t>
      </w:r>
      <w:r w:rsidR="00FC44E3">
        <w:t xml:space="preserve">, </w:t>
      </w:r>
      <w:r w:rsidR="002E6B6B" w:rsidRPr="00D10C8C">
        <w:t>, etc.)</w:t>
      </w:r>
    </w:p>
    <w:p w14:paraId="1756CDDB" w14:textId="72BEA070" w:rsidR="002E6B6B" w:rsidRPr="00D10C8C" w:rsidRDefault="00355C60" w:rsidP="002E6B6B">
      <w:pPr>
        <w:pStyle w:val="PiedeFoto"/>
        <w:ind w:left="720" w:hanging="360"/>
        <w:rPr>
          <w:rFonts w:asciiTheme="majorHAnsi" w:eastAsia="Arial" w:hAnsiTheme="majorHAnsi" w:cstheme="majorBidi"/>
          <w:b/>
          <w:bCs/>
        </w:rPr>
      </w:pPr>
      <w:bookmarkStart w:id="58" w:name="_Toc191457039"/>
      <w:r w:rsidRPr="00D10C8C">
        <w:t>F</w:t>
      </w:r>
      <w:r w:rsidR="002E6B6B" w:rsidRPr="00D10C8C">
        <w:t>icha de Activos</w:t>
      </w:r>
      <w:bookmarkEnd w:id="58"/>
    </w:p>
    <w:p w14:paraId="50B1CF5D" w14:textId="77777777" w:rsidR="0072165D" w:rsidRDefault="0072165D" w:rsidP="00FC44E3"/>
    <w:p w14:paraId="78AA2BAA" w14:textId="0812B4E1" w:rsidR="00FC44E3" w:rsidRDefault="00FC44E3" w:rsidP="00FC44E3">
      <w:r>
        <w:t>Con el objeto de mantener Activos genéricos, se han definido los campos descriptivos vinculados como genéricos y para cada tipo el Activo_ID</w:t>
      </w:r>
      <w:r w:rsidR="0072165D">
        <w:t xml:space="preserve"> (Campo Clave)</w:t>
      </w:r>
      <w:r>
        <w:t xml:space="preserve"> será interpretado como la información que </w:t>
      </w:r>
      <w:r>
        <w:lastRenderedPageBreak/>
        <w:t>identifique de forma única el activo (P.Ej. Matricula para vehículos, Referencia Catastral para inmuebles, Códigos Internos para proyectos/obras, etc.)</w:t>
      </w:r>
    </w:p>
    <w:p w14:paraId="3865DEBA" w14:textId="7200853D" w:rsidR="002E6B6B" w:rsidRPr="00D10C8C" w:rsidRDefault="002E6B6B" w:rsidP="002E6B6B">
      <w:r w:rsidRPr="00D10C8C">
        <w:t>Dada la necesidad de mantener actualizados los registros de los activos dentro del ent</w:t>
      </w:r>
      <w:r w:rsidR="00F126A6">
        <w:t>orn</w:t>
      </w:r>
      <w:r w:rsidRPr="00D10C8C">
        <w:t xml:space="preserve">o Therefore™ se ha planteado como método para ello una importación periódica desde un fichero CSV que </w:t>
      </w:r>
      <w:r w:rsidR="00FF22DC">
        <w:t>FCC</w:t>
      </w:r>
      <w:r w:rsidRPr="00D10C8C">
        <w:t xml:space="preserve"> elaborará de acuerdo con un formato concreto:</w:t>
      </w:r>
    </w:p>
    <w:p w14:paraId="26389EB9" w14:textId="77777777" w:rsidR="00543502" w:rsidRPr="00543502" w:rsidRDefault="00543502" w:rsidP="00945AC2">
      <w:pPr>
        <w:pStyle w:val="Listas"/>
        <w:rPr>
          <w:rFonts w:eastAsia="Times New Roman"/>
          <w:lang w:eastAsia="es-ES"/>
        </w:rPr>
      </w:pPr>
      <w:r w:rsidRPr="00543502">
        <w:rPr>
          <w:rFonts w:eastAsia="Times New Roman"/>
          <w:b/>
          <w:bCs/>
          <w:lang w:eastAsia="es-ES"/>
        </w:rPr>
        <w:t>Formato del fichero:</w:t>
      </w:r>
      <w:r w:rsidRPr="00543502">
        <w:rPr>
          <w:rFonts w:eastAsia="Times New Roman"/>
          <w:lang w:eastAsia="es-ES"/>
        </w:rPr>
        <w:t xml:space="preserve"> Archivo CSV con el carácter punto y coma (“;”) como separador de campos.</w:t>
      </w:r>
    </w:p>
    <w:p w14:paraId="39DDB544" w14:textId="77777777" w:rsidR="00945AC2" w:rsidRDefault="00543502" w:rsidP="00660290">
      <w:pPr>
        <w:pStyle w:val="Listas"/>
        <w:rPr>
          <w:rFonts w:eastAsia="Times New Roman"/>
          <w:lang w:eastAsia="es-ES"/>
        </w:rPr>
      </w:pPr>
      <w:r w:rsidRPr="00945AC2">
        <w:rPr>
          <w:rFonts w:eastAsia="Times New Roman"/>
          <w:b/>
          <w:bCs/>
          <w:lang w:eastAsia="es-ES"/>
        </w:rPr>
        <w:t>Estructura:</w:t>
      </w:r>
      <w:r w:rsidRPr="00543502">
        <w:rPr>
          <w:rFonts w:eastAsia="Times New Roman"/>
          <w:lang w:eastAsia="es-ES"/>
        </w:rPr>
        <w:t xml:space="preserve"> Cada línea debe seguir la estructura indicada a continuación. Un ejemplo con el formato y las cabeceras correctas se adjunta en la documentación.</w:t>
      </w:r>
    </w:p>
    <w:p w14:paraId="2CEF331B" w14:textId="7DDBB443" w:rsidR="00543502" w:rsidRPr="0094338B" w:rsidRDefault="00543502" w:rsidP="0094338B">
      <w:pPr>
        <w:pStyle w:val="Listas"/>
        <w:rPr>
          <w:rFonts w:eastAsia="Times New Roman"/>
          <w:lang w:eastAsia="es-ES"/>
        </w:rPr>
      </w:pPr>
      <w:r w:rsidRPr="00945AC2">
        <w:rPr>
          <w:rFonts w:eastAsia="Times New Roman"/>
          <w:b/>
          <w:bCs/>
          <w:lang w:eastAsia="es-ES"/>
        </w:rPr>
        <w:t>Campos genéricos requeridos por línea:</w:t>
      </w:r>
      <w:r w:rsidR="0094338B">
        <w:rPr>
          <w:rFonts w:eastAsia="Times New Roman"/>
          <w:lang w:eastAsia="es-ES"/>
        </w:rPr>
        <w:t xml:space="preserve"> </w:t>
      </w:r>
      <w:r w:rsidRPr="0094338B">
        <w:rPr>
          <w:rFonts w:eastAsia="Times New Roman"/>
          <w:lang w:eastAsia="es-ES"/>
        </w:rPr>
        <w:t>Activo_ID; ActivoField1; ActivoField2; ActivoField3; ActivoField4; ActivoField5; ActivoField6</w:t>
      </w:r>
    </w:p>
    <w:p w14:paraId="6F885E69" w14:textId="709F6F70" w:rsidR="00543502" w:rsidRPr="00543502" w:rsidRDefault="00543502" w:rsidP="001C542A">
      <w:pPr>
        <w:rPr>
          <w:lang w:eastAsia="es-ES"/>
        </w:rPr>
      </w:pPr>
      <w:r w:rsidRPr="00543502">
        <w:rPr>
          <w:lang w:eastAsia="es-ES"/>
        </w:rPr>
        <w:t>Ejemplo:</w:t>
      </w:r>
    </w:p>
    <w:p w14:paraId="7AE78450" w14:textId="2053BC7A" w:rsidR="00543502" w:rsidRPr="001C542A" w:rsidRDefault="00543502" w:rsidP="0094338B">
      <w:pPr>
        <w:pStyle w:val="Codigo"/>
        <w:pBdr>
          <w:right w:val="single" w:sz="4" w:space="22" w:color="auto"/>
        </w:pBdr>
        <w:rPr>
          <w:sz w:val="14"/>
          <w:szCs w:val="18"/>
        </w:rPr>
      </w:pPr>
      <w:r w:rsidRPr="001C542A">
        <w:rPr>
          <w:sz w:val="14"/>
          <w:szCs w:val="18"/>
        </w:rPr>
        <w:t>ActivoID;ActivoField1;ActivoField2;ActivoField3;ActivoField4;ActivoField5;ActivoField6</w:t>
      </w:r>
    </w:p>
    <w:p w14:paraId="1ECBF41D" w14:textId="77777777" w:rsidR="00543502" w:rsidRPr="00543502" w:rsidRDefault="00543502" w:rsidP="0094338B">
      <w:pPr>
        <w:pStyle w:val="Codigo"/>
        <w:pBdr>
          <w:right w:val="single" w:sz="4" w:space="22" w:color="auto"/>
        </w:pBdr>
        <w:rPr>
          <w:lang w:val="en-US"/>
        </w:rPr>
      </w:pPr>
      <w:r w:rsidRPr="00543502">
        <w:rPr>
          <w:lang w:val="en-US"/>
        </w:rPr>
        <w:t>1234ABC;Ford Focus;2018;Rojo;Juan Pérez;juan.perez@example.com</w:t>
      </w:r>
    </w:p>
    <w:p w14:paraId="1160CA8A" w14:textId="77777777" w:rsidR="00543502" w:rsidRPr="00543502" w:rsidRDefault="00543502" w:rsidP="0094338B">
      <w:pPr>
        <w:pStyle w:val="Codigo"/>
        <w:pBdr>
          <w:right w:val="single" w:sz="4" w:space="22" w:color="auto"/>
        </w:pBdr>
      </w:pPr>
      <w:r w:rsidRPr="00543502">
        <w:t>5678DEF;Toyota Corolla;2020;Blanco;María López;maria.lopez@example.com</w:t>
      </w:r>
    </w:p>
    <w:p w14:paraId="4946C6FB" w14:textId="77777777" w:rsidR="00543502" w:rsidRPr="00543502" w:rsidRDefault="00543502" w:rsidP="0094338B">
      <w:pPr>
        <w:pStyle w:val="Codigo"/>
        <w:pBdr>
          <w:right w:val="single" w:sz="4" w:space="22" w:color="auto"/>
        </w:pBdr>
      </w:pPr>
      <w:r w:rsidRPr="00543502">
        <w:t>9012GHI;Renault Clio;2015;Negro;Carlos García;carlos.garcia@example.com</w:t>
      </w:r>
    </w:p>
    <w:p w14:paraId="3B4C6386" w14:textId="77777777" w:rsidR="00543502" w:rsidRPr="00543502" w:rsidRDefault="00543502" w:rsidP="001C542A">
      <w:pPr>
        <w:rPr>
          <w:lang w:eastAsia="es-ES"/>
        </w:rPr>
      </w:pPr>
      <w:r w:rsidRPr="00543502">
        <w:rPr>
          <w:lang w:eastAsia="es-ES"/>
        </w:rPr>
        <w:t>Descripción de los campos en el ejemplo:</w:t>
      </w:r>
    </w:p>
    <w:p w14:paraId="7C92EB6F" w14:textId="77777777" w:rsidR="00543502" w:rsidRPr="00742F5C" w:rsidRDefault="00543502" w:rsidP="00742F5C">
      <w:pPr>
        <w:pStyle w:val="Listas"/>
        <w:rPr>
          <w:rFonts w:eastAsia="Times New Roman"/>
          <w:lang w:eastAsia="es-ES"/>
        </w:rPr>
      </w:pPr>
      <w:r w:rsidRPr="00742F5C">
        <w:rPr>
          <w:rFonts w:eastAsia="Times New Roman"/>
          <w:lang w:eastAsia="es-ES"/>
        </w:rPr>
        <w:t>Activo_ID: Matrícula del vehículo.</w:t>
      </w:r>
    </w:p>
    <w:p w14:paraId="2B5F06C6" w14:textId="77777777" w:rsidR="00543502" w:rsidRPr="00742F5C" w:rsidRDefault="00543502" w:rsidP="00742F5C">
      <w:pPr>
        <w:pStyle w:val="Listas"/>
        <w:rPr>
          <w:rFonts w:eastAsia="Times New Roman"/>
          <w:lang w:eastAsia="es-ES"/>
        </w:rPr>
      </w:pPr>
      <w:r w:rsidRPr="00742F5C">
        <w:rPr>
          <w:rFonts w:eastAsia="Times New Roman"/>
          <w:lang w:eastAsia="es-ES"/>
        </w:rPr>
        <w:t>ActivoField1: Marca y modelo del vehículo.</w:t>
      </w:r>
    </w:p>
    <w:p w14:paraId="7793A0BC" w14:textId="77777777" w:rsidR="00543502" w:rsidRPr="00742F5C" w:rsidRDefault="00543502" w:rsidP="00742F5C">
      <w:pPr>
        <w:pStyle w:val="Listas"/>
        <w:rPr>
          <w:rFonts w:eastAsia="Times New Roman"/>
          <w:lang w:eastAsia="es-ES"/>
        </w:rPr>
      </w:pPr>
      <w:r w:rsidRPr="00742F5C">
        <w:rPr>
          <w:rFonts w:eastAsia="Times New Roman"/>
          <w:lang w:eastAsia="es-ES"/>
        </w:rPr>
        <w:t>ActivoField2: Año de fabricación.</w:t>
      </w:r>
    </w:p>
    <w:p w14:paraId="758A3F16" w14:textId="77777777" w:rsidR="00543502" w:rsidRPr="00742F5C" w:rsidRDefault="00543502" w:rsidP="00742F5C">
      <w:pPr>
        <w:pStyle w:val="Listas"/>
        <w:rPr>
          <w:rFonts w:eastAsia="Times New Roman"/>
          <w:lang w:eastAsia="es-ES"/>
        </w:rPr>
      </w:pPr>
      <w:r w:rsidRPr="00742F5C">
        <w:rPr>
          <w:rFonts w:eastAsia="Times New Roman"/>
          <w:lang w:eastAsia="es-ES"/>
        </w:rPr>
        <w:t>ActivoField3: Color del vehículo.</w:t>
      </w:r>
    </w:p>
    <w:p w14:paraId="53A31352" w14:textId="77777777" w:rsidR="00543502" w:rsidRPr="00742F5C" w:rsidRDefault="00543502" w:rsidP="00742F5C">
      <w:pPr>
        <w:pStyle w:val="Listas"/>
        <w:rPr>
          <w:rFonts w:eastAsia="Times New Roman"/>
          <w:lang w:eastAsia="es-ES"/>
        </w:rPr>
      </w:pPr>
      <w:r w:rsidRPr="00742F5C">
        <w:rPr>
          <w:rFonts w:eastAsia="Times New Roman"/>
          <w:lang w:eastAsia="es-ES"/>
        </w:rPr>
        <w:t>ActivoField4: Nombre del conductor.</w:t>
      </w:r>
    </w:p>
    <w:p w14:paraId="32291305" w14:textId="77777777" w:rsidR="00543502" w:rsidRPr="00742F5C" w:rsidRDefault="00543502" w:rsidP="00742F5C">
      <w:pPr>
        <w:pStyle w:val="Listas"/>
        <w:rPr>
          <w:rFonts w:eastAsia="Times New Roman"/>
          <w:lang w:eastAsia="es-ES"/>
        </w:rPr>
      </w:pPr>
      <w:r w:rsidRPr="00742F5C">
        <w:rPr>
          <w:rFonts w:eastAsia="Times New Roman"/>
          <w:lang w:eastAsia="es-ES"/>
        </w:rPr>
        <w:t>ActivoField5: Correo electrónico del conductor.</w:t>
      </w:r>
    </w:p>
    <w:p w14:paraId="3FF8DDBB" w14:textId="77777777" w:rsidR="00543502" w:rsidRDefault="00543502" w:rsidP="002E6B6B"/>
    <w:p w14:paraId="4C5BFA8D" w14:textId="2EE2703F" w:rsidR="002E6B6B" w:rsidRPr="00D10C8C" w:rsidRDefault="002E6B6B" w:rsidP="002E6B6B">
      <w:r w:rsidRPr="00D10C8C">
        <w:t xml:space="preserve">Este fichero se depositará según la frecuencia o necesidades de actualización que </w:t>
      </w:r>
      <w:r w:rsidR="00FF22DC">
        <w:t>FCC</w:t>
      </w:r>
      <w:r w:rsidRPr="00D10C8C">
        <w:t xml:space="preserve"> requiera en el sitio FTPs asignado para ello y que responde a la siguiente configuración de conexión:</w:t>
      </w:r>
    </w:p>
    <w:p w14:paraId="7FA7BF32" w14:textId="7EDD136C" w:rsidR="002E6B6B" w:rsidRPr="0016748B" w:rsidRDefault="002E6B6B" w:rsidP="002E6B6B">
      <w:pPr>
        <w:spacing w:after="0" w:line="240" w:lineRule="auto"/>
        <w:ind w:left="708"/>
        <w:jc w:val="left"/>
        <w:rPr>
          <w:rFonts w:ascii="Courier New" w:eastAsiaTheme="minorEastAsia" w:hAnsi="Courier New" w:cs="Courier New"/>
          <w:lang w:val="en-US"/>
        </w:rPr>
      </w:pPr>
      <w:r w:rsidRPr="0016748B">
        <w:rPr>
          <w:rFonts w:ascii="Courier New" w:eastAsiaTheme="minorEastAsia" w:hAnsi="Courier New" w:cs="Courier New"/>
          <w:lang w:val="en-US"/>
        </w:rPr>
        <w:t xml:space="preserve">SERVIDOR: </w:t>
      </w:r>
      <w:r w:rsidR="0016748B" w:rsidRPr="0016748B">
        <w:rPr>
          <w:rFonts w:ascii="Courier New" w:eastAsiaTheme="minorEastAsia" w:hAnsi="Courier New" w:cs="Courier New"/>
          <w:lang w:val="en-US"/>
        </w:rPr>
        <w:t>fcc-es</w:t>
      </w:r>
      <w:r w:rsidRPr="0016748B">
        <w:rPr>
          <w:rFonts w:ascii="Courier New" w:eastAsiaTheme="minorEastAsia" w:hAnsi="Courier New" w:cs="Courier New"/>
          <w:lang w:val="en-US"/>
        </w:rPr>
        <w:t>.thereforeonline.com/MasterSync</w:t>
      </w:r>
    </w:p>
    <w:p w14:paraId="615EE868" w14:textId="7777777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Modo: FTP Explicito a través de TLS</w:t>
      </w:r>
    </w:p>
    <w:p w14:paraId="1106D8BE" w14:textId="7777777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Usuario: jdnxo3nkt3</w:t>
      </w:r>
    </w:p>
    <w:p w14:paraId="4EB5A745" w14:textId="7777777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Password: ******** (Se proporcionará a los usuarios autorizados)</w:t>
      </w:r>
    </w:p>
    <w:p w14:paraId="29DEEF63" w14:textId="77777777" w:rsidR="002E6B6B" w:rsidRPr="00D10C8C" w:rsidRDefault="002E6B6B" w:rsidP="002E6B6B">
      <w:pPr>
        <w:spacing w:after="0" w:line="240" w:lineRule="auto"/>
        <w:ind w:left="708"/>
        <w:jc w:val="left"/>
        <w:rPr>
          <w:rFonts w:ascii="Courier New" w:eastAsiaTheme="minorEastAsia" w:hAnsi="Courier New" w:cs="Courier New"/>
        </w:rPr>
      </w:pPr>
    </w:p>
    <w:p w14:paraId="68928354" w14:textId="3A716896" w:rsidR="002E6B6B" w:rsidRPr="00D10C8C" w:rsidRDefault="002E6B6B" w:rsidP="002E6B6B">
      <w:r w:rsidRPr="00D10C8C">
        <w:t>El servicio Content Connector de Therefore™ se encuentra vigilando esta ubicación FTP y con cada ocurrencia de un nuevo archivo guardado en ella ejecutar</w:t>
      </w:r>
      <w:r w:rsidR="006467E5" w:rsidRPr="00D10C8C">
        <w:t>á</w:t>
      </w:r>
      <w:r w:rsidRPr="00D10C8C">
        <w:t xml:space="preserve"> una carga automatizada mediante el perfil de indexación “ImportarActivos” mediante esta configuración de carpeta vigilada.</w:t>
      </w:r>
    </w:p>
    <w:p w14:paraId="57C5099A" w14:textId="77777777" w:rsidR="002E6B6B" w:rsidRPr="00D10C8C" w:rsidRDefault="002E6B6B" w:rsidP="002E6B6B">
      <w:r w:rsidRPr="00D10C8C">
        <w:rPr>
          <w:noProof/>
        </w:rPr>
        <w:drawing>
          <wp:anchor distT="0" distB="0" distL="114300" distR="114300" simplePos="0" relativeHeight="251650048" behindDoc="1" locked="0" layoutInCell="1" allowOverlap="1" wp14:anchorId="6DDF9564" wp14:editId="357370E7">
            <wp:simplePos x="0" y="0"/>
            <wp:positionH relativeFrom="column">
              <wp:posOffset>24765</wp:posOffset>
            </wp:positionH>
            <wp:positionV relativeFrom="paragraph">
              <wp:posOffset>104775</wp:posOffset>
            </wp:positionV>
            <wp:extent cx="2108835" cy="2066290"/>
            <wp:effectExtent l="0" t="0" r="571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8835" cy="2066290"/>
                    </a:xfrm>
                    <a:prstGeom prst="rect">
                      <a:avLst/>
                    </a:prstGeom>
                  </pic:spPr>
                </pic:pic>
              </a:graphicData>
            </a:graphic>
            <wp14:sizeRelH relativeFrom="margin">
              <wp14:pctWidth>0</wp14:pctWidth>
            </wp14:sizeRelH>
            <wp14:sizeRelV relativeFrom="margin">
              <wp14:pctHeight>0</wp14:pctHeight>
            </wp14:sizeRelV>
          </wp:anchor>
        </w:drawing>
      </w:r>
    </w:p>
    <w:p w14:paraId="661AEB0A" w14:textId="23288F33" w:rsidR="002E6B6B" w:rsidRPr="00D10C8C" w:rsidRDefault="002E6B6B" w:rsidP="002E6B6B">
      <w:r w:rsidRPr="00D10C8C">
        <w:t>Este perfil está configurado de forma que añada los nuevos registros proporcionados y actualice los datos de los ya existentes.</w:t>
      </w:r>
      <w:r w:rsidR="001D22AB" w:rsidRPr="00D10C8C">
        <w:t xml:space="preserve"> (1)</w:t>
      </w:r>
    </w:p>
    <w:p w14:paraId="31B7DE76" w14:textId="05D33F61" w:rsidR="002E6B6B" w:rsidRPr="00D10C8C" w:rsidRDefault="002E6B6B" w:rsidP="002E6B6B">
      <w:r w:rsidRPr="00D10C8C">
        <w:t>Para ello se considera como clave única de la tabla el campo [</w:t>
      </w:r>
      <w:r w:rsidR="00BB3C55">
        <w:t>Activo_ID</w:t>
      </w:r>
      <w:r w:rsidRPr="00D10C8C">
        <w:t>]</w:t>
      </w:r>
      <w:r w:rsidR="001D22AB" w:rsidRPr="00D10C8C">
        <w:t xml:space="preserve"> (2)</w:t>
      </w:r>
    </w:p>
    <w:p w14:paraId="75DE2A0F" w14:textId="58C7124B" w:rsidR="002E6B6B" w:rsidRPr="00D10C8C" w:rsidRDefault="00FB7080" w:rsidP="002E6B6B">
      <w:pPr>
        <w:spacing w:after="200" w:line="276" w:lineRule="auto"/>
        <w:jc w:val="left"/>
      </w:pPr>
      <w:r w:rsidRPr="00D10C8C">
        <w:rPr>
          <w:noProof/>
          <w:color w:val="ED7D31" w:themeColor="accent2"/>
          <w:sz w:val="24"/>
        </w:rPr>
        <w:drawing>
          <wp:anchor distT="0" distB="0" distL="114300" distR="114300" simplePos="0" relativeHeight="251656192" behindDoc="1" locked="0" layoutInCell="1" allowOverlap="1" wp14:anchorId="1752D4DB" wp14:editId="1A3DD671">
            <wp:simplePos x="0" y="0"/>
            <wp:positionH relativeFrom="column">
              <wp:posOffset>2940685</wp:posOffset>
            </wp:positionH>
            <wp:positionV relativeFrom="paragraph">
              <wp:posOffset>177107</wp:posOffset>
            </wp:positionV>
            <wp:extent cx="2379518" cy="1096647"/>
            <wp:effectExtent l="0" t="0" r="1905"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79518" cy="1096647"/>
                    </a:xfrm>
                    <a:prstGeom prst="rect">
                      <a:avLst/>
                    </a:prstGeom>
                  </pic:spPr>
                </pic:pic>
              </a:graphicData>
            </a:graphic>
            <wp14:sizeRelH relativeFrom="margin">
              <wp14:pctWidth>0</wp14:pctWidth>
            </wp14:sizeRelH>
            <wp14:sizeRelV relativeFrom="margin">
              <wp14:pctHeight>0</wp14:pctHeight>
            </wp14:sizeRelV>
          </wp:anchor>
        </w:drawing>
      </w:r>
    </w:p>
    <w:p w14:paraId="67006F71" w14:textId="7F32C1EE" w:rsidR="002E6B6B" w:rsidRPr="00D10C8C" w:rsidRDefault="002E6B6B" w:rsidP="002E6B6B">
      <w:pPr>
        <w:spacing w:after="200" w:line="276" w:lineRule="auto"/>
        <w:jc w:val="left"/>
      </w:pPr>
    </w:p>
    <w:p w14:paraId="16C034C5" w14:textId="6364C2C7" w:rsidR="002E6B6B" w:rsidRPr="00D10C8C" w:rsidRDefault="002E6B6B" w:rsidP="002E6B6B">
      <w:pPr>
        <w:spacing w:after="200" w:line="276" w:lineRule="auto"/>
        <w:jc w:val="left"/>
        <w:rPr>
          <w:color w:val="ED7D31" w:themeColor="accent2"/>
          <w:sz w:val="24"/>
        </w:rPr>
      </w:pPr>
    </w:p>
    <w:p w14:paraId="66B52090" w14:textId="684FCF0D" w:rsidR="002E6B6B" w:rsidRPr="00D10C8C" w:rsidRDefault="002E6B6B" w:rsidP="002E6B6B">
      <w:pPr>
        <w:spacing w:after="200" w:line="276" w:lineRule="auto"/>
        <w:jc w:val="left"/>
        <w:rPr>
          <w:color w:val="ED7D31" w:themeColor="accent2"/>
          <w:sz w:val="24"/>
        </w:rPr>
      </w:pPr>
    </w:p>
    <w:p w14:paraId="798B5BE4" w14:textId="3C52605F" w:rsidR="006247E2" w:rsidRPr="00D10C8C" w:rsidRDefault="006247E2" w:rsidP="00DD1570">
      <w:pPr>
        <w:pStyle w:val="Ttulo2"/>
      </w:pPr>
      <w:bookmarkStart w:id="59" w:name="_Toc193887361"/>
      <w:r w:rsidRPr="00D10C8C">
        <w:lastRenderedPageBreak/>
        <w:t>Tablas referenciadas</w:t>
      </w:r>
      <w:bookmarkEnd w:id="59"/>
    </w:p>
    <w:p w14:paraId="72513CF3" w14:textId="77777777" w:rsidR="006247E2" w:rsidRPr="00D10C8C" w:rsidRDefault="006247E2" w:rsidP="006247E2">
      <w:r w:rsidRPr="00D10C8C">
        <w:t>Para la utilización de los datos almacenados en tablas maestras como índices dentro de la aplicación. Therefore™ se basa en el concepto de tablas referenciadas.</w:t>
      </w:r>
    </w:p>
    <w:p w14:paraId="319C31AF" w14:textId="77777777" w:rsidR="006247E2" w:rsidRPr="00D10C8C" w:rsidRDefault="006247E2" w:rsidP="006247E2">
      <w:r w:rsidRPr="00D10C8C">
        <w:t>Estas tablas referenciadas pueden ser tablas maestras alojadas en servidores vinculados, tablas replicadas desde otros servicios, o tablas existentes en la misma base de datos que da soporte al servidor Therefore™.</w:t>
      </w:r>
    </w:p>
    <w:p w14:paraId="502AE6B5" w14:textId="31856D0C" w:rsidR="006247E2" w:rsidRPr="00D10C8C" w:rsidRDefault="006247E2" w:rsidP="006247E2">
      <w:r w:rsidRPr="00D10C8C">
        <w:t xml:space="preserve">En este caso y para ofrecer una mayor flexibilidad y escalabilidad, los datos a utilizar proceden de las tablas maestras existentes en Therefore™. </w:t>
      </w:r>
    </w:p>
    <w:p w14:paraId="18E18952" w14:textId="0CD6407B" w:rsidR="006247E2" w:rsidRPr="00D10C8C" w:rsidRDefault="00E94CA7" w:rsidP="006247E2">
      <w:r w:rsidRPr="00D10C8C">
        <w:rPr>
          <w:noProof/>
        </w:rPr>
        <w:drawing>
          <wp:anchor distT="0" distB="0" distL="114300" distR="114300" simplePos="0" relativeHeight="251632640" behindDoc="0" locked="0" layoutInCell="1" allowOverlap="1" wp14:anchorId="6E49CB8C" wp14:editId="2AB635D6">
            <wp:simplePos x="0" y="0"/>
            <wp:positionH relativeFrom="column">
              <wp:posOffset>-75446</wp:posOffset>
            </wp:positionH>
            <wp:positionV relativeFrom="paragraph">
              <wp:posOffset>851535</wp:posOffset>
            </wp:positionV>
            <wp:extent cx="2094865" cy="1361440"/>
            <wp:effectExtent l="0" t="0" r="635"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3">
                      <a:extLst>
                        <a:ext uri="{28A0092B-C50C-407E-A947-70E740481C1C}">
                          <a14:useLocalDpi xmlns:a14="http://schemas.microsoft.com/office/drawing/2010/main" val="0"/>
                        </a:ext>
                      </a:extLst>
                    </a:blip>
                    <a:stretch>
                      <a:fillRect/>
                    </a:stretch>
                  </pic:blipFill>
                  <pic:spPr>
                    <a:xfrm>
                      <a:off x="0" y="0"/>
                      <a:ext cx="2094865" cy="1361440"/>
                    </a:xfrm>
                    <a:prstGeom prst="rect">
                      <a:avLst/>
                    </a:prstGeom>
                  </pic:spPr>
                </pic:pic>
              </a:graphicData>
            </a:graphic>
            <wp14:sizeRelH relativeFrom="margin">
              <wp14:pctWidth>0</wp14:pctWidth>
            </wp14:sizeRelH>
            <wp14:sizeRelV relativeFrom="margin">
              <wp14:pctHeight>0</wp14:pctHeight>
            </wp14:sizeRelV>
          </wp:anchor>
        </w:drawing>
      </w:r>
      <w:r w:rsidR="006247E2" w:rsidRPr="00D10C8C">
        <w:t xml:space="preserve">A continuación, se detallan las tablas referenciadas utilizadas en esta aplicación en el momento de la redacción de este documento y su correspondencia exacta en el proyecto de </w:t>
      </w:r>
      <w:r w:rsidR="00FF22DC">
        <w:t>FCC</w:t>
      </w:r>
      <w:r w:rsidR="006247E2" w:rsidRPr="00D10C8C">
        <w:t>. Es evidente que en otras instalaciones o frente a la migración a otros sistemas estas relaciones deberán ser modificadas y adaptadas al entorno.</w:t>
      </w:r>
    </w:p>
    <w:p w14:paraId="1F5DC0EB" w14:textId="58ADCEEE" w:rsidR="006247E2" w:rsidRPr="00D10C8C" w:rsidRDefault="006247E2" w:rsidP="006247E2"/>
    <w:tbl>
      <w:tblPr>
        <w:tblStyle w:val="Tablaconcuadrcula5oscura-nfasis3"/>
        <w:tblW w:w="5000" w:type="pct"/>
        <w:tblLook w:val="04A0" w:firstRow="1" w:lastRow="0" w:firstColumn="1" w:lastColumn="0" w:noHBand="0" w:noVBand="1"/>
      </w:tblPr>
      <w:tblGrid>
        <w:gridCol w:w="2650"/>
        <w:gridCol w:w="2769"/>
        <w:gridCol w:w="3075"/>
      </w:tblGrid>
      <w:tr w:rsidR="006247E2" w:rsidRPr="00D10C8C" w14:paraId="483A1F92" w14:textId="77777777" w:rsidTr="00283FDB">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hideMark/>
          </w:tcPr>
          <w:p w14:paraId="6ABEBEB3" w14:textId="77777777" w:rsidR="006247E2" w:rsidRPr="00D10C8C" w:rsidRDefault="006247E2" w:rsidP="00283FDB">
            <w:pPr>
              <w:spacing w:after="0" w:line="240" w:lineRule="auto"/>
              <w:jc w:val="left"/>
              <w:rPr>
                <w:rFonts w:eastAsia="Times New Roman" w:cs="Calibri"/>
                <w:color w:val="000000"/>
                <w:sz w:val="12"/>
                <w:szCs w:val="12"/>
                <w:lang w:eastAsia="es-ES"/>
              </w:rPr>
            </w:pPr>
            <w:r w:rsidRPr="00D10C8C">
              <w:rPr>
                <w:rFonts w:eastAsia="Times New Roman" w:cs="Calibri"/>
                <w:color w:val="000000"/>
                <w:sz w:val="12"/>
                <w:szCs w:val="12"/>
                <w:lang w:eastAsia="es-ES"/>
              </w:rPr>
              <w:t>Nombre</w:t>
            </w:r>
          </w:p>
        </w:tc>
        <w:tc>
          <w:tcPr>
            <w:tcW w:w="1630" w:type="pct"/>
            <w:noWrap/>
            <w:hideMark/>
          </w:tcPr>
          <w:p w14:paraId="32A6D63C" w14:textId="77777777" w:rsidR="006247E2" w:rsidRPr="00D10C8C" w:rsidRDefault="006247E2" w:rsidP="00283FDB">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Nombre Tabla (o Vista)</w:t>
            </w:r>
          </w:p>
        </w:tc>
        <w:tc>
          <w:tcPr>
            <w:tcW w:w="1810" w:type="pct"/>
            <w:noWrap/>
            <w:hideMark/>
          </w:tcPr>
          <w:p w14:paraId="45758347" w14:textId="77777777" w:rsidR="006247E2" w:rsidRPr="00D10C8C" w:rsidRDefault="006247E2" w:rsidP="00283FDB">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Identificador Unico</w:t>
            </w:r>
          </w:p>
        </w:tc>
      </w:tr>
      <w:tr w:rsidR="006247E2" w:rsidRPr="00D10C8C" w14:paraId="530A08B3"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78DA09A4" w14:textId="32BA8C38" w:rsidR="006247E2" w:rsidRPr="00D10C8C" w:rsidRDefault="00576284"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Activos</w:t>
            </w:r>
            <w:r w:rsidR="001A0EAE">
              <w:rPr>
                <w:rFonts w:eastAsia="Times New Roman" w:cs="Calibri"/>
                <w:b w:val="0"/>
                <w:bCs w:val="0"/>
                <w:color w:val="000000"/>
                <w:sz w:val="12"/>
                <w:szCs w:val="12"/>
                <w:lang w:eastAsia="es-ES"/>
              </w:rPr>
              <w:t xml:space="preserve"> Genéricos</w:t>
            </w:r>
          </w:p>
        </w:tc>
        <w:tc>
          <w:tcPr>
            <w:tcW w:w="1630" w:type="pct"/>
            <w:noWrap/>
          </w:tcPr>
          <w:p w14:paraId="5FB0BE1B" w14:textId="0006A614" w:rsidR="006247E2" w:rsidRPr="00D10C8C" w:rsidRDefault="006247E2"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1A0EAE">
              <w:rPr>
                <w:rFonts w:eastAsia="Times New Roman" w:cs="Calibri"/>
                <w:color w:val="000000"/>
                <w:sz w:val="12"/>
                <w:szCs w:val="12"/>
                <w:lang w:eastAsia="es-ES"/>
              </w:rPr>
              <w:t>41</w:t>
            </w:r>
          </w:p>
        </w:tc>
        <w:tc>
          <w:tcPr>
            <w:tcW w:w="1810" w:type="pct"/>
            <w:noWrap/>
          </w:tcPr>
          <w:p w14:paraId="1A79F072" w14:textId="5B159778" w:rsidR="006247E2" w:rsidRPr="00D10C8C" w:rsidRDefault="000F18CC"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Pr>
                <w:rFonts w:eastAsia="Times New Roman" w:cs="Calibri"/>
                <w:color w:val="000000"/>
                <w:sz w:val="12"/>
                <w:szCs w:val="12"/>
                <w:lang w:eastAsia="es-ES"/>
              </w:rPr>
              <w:t>Activo_ID</w:t>
            </w:r>
          </w:p>
        </w:tc>
      </w:tr>
      <w:tr w:rsidR="006247E2" w:rsidRPr="00D10C8C" w14:paraId="53ADBFC5"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42FC9936" w14:textId="2B8FD636" w:rsidR="006247E2" w:rsidRPr="00D10C8C" w:rsidRDefault="00714A22"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Criticidades</w:t>
            </w:r>
          </w:p>
        </w:tc>
        <w:tc>
          <w:tcPr>
            <w:tcW w:w="1630" w:type="pct"/>
            <w:noWrap/>
          </w:tcPr>
          <w:p w14:paraId="6F8E92D1" w14:textId="6ED05BCC"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617844">
              <w:rPr>
                <w:rFonts w:eastAsia="Times New Roman" w:cs="Calibri"/>
                <w:color w:val="000000"/>
                <w:sz w:val="12"/>
                <w:szCs w:val="12"/>
                <w:lang w:eastAsia="es-ES"/>
              </w:rPr>
              <w:t>6</w:t>
            </w:r>
          </w:p>
        </w:tc>
        <w:tc>
          <w:tcPr>
            <w:tcW w:w="1810" w:type="pct"/>
            <w:noWrap/>
          </w:tcPr>
          <w:p w14:paraId="4BA352D6" w14:textId="4B5CCA43"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C</w:t>
            </w:r>
            <w:r w:rsidR="007C4368" w:rsidRPr="00D10C8C">
              <w:rPr>
                <w:rFonts w:eastAsia="Times New Roman" w:cs="Calibri"/>
                <w:color w:val="000000"/>
                <w:sz w:val="12"/>
                <w:szCs w:val="12"/>
                <w:lang w:eastAsia="es-ES"/>
              </w:rPr>
              <w:t>riticidad</w:t>
            </w:r>
          </w:p>
        </w:tc>
      </w:tr>
      <w:tr w:rsidR="006247E2" w:rsidRPr="00D10C8C" w14:paraId="4FC6EA86"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4BA2D536" w14:textId="56F9C6CF" w:rsidR="006247E2" w:rsidRPr="00D10C8C" w:rsidRDefault="007C4368"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Equipos de Tramitacion</w:t>
            </w:r>
          </w:p>
        </w:tc>
        <w:tc>
          <w:tcPr>
            <w:tcW w:w="1630" w:type="pct"/>
            <w:noWrap/>
          </w:tcPr>
          <w:p w14:paraId="40DA60FE" w14:textId="0EC7DF7C" w:rsidR="006247E2" w:rsidRPr="00D10C8C" w:rsidRDefault="006247E2"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617844">
              <w:rPr>
                <w:rFonts w:eastAsia="Times New Roman" w:cs="Calibri"/>
                <w:color w:val="000000"/>
                <w:sz w:val="12"/>
                <w:szCs w:val="12"/>
                <w:lang w:eastAsia="es-ES"/>
              </w:rPr>
              <w:t>36</w:t>
            </w:r>
          </w:p>
        </w:tc>
        <w:tc>
          <w:tcPr>
            <w:tcW w:w="1810" w:type="pct"/>
            <w:noWrap/>
          </w:tcPr>
          <w:p w14:paraId="14C7CB17" w14:textId="59D203A1" w:rsidR="006247E2" w:rsidRPr="00D10C8C" w:rsidRDefault="007C4368"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Zona</w:t>
            </w:r>
            <w:r w:rsidR="006247E2" w:rsidRPr="00D10C8C">
              <w:rPr>
                <w:rFonts w:eastAsia="Times New Roman" w:cs="Calibri"/>
                <w:color w:val="000000"/>
                <w:sz w:val="12"/>
                <w:szCs w:val="12"/>
                <w:lang w:eastAsia="es-ES"/>
              </w:rPr>
              <w:t>_ID</w:t>
            </w:r>
          </w:p>
        </w:tc>
      </w:tr>
      <w:tr w:rsidR="006247E2" w:rsidRPr="00D10C8C" w14:paraId="3CA6C3A3"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1D200739" w14:textId="731F3BCD" w:rsidR="006247E2" w:rsidRPr="00D10C8C" w:rsidRDefault="003A4941"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Estados de Notificacion</w:t>
            </w:r>
          </w:p>
        </w:tc>
        <w:tc>
          <w:tcPr>
            <w:tcW w:w="1630" w:type="pct"/>
            <w:noWrap/>
          </w:tcPr>
          <w:p w14:paraId="70C1E8CD" w14:textId="0323C87D"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4A0A32">
              <w:rPr>
                <w:rFonts w:eastAsia="Times New Roman" w:cs="Calibri"/>
                <w:color w:val="000000"/>
                <w:sz w:val="12"/>
                <w:szCs w:val="12"/>
                <w:lang w:eastAsia="es-ES"/>
              </w:rPr>
              <w:t>35</w:t>
            </w:r>
          </w:p>
        </w:tc>
        <w:tc>
          <w:tcPr>
            <w:tcW w:w="1810" w:type="pct"/>
            <w:noWrap/>
          </w:tcPr>
          <w:p w14:paraId="5A0CEB2B" w14:textId="7175010D" w:rsidR="006247E2" w:rsidRPr="00D10C8C" w:rsidRDefault="003A4941"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Estado</w:t>
            </w:r>
            <w:r w:rsidR="006247E2" w:rsidRPr="00D10C8C">
              <w:rPr>
                <w:rFonts w:eastAsia="Times New Roman" w:cs="Calibri"/>
                <w:color w:val="000000"/>
                <w:sz w:val="12"/>
                <w:szCs w:val="12"/>
                <w:lang w:eastAsia="es-ES"/>
              </w:rPr>
              <w:t>_ID</w:t>
            </w:r>
          </w:p>
        </w:tc>
      </w:tr>
      <w:tr w:rsidR="006247E2" w:rsidRPr="00D10C8C" w14:paraId="7FD59F03"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64AC1715" w14:textId="7A51F9E0" w:rsidR="006247E2" w:rsidRPr="00D10C8C" w:rsidRDefault="003A4941"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Sociedades</w:t>
            </w:r>
          </w:p>
        </w:tc>
        <w:tc>
          <w:tcPr>
            <w:tcW w:w="1630" w:type="pct"/>
            <w:noWrap/>
          </w:tcPr>
          <w:p w14:paraId="38FE7CC9" w14:textId="2E1AE2C2" w:rsidR="006247E2" w:rsidRPr="00D10C8C" w:rsidRDefault="006247E2" w:rsidP="00283FDB">
            <w:pPr>
              <w:tabs>
                <w:tab w:val="left" w:pos="1359"/>
              </w:tabs>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4A0A32">
              <w:rPr>
                <w:rFonts w:eastAsia="Times New Roman" w:cs="Calibri"/>
                <w:color w:val="000000"/>
                <w:sz w:val="12"/>
                <w:szCs w:val="12"/>
                <w:lang w:eastAsia="es-ES"/>
              </w:rPr>
              <w:t>33</w:t>
            </w:r>
          </w:p>
        </w:tc>
        <w:tc>
          <w:tcPr>
            <w:tcW w:w="1810" w:type="pct"/>
            <w:noWrap/>
          </w:tcPr>
          <w:p w14:paraId="1606040A" w14:textId="1FDCAACD" w:rsidR="006247E2" w:rsidRPr="00D10C8C" w:rsidRDefault="003A4941"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CIF</w:t>
            </w:r>
          </w:p>
        </w:tc>
      </w:tr>
      <w:tr w:rsidR="003A4941" w:rsidRPr="00D10C8C" w14:paraId="608AF2A5"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63A7FF4D" w14:textId="35B5EDAE" w:rsidR="003A4941" w:rsidRPr="00D10C8C" w:rsidRDefault="00F50833"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Tipos Notificacion</w:t>
            </w:r>
          </w:p>
        </w:tc>
        <w:tc>
          <w:tcPr>
            <w:tcW w:w="1630" w:type="pct"/>
            <w:noWrap/>
          </w:tcPr>
          <w:p w14:paraId="3EFA1593" w14:textId="7D72BCCE" w:rsidR="003A4941" w:rsidRPr="00D10C8C" w:rsidRDefault="00F50833" w:rsidP="00283FDB">
            <w:pPr>
              <w:tabs>
                <w:tab w:val="left" w:pos="1359"/>
              </w:tabs>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245C61">
              <w:rPr>
                <w:rFonts w:eastAsia="Times New Roman" w:cs="Calibri"/>
                <w:color w:val="000000"/>
                <w:sz w:val="12"/>
                <w:szCs w:val="12"/>
                <w:lang w:eastAsia="es-ES"/>
              </w:rPr>
              <w:t>37</w:t>
            </w:r>
          </w:p>
        </w:tc>
        <w:tc>
          <w:tcPr>
            <w:tcW w:w="1810" w:type="pct"/>
            <w:noWrap/>
          </w:tcPr>
          <w:p w14:paraId="1B1A71C2" w14:textId="3AAC4439" w:rsidR="003A4941" w:rsidRPr="00D10C8C" w:rsidRDefault="00F50833"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TipoNotificacion_ID</w:t>
            </w:r>
          </w:p>
        </w:tc>
      </w:tr>
      <w:tr w:rsidR="00F50833" w:rsidRPr="00D10C8C" w14:paraId="03E46099"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5A8F54FA" w14:textId="0595952A" w:rsidR="00F50833" w:rsidRPr="00D10C8C" w:rsidRDefault="00FA67BD"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Usuarios</w:t>
            </w:r>
          </w:p>
        </w:tc>
        <w:tc>
          <w:tcPr>
            <w:tcW w:w="1630" w:type="pct"/>
            <w:noWrap/>
          </w:tcPr>
          <w:p w14:paraId="47BBED50" w14:textId="03C5023B" w:rsidR="00F50833" w:rsidRPr="00D10C8C" w:rsidRDefault="00FA67BD" w:rsidP="00283FDB">
            <w:pPr>
              <w:tabs>
                <w:tab w:val="left" w:pos="1359"/>
              </w:tabs>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B158A6">
              <w:rPr>
                <w:rFonts w:eastAsia="Times New Roman" w:cs="Calibri"/>
                <w:color w:val="000000"/>
                <w:sz w:val="12"/>
                <w:szCs w:val="12"/>
                <w:lang w:eastAsia="es-ES"/>
              </w:rPr>
              <w:t>38</w:t>
            </w:r>
          </w:p>
        </w:tc>
        <w:tc>
          <w:tcPr>
            <w:tcW w:w="1810" w:type="pct"/>
            <w:noWrap/>
          </w:tcPr>
          <w:p w14:paraId="0F8BDE85" w14:textId="7ADA3330" w:rsidR="00F50833" w:rsidRPr="00D10C8C" w:rsidRDefault="00FA67BD"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U</w:t>
            </w:r>
            <w:r w:rsidR="00245C61">
              <w:rPr>
                <w:rFonts w:eastAsia="Times New Roman" w:cs="Calibri"/>
                <w:color w:val="000000"/>
                <w:sz w:val="12"/>
                <w:szCs w:val="12"/>
                <w:lang w:eastAsia="es-ES"/>
              </w:rPr>
              <w:t>sua</w:t>
            </w:r>
            <w:r w:rsidRPr="00D10C8C">
              <w:rPr>
                <w:rFonts w:eastAsia="Times New Roman" w:cs="Calibri"/>
                <w:color w:val="000000"/>
                <w:sz w:val="12"/>
                <w:szCs w:val="12"/>
                <w:lang w:eastAsia="es-ES"/>
              </w:rPr>
              <w:t>rio_ID</w:t>
            </w:r>
          </w:p>
        </w:tc>
      </w:tr>
    </w:tbl>
    <w:p w14:paraId="41423CD0" w14:textId="77777777" w:rsidR="006247E2" w:rsidRPr="00D10C8C" w:rsidRDefault="006247E2" w:rsidP="006247E2"/>
    <w:p w14:paraId="2523C1D2" w14:textId="77777777" w:rsidR="006247E2" w:rsidRPr="00D10C8C" w:rsidRDefault="006247E2" w:rsidP="006247E2"/>
    <w:p w14:paraId="67CF48FD" w14:textId="77777777" w:rsidR="006247E2" w:rsidRPr="00D10C8C" w:rsidRDefault="006247E2" w:rsidP="006247E2">
      <w:pPr>
        <w:spacing w:after="200" w:line="276" w:lineRule="auto"/>
        <w:jc w:val="left"/>
      </w:pPr>
      <w:r w:rsidRPr="00D10C8C">
        <w:br w:type="page"/>
      </w:r>
    </w:p>
    <w:p w14:paraId="162FF87D" w14:textId="69F38841" w:rsidR="006247E2" w:rsidRPr="00D10C8C" w:rsidRDefault="006247E2" w:rsidP="00CA6497">
      <w:pPr>
        <w:pStyle w:val="Ttulo1"/>
      </w:pPr>
      <w:bookmarkStart w:id="60" w:name="_Toc193887362"/>
      <w:r w:rsidRPr="00D10C8C">
        <w:lastRenderedPageBreak/>
        <w:t xml:space="preserve">Registros de </w:t>
      </w:r>
      <w:r w:rsidR="009214C3" w:rsidRPr="00D10C8C">
        <w:t>operación</w:t>
      </w:r>
      <w:bookmarkEnd w:id="60"/>
    </w:p>
    <w:p w14:paraId="4C0B88A2" w14:textId="1BC57760" w:rsidR="00901719" w:rsidRPr="00D10C8C" w:rsidRDefault="00901719" w:rsidP="00901719">
      <w:pPr>
        <w:pStyle w:val="Ttulo2"/>
      </w:pPr>
      <w:bookmarkStart w:id="61" w:name="_Toc193887363"/>
      <w:r w:rsidRPr="00D10C8C">
        <w:t>Categorías Documentales</w:t>
      </w:r>
      <w:bookmarkEnd w:id="61"/>
    </w:p>
    <w:p w14:paraId="412D65FA" w14:textId="15A62C58" w:rsidR="005E06A2" w:rsidRPr="00D10C8C" w:rsidRDefault="005E06A2" w:rsidP="005E06A2">
      <w:r w:rsidRPr="00D10C8C">
        <w:t xml:space="preserve"> En este capítulo se definen las diferentes categorías documentales que son clave en el proyecto y que servirán como elementos de registro de las notificaciones y su distribución a las Zonas correspondientes.</w:t>
      </w:r>
    </w:p>
    <w:p w14:paraId="584E3AB1" w14:textId="644ECE45" w:rsidR="00EE2465" w:rsidRDefault="005E06A2" w:rsidP="005E06A2">
      <w:r w:rsidRPr="00D10C8C">
        <w:t>En ellas se tramitarán las notificaciones y se almacenarán los documentos relativas a las mismas</w:t>
      </w:r>
      <w:r w:rsidR="00EE2465" w:rsidRPr="00D10C8C">
        <w:t>:</w:t>
      </w:r>
    </w:p>
    <w:p w14:paraId="65D4B9FA" w14:textId="2C8E4005" w:rsidR="003629FD" w:rsidRPr="00D10C8C" w:rsidRDefault="003629FD" w:rsidP="005E06A2">
      <w:r w:rsidRPr="00D10C8C">
        <w:rPr>
          <w:noProof/>
        </w:rPr>
        <w:drawing>
          <wp:anchor distT="0" distB="0" distL="114300" distR="114300" simplePos="0" relativeHeight="251638784" behindDoc="0" locked="0" layoutInCell="1" allowOverlap="1" wp14:anchorId="556C2971" wp14:editId="51C00ED3">
            <wp:simplePos x="0" y="0"/>
            <wp:positionH relativeFrom="margin">
              <wp:posOffset>1027149</wp:posOffset>
            </wp:positionH>
            <wp:positionV relativeFrom="paragraph">
              <wp:posOffset>264795</wp:posOffset>
            </wp:positionV>
            <wp:extent cx="3426460" cy="2254250"/>
            <wp:effectExtent l="19050" t="19050" r="21590" b="12700"/>
            <wp:wrapTopAndBottom/>
            <wp:docPr id="851" name="Image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 name="Imagen 851"/>
                    <pic:cNvPicPr/>
                  </pic:nvPicPr>
                  <pic:blipFill>
                    <a:blip r:embed="rId24">
                      <a:extLst>
                        <a:ext uri="{28A0092B-C50C-407E-A947-70E740481C1C}">
                          <a14:useLocalDpi xmlns:a14="http://schemas.microsoft.com/office/drawing/2010/main" val="0"/>
                        </a:ext>
                      </a:extLst>
                    </a:blip>
                    <a:stretch>
                      <a:fillRect/>
                    </a:stretch>
                  </pic:blipFill>
                  <pic:spPr>
                    <a:xfrm>
                      <a:off x="0" y="0"/>
                      <a:ext cx="3426460" cy="2254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4C2E877E" w14:textId="6CAC643C" w:rsidR="00EE2465" w:rsidRPr="00D10C8C" w:rsidRDefault="00EE2465" w:rsidP="00EE2465">
      <w:pPr>
        <w:pStyle w:val="PiedeFoto"/>
      </w:pPr>
      <w:bookmarkStart w:id="62" w:name="_Toc191457040"/>
      <w:r w:rsidRPr="00D10C8C">
        <w:t>Relación de categorías documentales</w:t>
      </w:r>
      <w:bookmarkEnd w:id="62"/>
    </w:p>
    <w:p w14:paraId="3010DBE5" w14:textId="6F420E90" w:rsidR="00EE2465" w:rsidRPr="00D10C8C" w:rsidRDefault="00EE2465" w:rsidP="00EE2465"/>
    <w:p w14:paraId="11D0A1FB" w14:textId="77777777" w:rsidR="00EE2465" w:rsidRPr="00D10C8C" w:rsidRDefault="00EE2465" w:rsidP="00EE2465">
      <w:r w:rsidRPr="00D10C8C">
        <w:t>Respecto a las categorías documentales establecidas para el proyecto:</w:t>
      </w:r>
    </w:p>
    <w:p w14:paraId="1B149611" w14:textId="77777777" w:rsidR="009272C6" w:rsidRDefault="00260D1D" w:rsidP="00EE2465">
      <w:pPr>
        <w:pStyle w:val="Listas"/>
      </w:pPr>
      <w:r w:rsidRPr="00260D1D">
        <w:t>La imagen anterior (fig.13) muestra un ejemplo ilustrativo y no definitivo de las categorías que podrían ser necesarias para el correcto desarrollo del proyecto. El número y la denominación exacta de las categorías documentales serán determinados durante las sesiones de consultoría correspondientes.</w:t>
      </w:r>
    </w:p>
    <w:p w14:paraId="19BBBE41" w14:textId="063A0119" w:rsidR="00EE2465" w:rsidRPr="00D10C8C" w:rsidRDefault="00EE2465" w:rsidP="00EE2465">
      <w:pPr>
        <w:pStyle w:val="Listas"/>
      </w:pPr>
      <w:r w:rsidRPr="00D10C8C">
        <w:t xml:space="preserve">Se ha establecido que tanto las tablas maestras (Master Data) como las referidas a la Documentación del proyecto son las presentadas a falta de determinar algunos campos relativos a la tabla “Activos” que incluirá la información de los activos a los que </w:t>
      </w:r>
      <w:r w:rsidR="00E20288" w:rsidRPr="00D10C8C">
        <w:t>s</w:t>
      </w:r>
      <w:r w:rsidRPr="00D10C8C">
        <w:t>e refieran las notificaciones referidas</w:t>
      </w:r>
      <w:r w:rsidR="00B921C4">
        <w:t>.</w:t>
      </w:r>
    </w:p>
    <w:p w14:paraId="527E8CAB" w14:textId="77777777" w:rsidR="00EE2465" w:rsidRPr="00D10C8C" w:rsidRDefault="00EE2465" w:rsidP="00EE2465">
      <w:pPr>
        <w:pStyle w:val="Listas"/>
      </w:pPr>
      <w:r w:rsidRPr="00D10C8C">
        <w:t>Las zonas de reparto (Categorías Documentales) están basadas en los equipos de gestión de cada una de ellas y en el momento de la redacción de este documento se encuentran pendientes de definir. En cuanto a títulos, contenido, etc.</w:t>
      </w:r>
    </w:p>
    <w:p w14:paraId="5BE759C8" w14:textId="68F9334B" w:rsidR="00EE2465" w:rsidRPr="00D10C8C" w:rsidRDefault="00EE2465" w:rsidP="00EE2465">
      <w:pPr>
        <w:pStyle w:val="Listas"/>
      </w:pPr>
      <w:r w:rsidRPr="00D10C8C">
        <w:t xml:space="preserve">Se ha establecido que para la primera fase del proyecto se configurará un máximo de </w:t>
      </w:r>
      <w:r w:rsidR="00964272" w:rsidRPr="00964272">
        <w:rPr>
          <w:highlight w:val="yellow"/>
        </w:rPr>
        <w:t>XX</w:t>
      </w:r>
      <w:r w:rsidRPr="00D10C8C">
        <w:t xml:space="preserve"> categorías documentales.</w:t>
      </w:r>
    </w:p>
    <w:p w14:paraId="7E4DE45C" w14:textId="77777777" w:rsidR="006247E2" w:rsidRPr="00D10C8C" w:rsidRDefault="006247E2" w:rsidP="006247E2">
      <w:pPr>
        <w:pStyle w:val="PiedeFoto"/>
        <w:numPr>
          <w:ilvl w:val="0"/>
          <w:numId w:val="0"/>
        </w:numPr>
        <w:ind w:left="720"/>
        <w:jc w:val="both"/>
      </w:pPr>
    </w:p>
    <w:p w14:paraId="0D3EA75E" w14:textId="4A26FC64" w:rsidR="00631AEE" w:rsidRPr="00D10C8C" w:rsidRDefault="00631AEE">
      <w:pPr>
        <w:spacing w:after="160" w:line="259" w:lineRule="auto"/>
        <w:jc w:val="left"/>
        <w:rPr>
          <w:rFonts w:asciiTheme="majorHAnsi" w:eastAsia="Arial" w:hAnsiTheme="majorHAnsi" w:cstheme="majorBidi"/>
          <w:b/>
          <w:bCs/>
          <w:i/>
          <w:color w:val="7F7F7F" w:themeColor="text1" w:themeTint="80"/>
          <w:sz w:val="12"/>
          <w:szCs w:val="16"/>
        </w:rPr>
      </w:pPr>
      <w:r w:rsidRPr="00D10C8C">
        <w:rPr>
          <w:rFonts w:asciiTheme="majorHAnsi" w:eastAsia="Arial" w:hAnsiTheme="majorHAnsi" w:cstheme="majorBidi"/>
          <w:b/>
          <w:bCs/>
        </w:rPr>
        <w:br w:type="page"/>
      </w:r>
    </w:p>
    <w:p w14:paraId="0692B1B0" w14:textId="6A9358C8" w:rsidR="00631AEE" w:rsidRPr="00D10C8C" w:rsidRDefault="00631AEE" w:rsidP="009D131B">
      <w:pPr>
        <w:pStyle w:val="Ttulo2"/>
      </w:pPr>
      <w:bookmarkStart w:id="63" w:name="_Toc172828525"/>
      <w:bookmarkStart w:id="64" w:name="_Toc193887364"/>
      <w:r w:rsidRPr="00D10C8C">
        <w:lastRenderedPageBreak/>
        <w:t>Categoría “Notificaciones (Dispatching Room)”</w:t>
      </w:r>
      <w:bookmarkEnd w:id="63"/>
      <w:bookmarkEnd w:id="64"/>
    </w:p>
    <w:p w14:paraId="44B76822" w14:textId="0B59CED8" w:rsidR="00631AEE" w:rsidRPr="00D10C8C" w:rsidRDefault="00631AEE" w:rsidP="00631AEE">
      <w:r w:rsidRPr="00D10C8C">
        <w:t>Esta categoría documental será la encargada de recibir todas las nuevas notificaciones que pueden ser cargadas en ella por diferentes métodos:</w:t>
      </w:r>
    </w:p>
    <w:p w14:paraId="4B22A6DC" w14:textId="4BAC8293" w:rsidR="00631AEE" w:rsidRPr="00D10C8C" w:rsidRDefault="00631AEE" w:rsidP="00631AEE">
      <w:pPr>
        <w:pStyle w:val="Listas"/>
      </w:pPr>
      <w:r w:rsidRPr="00D10C8C">
        <w:t>Digitalización directa</w:t>
      </w:r>
    </w:p>
    <w:p w14:paraId="0B681CD8" w14:textId="02ECAA17" w:rsidR="00631AEE" w:rsidRPr="00D10C8C" w:rsidRDefault="00631AEE" w:rsidP="00631AEE">
      <w:pPr>
        <w:pStyle w:val="Listas"/>
      </w:pPr>
      <w:r w:rsidRPr="00D10C8C">
        <w:t>Archivado manual</w:t>
      </w:r>
    </w:p>
    <w:p w14:paraId="3427328E" w14:textId="68ED6E03" w:rsidR="00631AEE" w:rsidRPr="00D10C8C" w:rsidRDefault="00631AEE" w:rsidP="00631AEE">
      <w:pPr>
        <w:pStyle w:val="Listas"/>
      </w:pPr>
      <w:r w:rsidRPr="00D10C8C">
        <w:t>Incorporación de documentos mediante buzones de correo vigilados o carpetas calientes</w:t>
      </w:r>
    </w:p>
    <w:p w14:paraId="5ECB523E" w14:textId="70C80D43" w:rsidR="00631AEE" w:rsidRPr="00D10C8C" w:rsidRDefault="00631AEE" w:rsidP="00631AEE">
      <w:pPr>
        <w:pStyle w:val="Listas"/>
      </w:pPr>
      <w:r w:rsidRPr="00D10C8C">
        <w:t>Integración con aplicativos IvNeos mediante conectores específicos</w:t>
      </w:r>
    </w:p>
    <w:p w14:paraId="391EFA80" w14:textId="04D7BF94" w:rsidR="00631AEE" w:rsidRPr="00D10C8C" w:rsidRDefault="00631AEE" w:rsidP="00631AEE">
      <w:pPr>
        <w:pStyle w:val="Listas"/>
      </w:pPr>
      <w:r w:rsidRPr="00D10C8C">
        <w:t>Integración con Dispositivos móviles mediante aplicación Therefore™ GO</w:t>
      </w:r>
    </w:p>
    <w:p w14:paraId="760A5F2E" w14:textId="20E83A9C" w:rsidR="00631AEE" w:rsidRPr="00D10C8C" w:rsidRDefault="006A4035" w:rsidP="00631AEE">
      <w:pPr>
        <w:pStyle w:val="Listas"/>
      </w:pPr>
      <w:r w:rsidRPr="00D10C8C">
        <w:rPr>
          <w:noProof/>
        </w:rPr>
        <w:drawing>
          <wp:anchor distT="0" distB="0" distL="114300" distR="114300" simplePos="0" relativeHeight="251666432" behindDoc="0" locked="0" layoutInCell="1" allowOverlap="1" wp14:anchorId="32610327" wp14:editId="76C317C2">
            <wp:simplePos x="0" y="0"/>
            <wp:positionH relativeFrom="column">
              <wp:posOffset>7620</wp:posOffset>
            </wp:positionH>
            <wp:positionV relativeFrom="paragraph">
              <wp:posOffset>280035</wp:posOffset>
            </wp:positionV>
            <wp:extent cx="4178300" cy="2569845"/>
            <wp:effectExtent l="19050" t="19050" r="12700" b="2095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78300" cy="256984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631AEE" w:rsidRPr="00D10C8C">
        <w:t>Etc.</w:t>
      </w:r>
      <w:r w:rsidR="00C62486" w:rsidRPr="00D10C8C">
        <w:rPr>
          <w:noProof/>
        </w:rPr>
        <mc:AlternateContent>
          <mc:Choice Requires="wps">
            <w:drawing>
              <wp:anchor distT="0" distB="0" distL="114300" distR="114300" simplePos="0" relativeHeight="251661312" behindDoc="0" locked="0" layoutInCell="1" allowOverlap="1" wp14:anchorId="1CAFA55F" wp14:editId="1403D627">
                <wp:simplePos x="0" y="0"/>
                <wp:positionH relativeFrom="margin">
                  <wp:posOffset>4281574</wp:posOffset>
                </wp:positionH>
                <wp:positionV relativeFrom="paragraph">
                  <wp:posOffset>356169</wp:posOffset>
                </wp:positionV>
                <wp:extent cx="1598740" cy="2323432"/>
                <wp:effectExtent l="0" t="0" r="1905" b="1270"/>
                <wp:wrapNone/>
                <wp:docPr id="98445117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740" cy="2323432"/>
                        </a:xfrm>
                        <a:prstGeom prst="rect">
                          <a:avLst/>
                        </a:prstGeom>
                        <a:solidFill>
                          <a:srgbClr val="FFFFCC"/>
                        </a:solidFill>
                        <a:ln w="6350">
                          <a:noFill/>
                        </a:ln>
                      </wps:spPr>
                      <wps:txbx>
                        <w:txbxContent>
                          <w:p w14:paraId="1967E569"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 la notificación oficial. Los campos empresa y CIF proceden de la tabla maestra “Sociedades”</w:t>
                            </w:r>
                          </w:p>
                          <w:p w14:paraId="41D8B3F4" w14:textId="77777777" w:rsidR="00631AEE" w:rsidRPr="00C62486" w:rsidRDefault="00631AEE" w:rsidP="00631AEE">
                            <w:pPr>
                              <w:pStyle w:val="Prrafodelista"/>
                              <w:spacing w:line="240" w:lineRule="auto"/>
                              <w:ind w:left="284"/>
                              <w:jc w:val="left"/>
                              <w:rPr>
                                <w:rFonts w:ascii="Montserrat" w:hAnsi="Montserrat"/>
                                <w:sz w:val="10"/>
                                <w:szCs w:val="16"/>
                              </w:rPr>
                            </w:pPr>
                          </w:p>
                          <w:p w14:paraId="317C6412"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tipo de notificación. Los datos asociados proceden de la tabla maestra “Tipos de Notificación”</w:t>
                            </w:r>
                          </w:p>
                          <w:p w14:paraId="0C17C482" w14:textId="77777777" w:rsidR="00631AEE" w:rsidRPr="00C62486" w:rsidRDefault="00631AEE" w:rsidP="00631AEE">
                            <w:pPr>
                              <w:pStyle w:val="Prrafodelista"/>
                              <w:spacing w:line="240" w:lineRule="auto"/>
                              <w:ind w:left="284"/>
                              <w:jc w:val="left"/>
                              <w:rPr>
                                <w:rFonts w:ascii="Montserrat" w:hAnsi="Montserrat"/>
                                <w:sz w:val="10"/>
                                <w:szCs w:val="16"/>
                              </w:rPr>
                            </w:pPr>
                          </w:p>
                          <w:p w14:paraId="06DA6B06" w14:textId="023EAC96"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identificativos de</w:t>
                            </w:r>
                            <w:r w:rsidR="001E7447" w:rsidRPr="00C62486">
                              <w:rPr>
                                <w:rFonts w:ascii="Montserrat" w:hAnsi="Montserrat"/>
                                <w:sz w:val="10"/>
                                <w:szCs w:val="16"/>
                              </w:rPr>
                              <w:t>l equipo de tramitación asignado</w:t>
                            </w:r>
                            <w:r w:rsidRPr="00C62486">
                              <w:rPr>
                                <w:rFonts w:ascii="Montserrat" w:hAnsi="Montserrat"/>
                                <w:sz w:val="10"/>
                                <w:szCs w:val="16"/>
                              </w:rPr>
                              <w:t>. Todos los datos proceden de la tabla maestra “</w:t>
                            </w:r>
                            <w:r w:rsidR="001E7447" w:rsidRPr="00C62486">
                              <w:rPr>
                                <w:rFonts w:ascii="Montserrat" w:hAnsi="Montserrat"/>
                                <w:sz w:val="10"/>
                                <w:szCs w:val="16"/>
                              </w:rPr>
                              <w:t>Equipos de Tramitación</w:t>
                            </w:r>
                            <w:r w:rsidRPr="00C62486">
                              <w:rPr>
                                <w:rFonts w:ascii="Montserrat" w:hAnsi="Montserrat"/>
                                <w:sz w:val="10"/>
                                <w:szCs w:val="16"/>
                              </w:rPr>
                              <w:t xml:space="preserve">” </w:t>
                            </w:r>
                          </w:p>
                          <w:p w14:paraId="044876B6" w14:textId="77777777" w:rsidR="00631AEE" w:rsidRPr="00C62486" w:rsidRDefault="00631AEE" w:rsidP="00631AEE">
                            <w:pPr>
                              <w:pStyle w:val="Prrafodelista"/>
                              <w:spacing w:line="240" w:lineRule="auto"/>
                              <w:ind w:left="284"/>
                              <w:jc w:val="left"/>
                              <w:rPr>
                                <w:rFonts w:ascii="Montserrat" w:hAnsi="Montserrat"/>
                                <w:sz w:val="10"/>
                                <w:szCs w:val="16"/>
                              </w:rPr>
                            </w:pPr>
                          </w:p>
                          <w:p w14:paraId="6AFEDA10"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Registro de Trazabilidad de la notificación. Los datos de vencimiento, fechas máximas, etc. son calculados en función de las tablas maestras “Estados” y “Tipos de notificación”</w:t>
                            </w:r>
                          </w:p>
                          <w:p w14:paraId="41E86CC3" w14:textId="77777777" w:rsidR="00D93499" w:rsidRPr="00C62486" w:rsidRDefault="00D93499" w:rsidP="00D93499">
                            <w:pPr>
                              <w:pStyle w:val="Prrafodelista"/>
                              <w:rPr>
                                <w:rFonts w:ascii="Montserrat" w:hAnsi="Montserrat"/>
                                <w:sz w:val="10"/>
                                <w:szCs w:val="16"/>
                              </w:rPr>
                            </w:pPr>
                          </w:p>
                          <w:p w14:paraId="6336A1C2" w14:textId="5F908A99" w:rsidR="00D93499" w:rsidRPr="00C62486" w:rsidRDefault="00E57519"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Activo objeto de la notificación. Procedente de Maestro Activos</w:t>
                            </w:r>
                          </w:p>
                          <w:p w14:paraId="44C68166" w14:textId="77777777" w:rsidR="007707AB" w:rsidRPr="00C62486" w:rsidRDefault="007707AB" w:rsidP="007707AB">
                            <w:pPr>
                              <w:pStyle w:val="Prrafodelista"/>
                              <w:rPr>
                                <w:rFonts w:ascii="Montserrat" w:hAnsi="Montserrat"/>
                                <w:sz w:val="10"/>
                                <w:szCs w:val="16"/>
                              </w:rPr>
                            </w:pPr>
                          </w:p>
                          <w:p w14:paraId="1C6E0BC7" w14:textId="1CBAC434" w:rsidR="007707AB" w:rsidRPr="00C62486" w:rsidRDefault="007707AB"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Otra información asociada, todavía por definir (Importes, recargos,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FA55F" id="Cuadro de texto 1" o:spid="_x0000_s1036" type="#_x0000_t202" style="position:absolute;left:0;text-align:left;margin-left:337.15pt;margin-top:28.05pt;width:125.9pt;height:182.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" fillcolor="#ffc" stroked="f" strokeweight=".5pt">
                <v:textbox>
                  <w:txbxContent>
                    <w:p w14:paraId="1967E569"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 la notificación oficial. Los campos empresa y CIF proceden de la tabla maestra “Sociedades”</w:t>
                      </w:r>
                    </w:p>
                    <w:p w14:paraId="41D8B3F4" w14:textId="77777777" w:rsidR="00631AEE" w:rsidRPr="00C62486" w:rsidRDefault="00631AEE" w:rsidP="00631AEE">
                      <w:pPr>
                        <w:pStyle w:val="Prrafodelista"/>
                        <w:spacing w:line="240" w:lineRule="auto"/>
                        <w:ind w:left="284"/>
                        <w:jc w:val="left"/>
                        <w:rPr>
                          <w:rFonts w:ascii="Montserrat" w:hAnsi="Montserrat"/>
                          <w:sz w:val="10"/>
                          <w:szCs w:val="16"/>
                        </w:rPr>
                      </w:pPr>
                    </w:p>
                    <w:p w14:paraId="317C6412"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tipo de notificación. Los datos asociados proceden de la tabla maestra “Tipos de Notificación”</w:t>
                      </w:r>
                    </w:p>
                    <w:p w14:paraId="0C17C482" w14:textId="77777777" w:rsidR="00631AEE" w:rsidRPr="00C62486" w:rsidRDefault="00631AEE" w:rsidP="00631AEE">
                      <w:pPr>
                        <w:pStyle w:val="Prrafodelista"/>
                        <w:spacing w:line="240" w:lineRule="auto"/>
                        <w:ind w:left="284"/>
                        <w:jc w:val="left"/>
                        <w:rPr>
                          <w:rFonts w:ascii="Montserrat" w:hAnsi="Montserrat"/>
                          <w:sz w:val="10"/>
                          <w:szCs w:val="16"/>
                        </w:rPr>
                      </w:pPr>
                    </w:p>
                    <w:p w14:paraId="06DA6B06" w14:textId="023EAC96"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identificativos de</w:t>
                      </w:r>
                      <w:r w:rsidR="001E7447" w:rsidRPr="00C62486">
                        <w:rPr>
                          <w:rFonts w:ascii="Montserrat" w:hAnsi="Montserrat"/>
                          <w:sz w:val="10"/>
                          <w:szCs w:val="16"/>
                        </w:rPr>
                        <w:t>l equipo de tramitación asignado</w:t>
                      </w:r>
                      <w:r w:rsidRPr="00C62486">
                        <w:rPr>
                          <w:rFonts w:ascii="Montserrat" w:hAnsi="Montserrat"/>
                          <w:sz w:val="10"/>
                          <w:szCs w:val="16"/>
                        </w:rPr>
                        <w:t>. Todos los datos proceden de la tabla maestra “</w:t>
                      </w:r>
                      <w:r w:rsidR="001E7447" w:rsidRPr="00C62486">
                        <w:rPr>
                          <w:rFonts w:ascii="Montserrat" w:hAnsi="Montserrat"/>
                          <w:sz w:val="10"/>
                          <w:szCs w:val="16"/>
                        </w:rPr>
                        <w:t>Equipos de Tramitación</w:t>
                      </w:r>
                      <w:r w:rsidRPr="00C62486">
                        <w:rPr>
                          <w:rFonts w:ascii="Montserrat" w:hAnsi="Montserrat"/>
                          <w:sz w:val="10"/>
                          <w:szCs w:val="16"/>
                        </w:rPr>
                        <w:t xml:space="preserve">” </w:t>
                      </w:r>
                    </w:p>
                    <w:p w14:paraId="044876B6" w14:textId="77777777" w:rsidR="00631AEE" w:rsidRPr="00C62486" w:rsidRDefault="00631AEE" w:rsidP="00631AEE">
                      <w:pPr>
                        <w:pStyle w:val="Prrafodelista"/>
                        <w:spacing w:line="240" w:lineRule="auto"/>
                        <w:ind w:left="284"/>
                        <w:jc w:val="left"/>
                        <w:rPr>
                          <w:rFonts w:ascii="Montserrat" w:hAnsi="Montserrat"/>
                          <w:sz w:val="10"/>
                          <w:szCs w:val="16"/>
                        </w:rPr>
                      </w:pPr>
                    </w:p>
                    <w:p w14:paraId="6AFEDA10"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Registro de Trazabilidad de la notificación. Los datos de vencimiento, fechas máximas, etc. son calculados en función de las tablas maestras “Estados” y “Tipos de notificación”</w:t>
                      </w:r>
                    </w:p>
                    <w:p w14:paraId="41E86CC3" w14:textId="77777777" w:rsidR="00D93499" w:rsidRPr="00C62486" w:rsidRDefault="00D93499" w:rsidP="00D93499">
                      <w:pPr>
                        <w:pStyle w:val="Prrafodelista"/>
                        <w:rPr>
                          <w:rFonts w:ascii="Montserrat" w:hAnsi="Montserrat"/>
                          <w:sz w:val="10"/>
                          <w:szCs w:val="16"/>
                        </w:rPr>
                      </w:pPr>
                    </w:p>
                    <w:p w14:paraId="6336A1C2" w14:textId="5F908A99" w:rsidR="00D93499" w:rsidRPr="00C62486" w:rsidRDefault="00E57519"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Activo objeto de la notificación. Procedente de Maestro Activos</w:t>
                      </w:r>
                    </w:p>
                    <w:p w14:paraId="44C68166" w14:textId="77777777" w:rsidR="007707AB" w:rsidRPr="00C62486" w:rsidRDefault="007707AB" w:rsidP="007707AB">
                      <w:pPr>
                        <w:pStyle w:val="Prrafodelista"/>
                        <w:rPr>
                          <w:rFonts w:ascii="Montserrat" w:hAnsi="Montserrat"/>
                          <w:sz w:val="10"/>
                          <w:szCs w:val="16"/>
                        </w:rPr>
                      </w:pPr>
                    </w:p>
                    <w:p w14:paraId="1C6E0BC7" w14:textId="1CBAC434" w:rsidR="007707AB" w:rsidRPr="00C62486" w:rsidRDefault="007707AB"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Otra información asociada, todavía por definir (Importes, recargos, etc.)</w:t>
                      </w:r>
                    </w:p>
                  </w:txbxContent>
                </v:textbox>
                <w10:wrap anchorx="margin"/>
              </v:shape>
            </w:pict>
          </mc:Fallback>
        </mc:AlternateContent>
      </w:r>
    </w:p>
    <w:p w14:paraId="18677D59" w14:textId="43DA9376" w:rsidR="00631AEE" w:rsidRPr="00D10C8C" w:rsidRDefault="00631AEE" w:rsidP="00C62486">
      <w:pPr>
        <w:pStyle w:val="PiedeFoto"/>
        <w:jc w:val="left"/>
        <w:rPr>
          <w:rFonts w:asciiTheme="majorHAnsi" w:eastAsia="Arial" w:hAnsiTheme="majorHAnsi" w:cstheme="majorBidi"/>
          <w:b/>
          <w:bCs/>
        </w:rPr>
      </w:pPr>
      <w:bookmarkStart w:id="65" w:name="_Toc172591890"/>
      <w:bookmarkStart w:id="66" w:name="_Toc191457041"/>
      <w:r w:rsidRPr="00D10C8C">
        <w:t>Categoría DISPATCHING ROOM</w:t>
      </w:r>
      <w:bookmarkEnd w:id="65"/>
      <w:bookmarkEnd w:id="66"/>
    </w:p>
    <w:p w14:paraId="320375AE" w14:textId="77777777" w:rsidR="006A4035" w:rsidRPr="00D10C8C" w:rsidRDefault="006A4035" w:rsidP="00631AEE"/>
    <w:p w14:paraId="28893272" w14:textId="05E80B3A" w:rsidR="00631AEE" w:rsidRPr="00D10C8C" w:rsidRDefault="00631AEE" w:rsidP="00631AEE">
      <w:r w:rsidRPr="00D10C8C">
        <w:t xml:space="preserve">Esta categoría será la receptora inicial de las notificaciones y sobre ella actuará el equipo encargado de la catalogación y distribución mediante tareas de flujo de trabajo asignadas dinámicamente. Tras la catalogación e indexación completa de la notificación el documento será trasladado a la categoría correspondiente de la </w:t>
      </w:r>
      <w:r w:rsidR="00E045B1" w:rsidRPr="00D10C8C">
        <w:t>Equipo de tramitación asignado</w:t>
      </w:r>
      <w:r w:rsidRPr="00D10C8C">
        <w:t>.</w:t>
      </w:r>
      <w:r w:rsidR="00432ECF" w:rsidRPr="00D10C8C">
        <w:t xml:space="preserve"> Con TODA la información asociada a la misma</w:t>
      </w:r>
      <w:r w:rsidR="00582CE9" w:rsidRPr="00D10C8C">
        <w:t>.</w:t>
      </w:r>
    </w:p>
    <w:p w14:paraId="1031C0A3" w14:textId="144E62EF" w:rsidR="00432ECF" w:rsidRPr="00D10C8C" w:rsidRDefault="00AD3A36" w:rsidP="009C3D68">
      <w:r w:rsidRPr="00D10C8C">
        <w:t xml:space="preserve">De las sesiones de </w:t>
      </w:r>
      <w:r w:rsidR="009C3D68" w:rsidRPr="00D10C8C">
        <w:t>consultoría</w:t>
      </w:r>
      <w:r w:rsidRPr="00D10C8C">
        <w:t xml:space="preserve"> y con los requerimientos </w:t>
      </w:r>
      <w:r w:rsidR="009C3D68" w:rsidRPr="00D10C8C">
        <w:t>planteados</w:t>
      </w:r>
      <w:r w:rsidRPr="00D10C8C">
        <w:t xml:space="preserve"> por </w:t>
      </w:r>
      <w:r w:rsidR="00FF22DC">
        <w:t>FCC</w:t>
      </w:r>
      <w:r w:rsidRPr="00D10C8C">
        <w:t xml:space="preserve"> se ha establecido una </w:t>
      </w:r>
      <w:r w:rsidR="009C3D68" w:rsidRPr="00D10C8C">
        <w:t xml:space="preserve">serie de reglas </w:t>
      </w:r>
      <w:r w:rsidR="00B34423" w:rsidRPr="00D10C8C">
        <w:t xml:space="preserve">específicas </w:t>
      </w:r>
      <w:r w:rsidR="009C3D68" w:rsidRPr="00D10C8C">
        <w:t xml:space="preserve">para la distribución de la documentación </w:t>
      </w:r>
      <w:r w:rsidR="00047B6F" w:rsidRPr="00D10C8C">
        <w:t>basadas en la información parametrizada los apartados de Tipo de Notificación,</w:t>
      </w:r>
      <w:r w:rsidR="00432ECF" w:rsidRPr="00D10C8C">
        <w:t xml:space="preserve"> Equipo de Tramitación e Información del activo</w:t>
      </w:r>
      <w:r w:rsidR="00582CE9" w:rsidRPr="00D10C8C">
        <w:t>.</w:t>
      </w:r>
    </w:p>
    <w:p w14:paraId="245E2DF1" w14:textId="77777777" w:rsidR="00582CE9" w:rsidRPr="00D10C8C" w:rsidRDefault="00432ECF" w:rsidP="009C3D68">
      <w:r w:rsidRPr="00D10C8C">
        <w:t>Descripción</w:t>
      </w:r>
      <w:r w:rsidR="00582CE9" w:rsidRPr="00D10C8C">
        <w:t xml:space="preserve"> de la funcionalidad planteada:</w:t>
      </w:r>
    </w:p>
    <w:p w14:paraId="05344F99" w14:textId="77777777" w:rsidR="004D56C6" w:rsidRPr="00D10C8C" w:rsidRDefault="00587916" w:rsidP="00582CE9">
      <w:pPr>
        <w:pStyle w:val="Listas"/>
      </w:pPr>
      <w:r w:rsidRPr="00D10C8C">
        <w:t>Si el Tipo de Notificación seleccionado tiene asignado un equipo de tramitación especifico</w:t>
      </w:r>
      <w:r w:rsidR="003713E1" w:rsidRPr="00D10C8C">
        <w:t xml:space="preserve">, este será el que determine el destino exacto de la documentación. Ignorando el valor seleccionado en el apartado “Equipos de Tramitación” </w:t>
      </w:r>
      <w:r w:rsidR="004D56C6" w:rsidRPr="00D10C8C">
        <w:t>y modificándose este dato en el traspaso de la información a la categoría documental de destino. (2)</w:t>
      </w:r>
    </w:p>
    <w:p w14:paraId="2CCE6F12" w14:textId="377AC4D9" w:rsidR="009C6CAF" w:rsidRPr="00D10C8C" w:rsidRDefault="004D56C6" w:rsidP="00582CE9">
      <w:pPr>
        <w:pStyle w:val="Listas"/>
      </w:pPr>
      <w:r w:rsidRPr="00D10C8C">
        <w:t>Si el</w:t>
      </w:r>
      <w:r w:rsidR="008D3456" w:rsidRPr="00D10C8C">
        <w:t xml:space="preserve"> </w:t>
      </w:r>
      <w:r w:rsidRPr="00D10C8C">
        <w:t xml:space="preserve">Tipo de </w:t>
      </w:r>
      <w:r w:rsidR="00DD7262" w:rsidRPr="00D10C8C">
        <w:t xml:space="preserve">Notificación NO tiene un equipo de tramitación especifico. Se trasladará la documentación a la </w:t>
      </w:r>
      <w:r w:rsidR="008D3456" w:rsidRPr="00D10C8C">
        <w:t>categoría</w:t>
      </w:r>
      <w:r w:rsidR="00DD7262" w:rsidRPr="00D10C8C">
        <w:t xml:space="preserve"> Documental asignada al Equipo de Tramitación (3)</w:t>
      </w:r>
      <w:r w:rsidR="009C6CAF" w:rsidRPr="00D10C8C">
        <w:t xml:space="preserve"> manteniéndose el resto de </w:t>
      </w:r>
      <w:r w:rsidR="009E2DDB" w:rsidRPr="00D10C8C">
        <w:t>los datos</w:t>
      </w:r>
      <w:r w:rsidR="009C6CAF" w:rsidRPr="00D10C8C">
        <w:t xml:space="preserve"> íntegros en el traslado al destino.</w:t>
      </w:r>
    </w:p>
    <w:p w14:paraId="03FE45A1" w14:textId="42BB6041" w:rsidR="00F04D38" w:rsidRDefault="009C6CAF" w:rsidP="00582CE9">
      <w:pPr>
        <w:pStyle w:val="Listas"/>
      </w:pPr>
      <w:r w:rsidRPr="00D10C8C">
        <w:t xml:space="preserve">Si existen Reglas </w:t>
      </w:r>
      <w:r w:rsidR="00B83CB3" w:rsidRPr="00D10C8C">
        <w:t>específicas</w:t>
      </w:r>
      <w:r w:rsidRPr="00D10C8C">
        <w:t xml:space="preserve"> que </w:t>
      </w:r>
      <w:r w:rsidR="009E2DDB" w:rsidRPr="00D10C8C">
        <w:t>deriven de la tabla de Activos (5)</w:t>
      </w:r>
      <w:r w:rsidR="00E26047" w:rsidRPr="00D10C8C">
        <w:t>, estas serán tenidas en cuenta en el momento del tras</w:t>
      </w:r>
      <w:r w:rsidR="009E2DDB" w:rsidRPr="00D10C8C">
        <w:t>lado a categoría documental de destino</w:t>
      </w:r>
      <w:r w:rsidR="006E4499" w:rsidRPr="00D10C8C">
        <w:t>.</w:t>
      </w:r>
    </w:p>
    <w:p w14:paraId="540AE866" w14:textId="77777777" w:rsidR="00441148" w:rsidRPr="00D10C8C" w:rsidRDefault="00441148" w:rsidP="00441148">
      <w:pPr>
        <w:pStyle w:val="Listas"/>
        <w:numPr>
          <w:ilvl w:val="0"/>
          <w:numId w:val="0"/>
        </w:numPr>
        <w:ind w:left="568"/>
      </w:pPr>
    </w:p>
    <w:p w14:paraId="6C056706" w14:textId="4936115E" w:rsidR="00FB7ADB" w:rsidRPr="00D10C8C" w:rsidRDefault="006E4499" w:rsidP="001F110F">
      <w:pPr>
        <w:pBdr>
          <w:top w:val="dotted" w:sz="4" w:space="1" w:color="auto"/>
          <w:left w:val="dotted" w:sz="4" w:space="4" w:color="auto"/>
          <w:bottom w:val="dotted" w:sz="4" w:space="1" w:color="auto"/>
          <w:right w:val="dotted" w:sz="4" w:space="4" w:color="auto"/>
        </w:pBdr>
        <w:shd w:val="clear" w:color="auto" w:fill="FFF2CC" w:themeFill="accent4" w:themeFillTint="33"/>
      </w:pPr>
      <w:r w:rsidRPr="00D10C8C">
        <w:t>Para la aplicación correcta de estas funcionalidades es imprescindible una correcta parametr</w:t>
      </w:r>
      <w:r w:rsidR="007E404D" w:rsidRPr="00D10C8C">
        <w:t xml:space="preserve">ización y comprensión de las Tablas Maestras. </w:t>
      </w:r>
      <w:r w:rsidR="00FE221B" w:rsidRPr="00D10C8C">
        <w:t>(P.</w:t>
      </w:r>
      <w:r w:rsidR="001F110F" w:rsidRPr="00D10C8C">
        <w:t>e</w:t>
      </w:r>
      <w:r w:rsidR="00FE221B" w:rsidRPr="00D10C8C">
        <w:t>j. Tipos documentales asociados</w:t>
      </w:r>
      <w:r w:rsidR="001F110F" w:rsidRPr="00D10C8C">
        <w:t xml:space="preserve"> a equipos de tramitación</w:t>
      </w:r>
      <w:r w:rsidR="00FE221B" w:rsidRPr="00D10C8C">
        <w:t>, Equipos de Tramitación por área, compañía o especialidad, etc.)</w:t>
      </w:r>
      <w:r w:rsidR="00FB7ADB" w:rsidRPr="00D10C8C">
        <w:br w:type="page"/>
      </w:r>
    </w:p>
    <w:p w14:paraId="1965A429" w14:textId="69B608AD" w:rsidR="00D90613" w:rsidRPr="00D10C8C" w:rsidRDefault="007C2246" w:rsidP="004D6457">
      <w:bookmarkStart w:id="67" w:name="_Toc172828526"/>
      <w:r w:rsidRPr="00D10C8C">
        <w:rPr>
          <w:noProof/>
        </w:rPr>
        <w:lastRenderedPageBreak/>
        <mc:AlternateContent>
          <mc:Choice Requires="wps">
            <w:drawing>
              <wp:anchor distT="0" distB="0" distL="114300" distR="114300" simplePos="0" relativeHeight="251727872" behindDoc="0" locked="0" layoutInCell="1" allowOverlap="1" wp14:anchorId="29B8C859" wp14:editId="41AB9B6F">
                <wp:simplePos x="0" y="0"/>
                <wp:positionH relativeFrom="margin">
                  <wp:posOffset>4282850</wp:posOffset>
                </wp:positionH>
                <wp:positionV relativeFrom="paragraph">
                  <wp:posOffset>1046811</wp:posOffset>
                </wp:positionV>
                <wp:extent cx="1290258" cy="1396844"/>
                <wp:effectExtent l="0" t="0" r="5715" b="0"/>
                <wp:wrapNone/>
                <wp:docPr id="104067264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0258" cy="1396844"/>
                        </a:xfrm>
                        <a:prstGeom prst="rect">
                          <a:avLst/>
                        </a:prstGeom>
                        <a:solidFill>
                          <a:srgbClr val="FFFFCC"/>
                        </a:solidFill>
                        <a:ln w="6350">
                          <a:noFill/>
                        </a:ln>
                      </wps:spPr>
                      <wps:txbx>
                        <w:txbxContent>
                          <w:p w14:paraId="3E21C4CC" w14:textId="3AD3DA06" w:rsidR="00A85752" w:rsidRPr="00755060" w:rsidRDefault="00CC7449" w:rsidP="007F2FA6">
                            <w:pPr>
                              <w:pStyle w:val="Prrafodelista"/>
                              <w:numPr>
                                <w:ilvl w:val="0"/>
                                <w:numId w:val="22"/>
                              </w:numPr>
                              <w:spacing w:line="240" w:lineRule="auto"/>
                              <w:ind w:left="360"/>
                              <w:jc w:val="left"/>
                              <w:rPr>
                                <w:sz w:val="10"/>
                                <w:szCs w:val="16"/>
                              </w:rPr>
                            </w:pPr>
                            <w:r w:rsidRPr="00755060">
                              <w:rPr>
                                <w:sz w:val="10"/>
                                <w:szCs w:val="16"/>
                              </w:rPr>
                              <w:t xml:space="preserve">Historial de </w:t>
                            </w:r>
                            <w:r w:rsidR="004C4D74" w:rsidRPr="00755060">
                              <w:rPr>
                                <w:sz w:val="10"/>
                                <w:szCs w:val="16"/>
                              </w:rPr>
                              <w:t xml:space="preserve">la notificación. En el que se registrará cada evento de los flujos de trabajo asociados. </w:t>
                            </w:r>
                            <w:r w:rsidR="00A85752" w:rsidRPr="00755060">
                              <w:rPr>
                                <w:sz w:val="10"/>
                                <w:szCs w:val="16"/>
                              </w:rPr>
                              <w:t xml:space="preserve">Indicando la fecha y hora del evento, la acción </w:t>
                            </w:r>
                            <w:r w:rsidR="007C2246" w:rsidRPr="00755060">
                              <w:rPr>
                                <w:sz w:val="10"/>
                                <w:szCs w:val="16"/>
                              </w:rPr>
                              <w:t>realizada</w:t>
                            </w:r>
                            <w:r w:rsidR="00A85752" w:rsidRPr="00755060">
                              <w:rPr>
                                <w:sz w:val="10"/>
                                <w:szCs w:val="16"/>
                              </w:rPr>
                              <w:t xml:space="preserve"> y el usuario que la realizó.</w:t>
                            </w:r>
                          </w:p>
                          <w:p w14:paraId="36B87CA9" w14:textId="77777777" w:rsidR="007C2246" w:rsidRDefault="007C2246" w:rsidP="00755060">
                            <w:pPr>
                              <w:pStyle w:val="Prrafodelista"/>
                              <w:spacing w:line="240" w:lineRule="auto"/>
                              <w:ind w:left="-360"/>
                              <w:jc w:val="left"/>
                              <w:rPr>
                                <w:rFonts w:ascii="Montserrat" w:hAnsi="Montserrat"/>
                                <w:sz w:val="10"/>
                                <w:szCs w:val="16"/>
                              </w:rPr>
                            </w:pPr>
                          </w:p>
                          <w:p w14:paraId="7477E1A3" w14:textId="06FC4499" w:rsidR="00A85752" w:rsidRPr="00755060" w:rsidRDefault="00A85752" w:rsidP="007F2FA6">
                            <w:pPr>
                              <w:pStyle w:val="Prrafodelista"/>
                              <w:numPr>
                                <w:ilvl w:val="0"/>
                                <w:numId w:val="22"/>
                              </w:numPr>
                              <w:spacing w:line="240" w:lineRule="auto"/>
                              <w:ind w:left="360"/>
                              <w:jc w:val="left"/>
                              <w:rPr>
                                <w:rFonts w:ascii="Montserrat" w:hAnsi="Montserrat"/>
                                <w:sz w:val="10"/>
                                <w:szCs w:val="16"/>
                              </w:rPr>
                            </w:pPr>
                            <w:r w:rsidRPr="00755060">
                              <w:rPr>
                                <w:sz w:val="10"/>
                                <w:szCs w:val="16"/>
                              </w:rPr>
                              <w:t>Es</w:t>
                            </w:r>
                            <w:r w:rsidR="007C2246" w:rsidRPr="00755060">
                              <w:rPr>
                                <w:sz w:val="10"/>
                                <w:szCs w:val="16"/>
                              </w:rPr>
                              <w:t>p</w:t>
                            </w:r>
                            <w:r w:rsidRPr="00755060">
                              <w:rPr>
                                <w:sz w:val="10"/>
                                <w:szCs w:val="16"/>
                              </w:rPr>
                              <w:t>acio de libre edición para Notas o comentarios de los usuarios acerca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8C859" id="_x0000_s1037" type="#_x0000_t202" style="position:absolute;left:0;text-align:left;margin-left:337.25pt;margin-top:82.45pt;width:101.6pt;height:110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" fillcolor="#ffc" stroked="f" strokeweight=".5pt">
                <v:textbox>
                  <w:txbxContent>
                    <w:p w14:paraId="3E21C4CC" w14:textId="3AD3DA06" w:rsidR="00A85752" w:rsidRPr="00755060" w:rsidRDefault="00CC7449" w:rsidP="007F2FA6">
                      <w:pPr>
                        <w:pStyle w:val="Prrafodelista"/>
                        <w:numPr>
                          <w:ilvl w:val="0"/>
                          <w:numId w:val="22"/>
                        </w:numPr>
                        <w:spacing w:line="240" w:lineRule="auto"/>
                        <w:ind w:left="360"/>
                        <w:jc w:val="left"/>
                        <w:rPr>
                          <w:sz w:val="10"/>
                          <w:szCs w:val="16"/>
                        </w:rPr>
                      </w:pPr>
                      <w:r w:rsidRPr="00755060">
                        <w:rPr>
                          <w:sz w:val="10"/>
                          <w:szCs w:val="16"/>
                        </w:rPr>
                        <w:t xml:space="preserve">Historial de </w:t>
                      </w:r>
                      <w:r w:rsidR="004C4D74" w:rsidRPr="00755060">
                        <w:rPr>
                          <w:sz w:val="10"/>
                          <w:szCs w:val="16"/>
                        </w:rPr>
                        <w:t xml:space="preserve">la notificación. En el que se registrará cada evento de los flujos de trabajo asociados. </w:t>
                      </w:r>
                      <w:r w:rsidR="00A85752" w:rsidRPr="00755060">
                        <w:rPr>
                          <w:sz w:val="10"/>
                          <w:szCs w:val="16"/>
                        </w:rPr>
                        <w:t xml:space="preserve">Indicando la fecha y hora del evento, la acción </w:t>
                      </w:r>
                      <w:r w:rsidR="007C2246" w:rsidRPr="00755060">
                        <w:rPr>
                          <w:sz w:val="10"/>
                          <w:szCs w:val="16"/>
                        </w:rPr>
                        <w:t>realizada</w:t>
                      </w:r>
                      <w:r w:rsidR="00A85752" w:rsidRPr="00755060">
                        <w:rPr>
                          <w:sz w:val="10"/>
                          <w:szCs w:val="16"/>
                        </w:rPr>
                        <w:t xml:space="preserve"> y el usuario que la realizó.</w:t>
                      </w:r>
                    </w:p>
                    <w:p w14:paraId="36B87CA9" w14:textId="77777777" w:rsidR="007C2246" w:rsidRDefault="007C2246" w:rsidP="00755060">
                      <w:pPr>
                        <w:pStyle w:val="Prrafodelista"/>
                        <w:spacing w:line="240" w:lineRule="auto"/>
                        <w:ind w:left="-360"/>
                        <w:jc w:val="left"/>
                        <w:rPr>
                          <w:rFonts w:ascii="Montserrat" w:hAnsi="Montserrat"/>
                          <w:sz w:val="10"/>
                          <w:szCs w:val="16"/>
                        </w:rPr>
                      </w:pPr>
                    </w:p>
                    <w:p w14:paraId="7477E1A3" w14:textId="06FC4499" w:rsidR="00A85752" w:rsidRPr="00755060" w:rsidRDefault="00A85752" w:rsidP="007F2FA6">
                      <w:pPr>
                        <w:pStyle w:val="Prrafodelista"/>
                        <w:numPr>
                          <w:ilvl w:val="0"/>
                          <w:numId w:val="22"/>
                        </w:numPr>
                        <w:spacing w:line="240" w:lineRule="auto"/>
                        <w:ind w:left="360"/>
                        <w:jc w:val="left"/>
                        <w:rPr>
                          <w:rFonts w:ascii="Montserrat" w:hAnsi="Montserrat"/>
                          <w:sz w:val="10"/>
                          <w:szCs w:val="16"/>
                        </w:rPr>
                      </w:pPr>
                      <w:r w:rsidRPr="00755060">
                        <w:rPr>
                          <w:sz w:val="10"/>
                          <w:szCs w:val="16"/>
                        </w:rPr>
                        <w:t>Es</w:t>
                      </w:r>
                      <w:r w:rsidR="007C2246" w:rsidRPr="00755060">
                        <w:rPr>
                          <w:sz w:val="10"/>
                          <w:szCs w:val="16"/>
                        </w:rPr>
                        <w:t>p</w:t>
                      </w:r>
                      <w:r w:rsidRPr="00755060">
                        <w:rPr>
                          <w:sz w:val="10"/>
                          <w:szCs w:val="16"/>
                        </w:rPr>
                        <w:t>acio de libre edición para Notas o comentarios de los usuarios acerca del documento.</w:t>
                      </w:r>
                    </w:p>
                  </w:txbxContent>
                </v:textbox>
                <w10:wrap anchorx="margin"/>
              </v:shape>
            </w:pict>
          </mc:Fallback>
        </mc:AlternateContent>
      </w:r>
      <w:r w:rsidR="00C5725E" w:rsidRPr="00D10C8C">
        <w:t xml:space="preserve">En las pestañas adicionales de esta categoría documental se encuentran los elementos </w:t>
      </w:r>
      <w:r w:rsidR="004D6457" w:rsidRPr="00D10C8C">
        <w:t xml:space="preserve">necesarios </w:t>
      </w:r>
      <w:r w:rsidR="00C5725E" w:rsidRPr="00D10C8C">
        <w:t xml:space="preserve">para realizar un seguimiento </w:t>
      </w:r>
      <w:r w:rsidR="0008203C" w:rsidRPr="00D10C8C">
        <w:t>exhaustivo</w:t>
      </w:r>
      <w:r w:rsidR="004D6457" w:rsidRPr="00D10C8C">
        <w:t xml:space="preserve"> del tratamiento dado a cada notificación</w:t>
      </w:r>
      <w:r w:rsidR="00D90613" w:rsidRPr="00D10C8C">
        <w:t>.</w:t>
      </w:r>
    </w:p>
    <w:p w14:paraId="3DE8A8B6" w14:textId="0777D042" w:rsidR="00CC7449" w:rsidRPr="00D10C8C" w:rsidRDefault="00D90613" w:rsidP="004D6457">
      <w:r w:rsidRPr="00D10C8C">
        <w:rPr>
          <w:noProof/>
        </w:rPr>
        <w:drawing>
          <wp:anchor distT="0" distB="0" distL="114300" distR="114300" simplePos="0" relativeHeight="251732992" behindDoc="0" locked="0" layoutInCell="1" allowOverlap="1" wp14:anchorId="1F1AC5D0" wp14:editId="6A310CC0">
            <wp:simplePos x="0" y="0"/>
            <wp:positionH relativeFrom="column">
              <wp:posOffset>17780</wp:posOffset>
            </wp:positionH>
            <wp:positionV relativeFrom="paragraph">
              <wp:posOffset>264160</wp:posOffset>
            </wp:positionV>
            <wp:extent cx="4029075" cy="2489835"/>
            <wp:effectExtent l="19050" t="19050" r="28575" b="24765"/>
            <wp:wrapTopAndBottom/>
            <wp:docPr id="1055136659" name="Imagen 105513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659" name="Imagen 10551366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9075" cy="248983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Pr="00D10C8C">
        <w:t>Historial</w:t>
      </w:r>
      <w:r w:rsidR="004D6457" w:rsidRPr="00D10C8C">
        <w:t xml:space="preserve"> </w:t>
      </w:r>
    </w:p>
    <w:p w14:paraId="48D1FA6B" w14:textId="0C8FB59C" w:rsidR="00CC7449" w:rsidRPr="00D10C8C" w:rsidRDefault="00CC7449" w:rsidP="00CC7449">
      <w:pPr>
        <w:pStyle w:val="PiedeFoto"/>
        <w:jc w:val="left"/>
        <w:rPr>
          <w:rFonts w:asciiTheme="majorHAnsi" w:eastAsia="Arial" w:hAnsiTheme="majorHAnsi" w:cstheme="majorBidi"/>
          <w:b/>
          <w:bCs/>
        </w:rPr>
      </w:pPr>
      <w:bookmarkStart w:id="68" w:name="_Toc191457042"/>
      <w:r w:rsidRPr="00D10C8C">
        <w:t>Categoría DISPATCHING ROOM</w:t>
      </w:r>
      <w:r w:rsidR="00755060" w:rsidRPr="00D10C8C">
        <w:t xml:space="preserve"> (Pestaña Historial)</w:t>
      </w:r>
      <w:bookmarkEnd w:id="68"/>
    </w:p>
    <w:p w14:paraId="3A80A3ED" w14:textId="77777777" w:rsidR="00CC7449" w:rsidRPr="00D10C8C" w:rsidRDefault="00CC7449" w:rsidP="00CC7449"/>
    <w:p w14:paraId="285BCC8F" w14:textId="75F4FA53" w:rsidR="00755060" w:rsidRPr="00D10C8C" w:rsidRDefault="00570139" w:rsidP="00755060">
      <w:r w:rsidRPr="00D10C8C">
        <w:rPr>
          <w:noProof/>
        </w:rPr>
        <w:drawing>
          <wp:anchor distT="0" distB="0" distL="114300" distR="114300" simplePos="0" relativeHeight="251743232" behindDoc="0" locked="0" layoutInCell="1" allowOverlap="1" wp14:anchorId="52887559" wp14:editId="29AC170C">
            <wp:simplePos x="0" y="0"/>
            <wp:positionH relativeFrom="column">
              <wp:posOffset>12065</wp:posOffset>
            </wp:positionH>
            <wp:positionV relativeFrom="paragraph">
              <wp:posOffset>233680</wp:posOffset>
            </wp:positionV>
            <wp:extent cx="4031615" cy="2574925"/>
            <wp:effectExtent l="19050" t="19050" r="26035" b="15875"/>
            <wp:wrapTopAndBottom/>
            <wp:docPr id="1947530254" name="Imagen 194753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0254" name="Imagen 1947530254"/>
                    <pic:cNvPicPr/>
                  </pic:nvPicPr>
                  <pic:blipFill>
                    <a:blip r:embed="rId27">
                      <a:extLst>
                        <a:ext uri="{28A0092B-C50C-407E-A947-70E740481C1C}">
                          <a14:useLocalDpi xmlns:a14="http://schemas.microsoft.com/office/drawing/2010/main" val="0"/>
                        </a:ext>
                      </a:extLst>
                    </a:blip>
                    <a:stretch>
                      <a:fillRect/>
                    </a:stretch>
                  </pic:blipFill>
                  <pic:spPr>
                    <a:xfrm>
                      <a:off x="0" y="0"/>
                      <a:ext cx="4031615" cy="25749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FB4FFD" w:rsidRPr="00D10C8C">
        <w:rPr>
          <w:noProof/>
        </w:rPr>
        <mc:AlternateContent>
          <mc:Choice Requires="wps">
            <w:drawing>
              <wp:anchor distT="0" distB="0" distL="114300" distR="114300" simplePos="0" relativeHeight="251738112" behindDoc="0" locked="0" layoutInCell="1" allowOverlap="1" wp14:anchorId="250496CE" wp14:editId="3B401D39">
                <wp:simplePos x="0" y="0"/>
                <wp:positionH relativeFrom="margin">
                  <wp:posOffset>4285615</wp:posOffset>
                </wp:positionH>
                <wp:positionV relativeFrom="paragraph">
                  <wp:posOffset>1047115</wp:posOffset>
                </wp:positionV>
                <wp:extent cx="1435100" cy="1308100"/>
                <wp:effectExtent l="0" t="0" r="0" b="6350"/>
                <wp:wrapNone/>
                <wp:docPr id="5858432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308100"/>
                        </a:xfrm>
                        <a:prstGeom prst="rect">
                          <a:avLst/>
                        </a:prstGeom>
                        <a:solidFill>
                          <a:srgbClr val="FFFFCC"/>
                        </a:solidFill>
                        <a:ln w="6350">
                          <a:noFill/>
                        </a:ln>
                      </wps:spPr>
                      <wps:txbx>
                        <w:txbxContent>
                          <w:p w14:paraId="145020DE" w14:textId="3BED8E4E" w:rsidR="00755060" w:rsidRPr="00755060" w:rsidRDefault="00D84BAA" w:rsidP="007F2FA6">
                            <w:pPr>
                              <w:pStyle w:val="Prrafodelista"/>
                              <w:numPr>
                                <w:ilvl w:val="0"/>
                                <w:numId w:val="23"/>
                              </w:numPr>
                              <w:spacing w:line="240" w:lineRule="auto"/>
                              <w:rPr>
                                <w:sz w:val="10"/>
                                <w:szCs w:val="16"/>
                              </w:rPr>
                            </w:pPr>
                            <w:r>
                              <w:rPr>
                                <w:sz w:val="10"/>
                                <w:szCs w:val="16"/>
                              </w:rPr>
                              <w:t>Parámetros de sistema requeridos para la catalogación mediante DOCAI</w:t>
                            </w:r>
                            <w:r w:rsidR="00FB4FFD">
                              <w:rPr>
                                <w:sz w:val="10"/>
                                <w:szCs w:val="16"/>
                              </w:rPr>
                              <w:t xml:space="preserve"> (Ejemplo)</w:t>
                            </w:r>
                          </w:p>
                          <w:p w14:paraId="6109A11D" w14:textId="77777777" w:rsidR="00755060" w:rsidRDefault="00755060" w:rsidP="00FB4FFD">
                            <w:pPr>
                              <w:pStyle w:val="Prrafodelista"/>
                              <w:spacing w:line="240" w:lineRule="auto"/>
                              <w:ind w:left="-360"/>
                              <w:rPr>
                                <w:rFonts w:ascii="Montserrat" w:hAnsi="Montserrat"/>
                                <w:sz w:val="10"/>
                                <w:szCs w:val="16"/>
                              </w:rPr>
                            </w:pPr>
                          </w:p>
                          <w:p w14:paraId="4976C5C7" w14:textId="170F3CB8" w:rsidR="00755060" w:rsidRPr="00755060" w:rsidRDefault="00D84BAA" w:rsidP="007F2FA6">
                            <w:pPr>
                              <w:pStyle w:val="Prrafodelista"/>
                              <w:numPr>
                                <w:ilvl w:val="0"/>
                                <w:numId w:val="23"/>
                              </w:numPr>
                              <w:spacing w:line="240" w:lineRule="auto"/>
                              <w:rPr>
                                <w:rFonts w:ascii="Montserrat" w:hAnsi="Montserrat"/>
                                <w:sz w:val="10"/>
                                <w:szCs w:val="16"/>
                              </w:rPr>
                            </w:pPr>
                            <w:r>
                              <w:rPr>
                                <w:sz w:val="10"/>
                                <w:szCs w:val="16"/>
                              </w:rPr>
                              <w:t xml:space="preserve">Información </w:t>
                            </w:r>
                            <w:r w:rsidR="00FB4FFD">
                              <w:rPr>
                                <w:sz w:val="10"/>
                                <w:szCs w:val="16"/>
                              </w:rPr>
                              <w:t xml:space="preserve">extraída mediante </w:t>
                            </w:r>
                            <w:r w:rsidR="00833F31">
                              <w:rPr>
                                <w:sz w:val="10"/>
                                <w:szCs w:val="16"/>
                              </w:rPr>
                              <w:t>DOCAI</w:t>
                            </w:r>
                            <w:r w:rsidR="00FB4FFD">
                              <w:rPr>
                                <w:sz w:val="10"/>
                                <w:szCs w:val="16"/>
                              </w:rPr>
                              <w:t xml:space="preserve"> tras el análisis del documento</w:t>
                            </w:r>
                            <w:r w:rsidR="00755060" w:rsidRPr="00755060">
                              <w:rPr>
                                <w:sz w:val="10"/>
                                <w:szCs w:val="16"/>
                              </w:rPr>
                              <w:t>.</w:t>
                            </w:r>
                            <w:r w:rsidR="00FB4FFD">
                              <w:rPr>
                                <w:sz w:val="10"/>
                                <w:szCs w:val="16"/>
                              </w:rPr>
                              <w:t xml:space="preserve"> Ejemplo)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496CE" id="_x0000_s1038" type="#_x0000_t202" style="position:absolute;left:0;text-align:left;margin-left:337.45pt;margin-top:82.45pt;width:113pt;height:103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" fillcolor="#ffc" stroked="f" strokeweight=".5pt">
                <v:textbox>
                  <w:txbxContent>
                    <w:p w14:paraId="145020DE" w14:textId="3BED8E4E" w:rsidR="00755060" w:rsidRPr="00755060" w:rsidRDefault="00D84BAA" w:rsidP="007F2FA6">
                      <w:pPr>
                        <w:pStyle w:val="Prrafodelista"/>
                        <w:numPr>
                          <w:ilvl w:val="0"/>
                          <w:numId w:val="23"/>
                        </w:numPr>
                        <w:spacing w:line="240" w:lineRule="auto"/>
                        <w:rPr>
                          <w:sz w:val="10"/>
                          <w:szCs w:val="16"/>
                        </w:rPr>
                      </w:pPr>
                      <w:r>
                        <w:rPr>
                          <w:sz w:val="10"/>
                          <w:szCs w:val="16"/>
                        </w:rPr>
                        <w:t>Parámetros de sistema requeridos para la catalogación mediante DOCAI</w:t>
                      </w:r>
                      <w:r w:rsidR="00FB4FFD">
                        <w:rPr>
                          <w:sz w:val="10"/>
                          <w:szCs w:val="16"/>
                        </w:rPr>
                        <w:t xml:space="preserve"> (Ejemplo)</w:t>
                      </w:r>
                    </w:p>
                    <w:p w14:paraId="6109A11D" w14:textId="77777777" w:rsidR="00755060" w:rsidRDefault="00755060" w:rsidP="00FB4FFD">
                      <w:pPr>
                        <w:pStyle w:val="Prrafodelista"/>
                        <w:spacing w:line="240" w:lineRule="auto"/>
                        <w:ind w:left="-360"/>
                        <w:rPr>
                          <w:rFonts w:ascii="Montserrat" w:hAnsi="Montserrat"/>
                          <w:sz w:val="10"/>
                          <w:szCs w:val="16"/>
                        </w:rPr>
                      </w:pPr>
                    </w:p>
                    <w:p w14:paraId="4976C5C7" w14:textId="170F3CB8" w:rsidR="00755060" w:rsidRPr="00755060" w:rsidRDefault="00D84BAA" w:rsidP="007F2FA6">
                      <w:pPr>
                        <w:pStyle w:val="Prrafodelista"/>
                        <w:numPr>
                          <w:ilvl w:val="0"/>
                          <w:numId w:val="23"/>
                        </w:numPr>
                        <w:spacing w:line="240" w:lineRule="auto"/>
                        <w:rPr>
                          <w:rFonts w:ascii="Montserrat" w:hAnsi="Montserrat"/>
                          <w:sz w:val="10"/>
                          <w:szCs w:val="16"/>
                        </w:rPr>
                      </w:pPr>
                      <w:r>
                        <w:rPr>
                          <w:sz w:val="10"/>
                          <w:szCs w:val="16"/>
                        </w:rPr>
                        <w:t xml:space="preserve">Información </w:t>
                      </w:r>
                      <w:r w:rsidR="00FB4FFD">
                        <w:rPr>
                          <w:sz w:val="10"/>
                          <w:szCs w:val="16"/>
                        </w:rPr>
                        <w:t xml:space="preserve">extraída mediante </w:t>
                      </w:r>
                      <w:r w:rsidR="00833F31">
                        <w:rPr>
                          <w:sz w:val="10"/>
                          <w:szCs w:val="16"/>
                        </w:rPr>
                        <w:t>DOCAI</w:t>
                      </w:r>
                      <w:r w:rsidR="00FB4FFD">
                        <w:rPr>
                          <w:sz w:val="10"/>
                          <w:szCs w:val="16"/>
                        </w:rPr>
                        <w:t xml:space="preserve"> tras el análisis del documento</w:t>
                      </w:r>
                      <w:r w:rsidR="00755060" w:rsidRPr="00755060">
                        <w:rPr>
                          <w:sz w:val="10"/>
                          <w:szCs w:val="16"/>
                        </w:rPr>
                        <w:t>.</w:t>
                      </w:r>
                      <w:r w:rsidR="00FB4FFD">
                        <w:rPr>
                          <w:sz w:val="10"/>
                          <w:szCs w:val="16"/>
                        </w:rPr>
                        <w:t xml:space="preserve"> Ejemplo)</w:t>
                      </w:r>
                    </w:p>
                  </w:txbxContent>
                </v:textbox>
                <w10:wrap anchorx="margin"/>
              </v:shape>
            </w:pict>
          </mc:Fallback>
        </mc:AlternateContent>
      </w:r>
      <w:r w:rsidR="00C24E26">
        <w:t xml:space="preserve">Optimización con </w:t>
      </w:r>
      <w:r w:rsidR="00D90613" w:rsidRPr="00D10C8C">
        <w:t>DOCAI</w:t>
      </w:r>
    </w:p>
    <w:p w14:paraId="64C3551A" w14:textId="1F382CCC" w:rsidR="00755060" w:rsidRPr="00D10C8C" w:rsidRDefault="00755060" w:rsidP="00755060">
      <w:pPr>
        <w:pStyle w:val="PiedeFoto"/>
        <w:jc w:val="left"/>
        <w:rPr>
          <w:rFonts w:asciiTheme="majorHAnsi" w:eastAsia="Arial" w:hAnsiTheme="majorHAnsi" w:cstheme="majorBidi"/>
          <w:b/>
          <w:bCs/>
        </w:rPr>
      </w:pPr>
      <w:bookmarkStart w:id="69" w:name="_Toc191457043"/>
      <w:r w:rsidRPr="00D10C8C">
        <w:t>Categoría DISPATCHING ROOM (</w:t>
      </w:r>
      <w:r w:rsidR="00D84BAA" w:rsidRPr="00D10C8C">
        <w:t>DOCAI</w:t>
      </w:r>
      <w:r w:rsidRPr="00D10C8C">
        <w:t>)</w:t>
      </w:r>
      <w:bookmarkEnd w:id="69"/>
    </w:p>
    <w:p w14:paraId="5A389CB5" w14:textId="77777777" w:rsidR="00570139" w:rsidRPr="00D10C8C" w:rsidRDefault="00570139" w:rsidP="00E20EAE"/>
    <w:p w14:paraId="7E716698" w14:textId="77777777" w:rsidR="00F06BFB" w:rsidRPr="00F06BFB" w:rsidRDefault="00F06BFB" w:rsidP="00991098">
      <w:pPr>
        <w:rPr>
          <w:lang w:eastAsia="es-ES"/>
        </w:rPr>
      </w:pPr>
      <w:r w:rsidRPr="00F06BFB">
        <w:rPr>
          <w:lang w:eastAsia="es-ES"/>
        </w:rPr>
        <w:t xml:space="preserve">La pantalla actual de </w:t>
      </w:r>
      <w:r w:rsidRPr="00F06BFB">
        <w:rPr>
          <w:b/>
          <w:bCs/>
          <w:lang w:eastAsia="es-ES"/>
        </w:rPr>
        <w:t>Notificaciones Dispatching Room</w:t>
      </w:r>
      <w:r w:rsidRPr="00F06BFB">
        <w:rPr>
          <w:lang w:eastAsia="es-ES"/>
        </w:rPr>
        <w:t xml:space="preserve"> está diseñada para gestionar de manera eficiente los datos asociados a cada documento, incluyendo su clasificación documental y los campos clave extraídos de cada archivo. Este sistema garantiza que la información estructurada esté fácilmente accesible para procesos posteriores, facilitando tareas críticas como el análisis y la gestión documental.</w:t>
      </w:r>
    </w:p>
    <w:p w14:paraId="38B78986" w14:textId="77777777" w:rsidR="00C24E26" w:rsidRDefault="00C24E26">
      <w:pPr>
        <w:spacing w:after="160" w:line="259" w:lineRule="auto"/>
        <w:jc w:val="left"/>
        <w:rPr>
          <w:lang w:eastAsia="es-ES"/>
        </w:rPr>
      </w:pPr>
      <w:r>
        <w:rPr>
          <w:lang w:eastAsia="es-ES"/>
        </w:rPr>
        <w:br w:type="page"/>
      </w:r>
    </w:p>
    <w:p w14:paraId="5F79D771" w14:textId="3573DB79" w:rsidR="00F06BFB" w:rsidRPr="00F06BFB" w:rsidRDefault="00F06BFB" w:rsidP="00991098">
      <w:pPr>
        <w:rPr>
          <w:lang w:eastAsia="es-ES"/>
        </w:rPr>
      </w:pPr>
      <w:r w:rsidRPr="00F06BFB">
        <w:rPr>
          <w:lang w:eastAsia="es-ES"/>
        </w:rPr>
        <w:lastRenderedPageBreak/>
        <w:t xml:space="preserve">Como parte de la evolución del sistema, </w:t>
      </w:r>
      <w:r w:rsidRPr="00F06BFB">
        <w:rPr>
          <w:b/>
          <w:bCs/>
          <w:lang w:eastAsia="es-ES"/>
        </w:rPr>
        <w:t>DOCAI</w:t>
      </w:r>
      <w:r w:rsidRPr="00F06BFB">
        <w:rPr>
          <w:lang w:eastAsia="es-ES"/>
        </w:rPr>
        <w:t xml:space="preserve"> se incorporará desde el inicio del proyecto como una herramienta clave para optimizar la gestión documental. Esta solución, impulsada por inteligencia artificial, automatizará tres aspectos fundamentales al procesar cada documento:</w:t>
      </w:r>
    </w:p>
    <w:p w14:paraId="604AFE90" w14:textId="667C7F0A" w:rsidR="00F06BFB" w:rsidRPr="00F06BFB" w:rsidRDefault="00F06BFB" w:rsidP="00C24E26">
      <w:pPr>
        <w:pStyle w:val="Listas"/>
        <w:rPr>
          <w:rFonts w:eastAsia="Times New Roman"/>
          <w:lang w:eastAsia="es-ES"/>
        </w:rPr>
      </w:pPr>
      <w:r w:rsidRPr="00F06BFB">
        <w:rPr>
          <w:rFonts w:eastAsia="Times New Roman"/>
          <w:b/>
          <w:bCs/>
          <w:lang w:eastAsia="es-ES"/>
        </w:rPr>
        <w:t>Clasificación Documental</w:t>
      </w:r>
      <w:r w:rsidR="00542471">
        <w:rPr>
          <w:rFonts w:eastAsia="Times New Roman"/>
          <w:b/>
          <w:bCs/>
          <w:lang w:eastAsia="es-ES"/>
        </w:rPr>
        <w:t xml:space="preserve"> (1)</w:t>
      </w:r>
      <w:r w:rsidRPr="00F06BFB">
        <w:rPr>
          <w:rFonts w:eastAsia="Times New Roman"/>
          <w:lang w:eastAsia="es-ES"/>
        </w:rPr>
        <w:t>: DOCAI determinará el tipo documental al que pertenece el archivo enviado, asegurando una categorización precisa que permitirá dirigir el documento al flujo de trabajo correspondiente.</w:t>
      </w:r>
    </w:p>
    <w:p w14:paraId="3814C576" w14:textId="77777777" w:rsidR="00F06BFB" w:rsidRPr="00F06BFB" w:rsidRDefault="00F06BFB" w:rsidP="00C24E26">
      <w:pPr>
        <w:pStyle w:val="Listas"/>
        <w:rPr>
          <w:rFonts w:eastAsia="Times New Roman"/>
          <w:lang w:eastAsia="es-ES"/>
        </w:rPr>
      </w:pPr>
      <w:r w:rsidRPr="00F06BFB">
        <w:rPr>
          <w:rFonts w:eastAsia="Times New Roman"/>
          <w:b/>
          <w:bCs/>
          <w:lang w:eastAsia="es-ES"/>
        </w:rPr>
        <w:t>Obtención del Campo Clave de Referencia (Activo_ID)</w:t>
      </w:r>
      <w:r w:rsidRPr="00F06BFB">
        <w:rPr>
          <w:rFonts w:eastAsia="Times New Roman"/>
          <w:lang w:eastAsia="es-ES"/>
        </w:rPr>
        <w:t>: El modelo identificará un campo clave que relacione el documento con un objeto o entidad específica. Por ejemplo, en el caso de sanciones de tráfico, se identificarán las matrículas de los vehículos; en documentos catastrales, las referencias de inmuebles; o cualquier otro identificador relevante según el contexto del proyecto.</w:t>
      </w:r>
    </w:p>
    <w:p w14:paraId="0FE80FF8" w14:textId="1F10BB4A" w:rsidR="00F06BFB" w:rsidRPr="00991098" w:rsidRDefault="00F06BFB" w:rsidP="00C24E26">
      <w:pPr>
        <w:pStyle w:val="Listas"/>
      </w:pPr>
      <w:r w:rsidRPr="00F06BFB">
        <w:rPr>
          <w:rFonts w:eastAsia="Times New Roman"/>
          <w:b/>
          <w:bCs/>
          <w:lang w:eastAsia="es-ES"/>
        </w:rPr>
        <w:t>Entrega de Datos Relevantes en Formato Estructurado</w:t>
      </w:r>
      <w:r w:rsidR="00C24E26">
        <w:rPr>
          <w:rFonts w:eastAsia="Times New Roman"/>
          <w:b/>
          <w:bCs/>
          <w:lang w:eastAsia="es-ES"/>
        </w:rPr>
        <w:t xml:space="preserve"> (2)</w:t>
      </w:r>
      <w:r w:rsidRPr="00F06BFB">
        <w:rPr>
          <w:rFonts w:eastAsia="Times New Roman"/>
          <w:lang w:eastAsia="es-ES"/>
        </w:rPr>
        <w:t xml:space="preserve">: DOCAI extraerá otros datos específicos solicitados y los organizará en una tabla con el formato </w:t>
      </w:r>
      <w:r w:rsidRPr="00991098">
        <w:t>Nombre del dato -&gt; Valor del dato. Por ejemplo:</w:t>
      </w:r>
    </w:p>
    <w:p w14:paraId="54B9573D" w14:textId="77777777" w:rsidR="00F06BFB" w:rsidRPr="00F06BFB" w:rsidRDefault="00F06BFB" w:rsidP="00991098">
      <w:pPr>
        <w:pStyle w:val="Listas2Nivel"/>
        <w:rPr>
          <w:rFonts w:eastAsia="Times New Roman"/>
          <w:lang w:eastAsia="es-ES"/>
        </w:rPr>
      </w:pPr>
      <w:r w:rsidRPr="00F06BFB">
        <w:rPr>
          <w:rFonts w:eastAsia="Times New Roman"/>
          <w:lang w:eastAsia="es-ES"/>
        </w:rPr>
        <w:t>Importe Sanción → 100 €</w:t>
      </w:r>
    </w:p>
    <w:p w14:paraId="65549733" w14:textId="77777777" w:rsidR="00F06BFB" w:rsidRPr="00F06BFB" w:rsidRDefault="00F06BFB" w:rsidP="00991098">
      <w:pPr>
        <w:pStyle w:val="Listas2Nivel"/>
        <w:rPr>
          <w:rFonts w:eastAsia="Times New Roman"/>
          <w:lang w:eastAsia="es-ES"/>
        </w:rPr>
      </w:pPr>
      <w:r w:rsidRPr="00F06BFB">
        <w:rPr>
          <w:rFonts w:eastAsia="Times New Roman"/>
          <w:lang w:eastAsia="es-ES"/>
        </w:rPr>
        <w:t>Resumen Documento → "Blablabla en 400 caracteres"</w:t>
      </w:r>
    </w:p>
    <w:p w14:paraId="793969C6" w14:textId="77777777" w:rsidR="00F06BFB" w:rsidRPr="00F06BFB" w:rsidRDefault="00F06BFB" w:rsidP="00991098">
      <w:pPr>
        <w:pStyle w:val="Listas2Nivel"/>
        <w:rPr>
          <w:rFonts w:eastAsia="Times New Roman"/>
          <w:lang w:eastAsia="es-ES"/>
        </w:rPr>
      </w:pPr>
      <w:r w:rsidRPr="00F06BFB">
        <w:rPr>
          <w:rFonts w:eastAsia="Times New Roman"/>
          <w:lang w:eastAsia="es-ES"/>
        </w:rPr>
        <w:t>Nombre del Titular → "Juan Pérez"</w:t>
      </w:r>
    </w:p>
    <w:p w14:paraId="2A9BC080" w14:textId="77777777" w:rsidR="00F06BFB" w:rsidRPr="00F06BFB" w:rsidRDefault="00F06BFB" w:rsidP="00991098">
      <w:pPr>
        <w:pStyle w:val="Listas2Nivel"/>
        <w:rPr>
          <w:rFonts w:eastAsia="Times New Roman"/>
          <w:lang w:eastAsia="es-ES"/>
        </w:rPr>
      </w:pPr>
      <w:r w:rsidRPr="00F06BFB">
        <w:rPr>
          <w:rFonts w:eastAsia="Times New Roman"/>
          <w:lang w:eastAsia="es-ES"/>
        </w:rPr>
        <w:t>(Otros datos relevantes adaptados a cada tipo de documento).</w:t>
      </w:r>
    </w:p>
    <w:p w14:paraId="3434B3CF" w14:textId="77777777" w:rsidR="00F06BFB" w:rsidRPr="00F06BFB" w:rsidRDefault="00F06BFB" w:rsidP="00F06BFB">
      <w:pPr>
        <w:rPr>
          <w:lang w:eastAsia="es-ES"/>
        </w:rPr>
      </w:pPr>
      <w:r w:rsidRPr="00F06BFB">
        <w:rPr>
          <w:lang w:eastAsia="es-ES"/>
        </w:rPr>
        <w:t xml:space="preserve">Durante la implementación, se entrenará el modelo de inteligencia artificial para adaptarlo a las necesidades específicas del proyecto, garantizando resultados óptimos en estos tres aspectos. Simultáneamente, se integrarán los resultados generados por </w:t>
      </w:r>
      <w:r w:rsidRPr="00F06BFB">
        <w:rPr>
          <w:b/>
          <w:bCs/>
          <w:lang w:eastAsia="es-ES"/>
        </w:rPr>
        <w:t>DOCAI</w:t>
      </w:r>
      <w:r w:rsidRPr="00F06BFB">
        <w:rPr>
          <w:lang w:eastAsia="es-ES"/>
        </w:rPr>
        <w:t xml:space="preserve"> en el sistema </w:t>
      </w:r>
      <w:r w:rsidRPr="00F06BFB">
        <w:rPr>
          <w:b/>
          <w:bCs/>
          <w:lang w:eastAsia="es-ES"/>
        </w:rPr>
        <w:t>Therefore</w:t>
      </w:r>
      <w:r w:rsidRPr="00F06BFB">
        <w:rPr>
          <w:lang w:eastAsia="es-ES"/>
        </w:rPr>
        <w:t>, asegurando una transición fluida y la estructuración eficiente de los datos. Este enfoque permitirá consolidar un flujo de trabajo robusto y alineado con los objetivos del proyecto, mejorando la precisión, la velocidad y la accesibilidad de la información procesada</w:t>
      </w:r>
    </w:p>
    <w:p w14:paraId="4D782087" w14:textId="01CBA352" w:rsidR="00B0758E" w:rsidRPr="00D10C8C" w:rsidRDefault="00B0758E" w:rsidP="00920E17">
      <w:pPr>
        <w:rPr>
          <w:rFonts w:ascii="Montserrat Light" w:eastAsiaTheme="majorEastAsia" w:hAnsi="Montserrat Light" w:cstheme="majorBidi"/>
          <w:b/>
          <w:color w:val="C00000"/>
          <w:sz w:val="24"/>
          <w:szCs w:val="26"/>
        </w:rPr>
      </w:pPr>
      <w:r w:rsidRPr="00D10C8C">
        <w:br w:type="page"/>
      </w:r>
    </w:p>
    <w:p w14:paraId="151B5258" w14:textId="2D399BF7" w:rsidR="00FB7ADB" w:rsidRPr="00D10C8C" w:rsidRDefault="00FB7ADB" w:rsidP="009D131B">
      <w:pPr>
        <w:pStyle w:val="Ttulo2"/>
      </w:pPr>
      <w:bookmarkStart w:id="70" w:name="_Toc193887365"/>
      <w:r w:rsidRPr="00D10C8C">
        <w:lastRenderedPageBreak/>
        <w:t>Categoría</w:t>
      </w:r>
      <w:r w:rsidR="009A513C" w:rsidRPr="00D10C8C">
        <w:t>s</w:t>
      </w:r>
      <w:r w:rsidRPr="00D10C8C">
        <w:t xml:space="preserve"> </w:t>
      </w:r>
      <w:r w:rsidR="009A513C" w:rsidRPr="00D10C8C">
        <w:t xml:space="preserve">Destino de </w:t>
      </w:r>
      <w:r w:rsidRPr="00D10C8C">
        <w:t>Notificaciones</w:t>
      </w:r>
      <w:bookmarkEnd w:id="67"/>
      <w:bookmarkEnd w:id="70"/>
    </w:p>
    <w:p w14:paraId="244FB262" w14:textId="77777777" w:rsidR="00F741A0" w:rsidRPr="00D10C8C" w:rsidRDefault="00F741A0" w:rsidP="008030D7">
      <w:pPr>
        <w:pStyle w:val="Titulo3"/>
      </w:pPr>
      <w:bookmarkStart w:id="71" w:name="_Toc193887366"/>
      <w:r w:rsidRPr="00D10C8C">
        <w:t>Estructura y Flexibilidad de las Categorías Documentales</w:t>
      </w:r>
      <w:bookmarkEnd w:id="71"/>
    </w:p>
    <w:p w14:paraId="47C6C8FA" w14:textId="573DD244" w:rsidR="00CF08EF" w:rsidRPr="00D10C8C" w:rsidRDefault="00F741A0" w:rsidP="00F741A0">
      <w:r w:rsidRPr="00D10C8C">
        <w:t>La</w:t>
      </w:r>
      <w:r w:rsidR="00996F60" w:rsidRPr="00D10C8C">
        <w:t>s</w:t>
      </w:r>
      <w:r w:rsidRPr="00D10C8C">
        <w:t xml:space="preserve"> categoría</w:t>
      </w:r>
      <w:r w:rsidR="00996F60" w:rsidRPr="00D10C8C">
        <w:t>s</w:t>
      </w:r>
      <w:r w:rsidRPr="00D10C8C">
        <w:t xml:space="preserve"> documental</w:t>
      </w:r>
      <w:r w:rsidR="00996F60" w:rsidRPr="00D10C8C">
        <w:t xml:space="preserve">es de destino de </w:t>
      </w:r>
      <w:r w:rsidR="00CF08EF" w:rsidRPr="00D10C8C">
        <w:t>notificaciones han</w:t>
      </w:r>
      <w:r w:rsidRPr="00D10C8C">
        <w:t xml:space="preserve"> sido diseñada</w:t>
      </w:r>
      <w:r w:rsidR="00652E61" w:rsidRPr="00D10C8C">
        <w:t>s</w:t>
      </w:r>
      <w:r w:rsidRPr="00D10C8C">
        <w:t xml:space="preserve"> co</w:t>
      </w:r>
      <w:r w:rsidR="00652E61" w:rsidRPr="00D10C8C">
        <w:t>n un formato</w:t>
      </w:r>
      <w:r w:rsidRPr="00D10C8C">
        <w:t xml:space="preserve"> estándar que cumple con los requisitos del servicio</w:t>
      </w:r>
      <w:r w:rsidR="00CF08EF" w:rsidRPr="00D10C8C">
        <w:t>.</w:t>
      </w:r>
    </w:p>
    <w:p w14:paraId="207B2B17" w14:textId="504668F3" w:rsidR="00F741A0" w:rsidRPr="00D10C8C" w:rsidRDefault="00F741A0" w:rsidP="00F741A0">
      <w:r w:rsidRPr="00D10C8C">
        <w:t xml:space="preserve">Esta estructura homogénea garantiza consistencia en los flujos de trabajo y facilita el traslado de datos desde la categoría </w:t>
      </w:r>
      <w:r w:rsidR="00CF08EF" w:rsidRPr="00D10C8C">
        <w:t>receptora inicialmente de la documentación</w:t>
      </w:r>
      <w:r w:rsidRPr="00D10C8C">
        <w:t xml:space="preserve">, Dispatching Room, hacia </w:t>
      </w:r>
      <w:r w:rsidR="00967714" w:rsidRPr="00D10C8C">
        <w:t>todas las</w:t>
      </w:r>
      <w:r w:rsidRPr="00D10C8C">
        <w:t xml:space="preserve"> categorías de destino.</w:t>
      </w:r>
    </w:p>
    <w:p w14:paraId="5A2E3EC9" w14:textId="77777777" w:rsidR="00F741A0" w:rsidRPr="00D10C8C" w:rsidRDefault="00F741A0" w:rsidP="00F741A0">
      <w:r w:rsidRPr="00D10C8C">
        <w:t>Inicialmente, todas las categorías de destino comparten la misma configuración de índices y flujos asociados, lo que permite una integración fluida y uniforme. Sin embargo, se reconoce que algunas categorías podrían requerir personalizaciones específicas en su estructura o proceso debido a necesidades operativas particulares. En tales casos, estas excepciones deberán ser documentadas y evaluadas detalladamente.</w:t>
      </w:r>
    </w:p>
    <w:p w14:paraId="122DF759" w14:textId="77777777" w:rsidR="00F741A0" w:rsidRPr="00D10C8C" w:rsidRDefault="00F741A0" w:rsidP="00967714">
      <w:pPr>
        <w:pStyle w:val="Listas"/>
      </w:pPr>
      <w:r w:rsidRPr="00D10C8C">
        <w:t>Cualquier modificación estructural o funcional será gestionada a través de un proceso que incluye:</w:t>
      </w:r>
    </w:p>
    <w:p w14:paraId="52F56201" w14:textId="77777777" w:rsidR="00F741A0" w:rsidRPr="00D10C8C" w:rsidRDefault="00F741A0" w:rsidP="00967714">
      <w:pPr>
        <w:pStyle w:val="Listas"/>
      </w:pPr>
      <w:r w:rsidRPr="00D10C8C">
        <w:t>Toma de requerimientos: Identificación clara de las necesidades específicas.</w:t>
      </w:r>
    </w:p>
    <w:p w14:paraId="2ABD9BDA" w14:textId="77777777" w:rsidR="00F741A0" w:rsidRPr="00D10C8C" w:rsidRDefault="00F741A0" w:rsidP="00967714">
      <w:pPr>
        <w:pStyle w:val="Listas"/>
      </w:pPr>
      <w:r w:rsidRPr="00D10C8C">
        <w:t>Evaluación de viabilidad: Análisis técnico para determinar la factibilidad de los cambios propuestos.</w:t>
      </w:r>
    </w:p>
    <w:p w14:paraId="4710CBB8" w14:textId="77777777" w:rsidR="00F741A0" w:rsidRPr="00D10C8C" w:rsidRDefault="00F741A0" w:rsidP="00967714">
      <w:pPr>
        <w:pStyle w:val="Listas"/>
      </w:pPr>
      <w:r w:rsidRPr="00D10C8C">
        <w:t>Cotización del esfuerzo: Estimación del tiempo y recursos necesarios para implementar las adaptaciones.</w:t>
      </w:r>
    </w:p>
    <w:p w14:paraId="059F8DEE" w14:textId="46085744" w:rsidR="00F741A0" w:rsidRPr="00D10C8C" w:rsidRDefault="00F741A0" w:rsidP="00F741A0">
      <w:r w:rsidRPr="00D10C8C">
        <w:t>De esta forma, se asegura que cualquier ajuste a</w:t>
      </w:r>
      <w:r w:rsidR="00967714" w:rsidRPr="00D10C8C">
        <w:t>l formato</w:t>
      </w:r>
      <w:r w:rsidRPr="00D10C8C">
        <w:t xml:space="preserve"> estándar sea justificado, viable y alineado con los objetivos del servicio. A continuación, se detalla la indexación definida como base para estas categorías:</w:t>
      </w:r>
    </w:p>
    <w:p w14:paraId="58DDD5C2" w14:textId="1BE07339" w:rsidR="00FB7ADB" w:rsidRPr="00D10C8C" w:rsidRDefault="00083DE7" w:rsidP="004F052D">
      <w:r w:rsidRPr="00D10C8C">
        <w:rPr>
          <w:noProof/>
        </w:rPr>
        <w:drawing>
          <wp:anchor distT="0" distB="0" distL="114300" distR="114300" simplePos="0" relativeHeight="251676672" behindDoc="0" locked="0" layoutInCell="1" allowOverlap="1" wp14:anchorId="604265C6" wp14:editId="65D652BD">
            <wp:simplePos x="0" y="0"/>
            <wp:positionH relativeFrom="column">
              <wp:posOffset>1905</wp:posOffset>
            </wp:positionH>
            <wp:positionV relativeFrom="paragraph">
              <wp:posOffset>344805</wp:posOffset>
            </wp:positionV>
            <wp:extent cx="3738880" cy="1955800"/>
            <wp:effectExtent l="19050" t="19050" r="13970" b="2540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38880" cy="19558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4F052D" w:rsidRPr="00D10C8C">
        <w:rPr>
          <w:noProof/>
        </w:rPr>
        <mc:AlternateContent>
          <mc:Choice Requires="wps">
            <w:drawing>
              <wp:anchor distT="0" distB="0" distL="114300" distR="114300" simplePos="0" relativeHeight="251671552" behindDoc="0" locked="0" layoutInCell="1" allowOverlap="1" wp14:anchorId="264E2FD1" wp14:editId="67F24BB2">
                <wp:simplePos x="0" y="0"/>
                <wp:positionH relativeFrom="margin">
                  <wp:posOffset>3828415</wp:posOffset>
                </wp:positionH>
                <wp:positionV relativeFrom="paragraph">
                  <wp:posOffset>91440</wp:posOffset>
                </wp:positionV>
                <wp:extent cx="1733550" cy="2767330"/>
                <wp:effectExtent l="0" t="0" r="0" b="0"/>
                <wp:wrapNone/>
                <wp:docPr id="1775695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0" cy="2767330"/>
                        </a:xfrm>
                        <a:prstGeom prst="rect">
                          <a:avLst/>
                        </a:prstGeom>
                        <a:solidFill>
                          <a:srgbClr val="FFFFCC"/>
                        </a:solidFill>
                        <a:ln w="6350">
                          <a:noFill/>
                        </a:ln>
                      </wps:spPr>
                      <wps:txbx>
                        <w:txbxContent>
                          <w:p w14:paraId="208D284A"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 la notificación oficial. Los campos empresa y cif proceden de la tabla maestra “Sociedades”</w:t>
                            </w:r>
                          </w:p>
                          <w:p w14:paraId="624F5DAC" w14:textId="77777777" w:rsidR="00FB7ADB" w:rsidRPr="00904ED8" w:rsidRDefault="00FB7ADB" w:rsidP="00FB7ADB">
                            <w:pPr>
                              <w:pStyle w:val="Prrafodelista"/>
                              <w:spacing w:line="240" w:lineRule="auto"/>
                              <w:ind w:left="284"/>
                              <w:jc w:val="left"/>
                              <w:rPr>
                                <w:rFonts w:ascii="Montserrat" w:hAnsi="Montserrat"/>
                                <w:sz w:val="12"/>
                                <w:szCs w:val="18"/>
                              </w:rPr>
                            </w:pPr>
                          </w:p>
                          <w:p w14:paraId="19C97191"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tipo de notificación. Los datos asociados proceden de la tabla maestra “Tipos de Notificación”</w:t>
                            </w:r>
                          </w:p>
                          <w:p w14:paraId="60169899" w14:textId="77777777" w:rsidR="00FB7ADB" w:rsidRPr="00904ED8" w:rsidRDefault="00FB7ADB" w:rsidP="00FB7ADB">
                            <w:pPr>
                              <w:pStyle w:val="Prrafodelista"/>
                              <w:spacing w:line="240" w:lineRule="auto"/>
                              <w:ind w:left="284"/>
                              <w:jc w:val="left"/>
                              <w:rPr>
                                <w:rFonts w:ascii="Montserrat" w:hAnsi="Montserrat"/>
                                <w:sz w:val="12"/>
                                <w:szCs w:val="18"/>
                              </w:rPr>
                            </w:pPr>
                          </w:p>
                          <w:p w14:paraId="5DE90603"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identificativos de la Zona destino de la notificación. Todos los datos proceden de la tabla maestra “Zonas de distribución” proporcionan información acerca del equipo encargado de su tramitación.</w:t>
                            </w:r>
                          </w:p>
                          <w:p w14:paraId="4F989886" w14:textId="77777777" w:rsidR="00FB7ADB" w:rsidRPr="00904ED8" w:rsidRDefault="00FB7ADB" w:rsidP="00FB7ADB">
                            <w:pPr>
                              <w:pStyle w:val="Prrafodelista"/>
                              <w:spacing w:line="240" w:lineRule="auto"/>
                              <w:ind w:left="284"/>
                              <w:jc w:val="left"/>
                              <w:rPr>
                                <w:rFonts w:ascii="Montserrat" w:hAnsi="Montserrat"/>
                                <w:sz w:val="12"/>
                                <w:szCs w:val="18"/>
                              </w:rPr>
                            </w:pPr>
                          </w:p>
                          <w:p w14:paraId="75EBBA19" w14:textId="77777777" w:rsidR="004334AA"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Registro de Trazabilidad de la notificación. Los datos de vencimiento, fechas máximas, etc. son calculados en función de las tablas maestras “Estados” y “Tipos de notificación”</w:t>
                            </w:r>
                          </w:p>
                          <w:p w14:paraId="6F4F3EED" w14:textId="77777777" w:rsidR="004334AA" w:rsidRPr="00904ED8" w:rsidRDefault="004334AA" w:rsidP="004334AA">
                            <w:pPr>
                              <w:pStyle w:val="Prrafodelista"/>
                              <w:rPr>
                                <w:rFonts w:ascii="Montserrat" w:hAnsi="Montserrat"/>
                                <w:sz w:val="12"/>
                                <w:szCs w:val="18"/>
                              </w:rPr>
                            </w:pPr>
                          </w:p>
                          <w:p w14:paraId="5420F0C7" w14:textId="0481782B" w:rsidR="004334AA" w:rsidRPr="00904ED8" w:rsidRDefault="004334AA"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Activo objeto de la notificación. Procedente de Maestro Activos</w:t>
                            </w:r>
                          </w:p>
                          <w:p w14:paraId="32D4201C" w14:textId="77777777" w:rsidR="00A05A65" w:rsidRPr="00904ED8" w:rsidRDefault="00A05A65" w:rsidP="004334AA">
                            <w:pPr>
                              <w:spacing w:line="240" w:lineRule="auto"/>
                              <w:jc w:val="left"/>
                              <w:rPr>
                                <w:sz w:val="12"/>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E2FD1" id="Cuadro de texto 2" o:spid="_x0000_s1039" type="#_x0000_t202" style="position:absolute;left:0;text-align:left;margin-left:301.45pt;margin-top:7.2pt;width:136.5pt;height:217.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" fillcolor="#ffc" stroked="f" strokeweight=".5pt">
                <v:textbox>
                  <w:txbxContent>
                    <w:p w14:paraId="208D284A"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 la notificación oficial. Los campos empresa y cif proceden de la tabla maestra “Sociedades”</w:t>
                      </w:r>
                    </w:p>
                    <w:p w14:paraId="624F5DAC" w14:textId="77777777" w:rsidR="00FB7ADB" w:rsidRPr="00904ED8" w:rsidRDefault="00FB7ADB" w:rsidP="00FB7ADB">
                      <w:pPr>
                        <w:pStyle w:val="Prrafodelista"/>
                        <w:spacing w:line="240" w:lineRule="auto"/>
                        <w:ind w:left="284"/>
                        <w:jc w:val="left"/>
                        <w:rPr>
                          <w:rFonts w:ascii="Montserrat" w:hAnsi="Montserrat"/>
                          <w:sz w:val="12"/>
                          <w:szCs w:val="18"/>
                        </w:rPr>
                      </w:pPr>
                    </w:p>
                    <w:p w14:paraId="19C97191"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tipo de notificación. Los datos asociados proceden de la tabla maestra “Tipos de Notificación”</w:t>
                      </w:r>
                    </w:p>
                    <w:p w14:paraId="60169899" w14:textId="77777777" w:rsidR="00FB7ADB" w:rsidRPr="00904ED8" w:rsidRDefault="00FB7ADB" w:rsidP="00FB7ADB">
                      <w:pPr>
                        <w:pStyle w:val="Prrafodelista"/>
                        <w:spacing w:line="240" w:lineRule="auto"/>
                        <w:ind w:left="284"/>
                        <w:jc w:val="left"/>
                        <w:rPr>
                          <w:rFonts w:ascii="Montserrat" w:hAnsi="Montserrat"/>
                          <w:sz w:val="12"/>
                          <w:szCs w:val="18"/>
                        </w:rPr>
                      </w:pPr>
                    </w:p>
                    <w:p w14:paraId="5DE90603"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identificativos de la Zona destino de la notificación. Todos los datos proceden de la tabla maestra “Zonas de distribución” proporcionan información acerca del equipo encargado de su tramitación.</w:t>
                      </w:r>
                    </w:p>
                    <w:p w14:paraId="4F989886" w14:textId="77777777" w:rsidR="00FB7ADB" w:rsidRPr="00904ED8" w:rsidRDefault="00FB7ADB" w:rsidP="00FB7ADB">
                      <w:pPr>
                        <w:pStyle w:val="Prrafodelista"/>
                        <w:spacing w:line="240" w:lineRule="auto"/>
                        <w:ind w:left="284"/>
                        <w:jc w:val="left"/>
                        <w:rPr>
                          <w:rFonts w:ascii="Montserrat" w:hAnsi="Montserrat"/>
                          <w:sz w:val="12"/>
                          <w:szCs w:val="18"/>
                        </w:rPr>
                      </w:pPr>
                    </w:p>
                    <w:p w14:paraId="75EBBA19" w14:textId="77777777" w:rsidR="004334AA"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Registro de Trazabilidad de la notificación. Los datos de vencimiento, fechas máximas, etc. son calculados en función de las tablas maestras “Estados” y “Tipos de notificación”</w:t>
                      </w:r>
                    </w:p>
                    <w:p w14:paraId="6F4F3EED" w14:textId="77777777" w:rsidR="004334AA" w:rsidRPr="00904ED8" w:rsidRDefault="004334AA" w:rsidP="004334AA">
                      <w:pPr>
                        <w:pStyle w:val="Prrafodelista"/>
                        <w:rPr>
                          <w:rFonts w:ascii="Montserrat" w:hAnsi="Montserrat"/>
                          <w:sz w:val="12"/>
                          <w:szCs w:val="18"/>
                        </w:rPr>
                      </w:pPr>
                    </w:p>
                    <w:p w14:paraId="5420F0C7" w14:textId="0481782B" w:rsidR="004334AA" w:rsidRPr="00904ED8" w:rsidRDefault="004334AA"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Activo objeto de la notificación. Procedente de Maestro Activos</w:t>
                      </w:r>
                    </w:p>
                    <w:p w14:paraId="32D4201C" w14:textId="77777777" w:rsidR="00A05A65" w:rsidRPr="00904ED8" w:rsidRDefault="00A05A65" w:rsidP="004334AA">
                      <w:pPr>
                        <w:spacing w:line="240" w:lineRule="auto"/>
                        <w:jc w:val="left"/>
                        <w:rPr>
                          <w:sz w:val="12"/>
                          <w:szCs w:val="18"/>
                        </w:rPr>
                      </w:pPr>
                    </w:p>
                  </w:txbxContent>
                </v:textbox>
                <w10:wrap anchorx="margin"/>
              </v:shape>
            </w:pict>
          </mc:Fallback>
        </mc:AlternateContent>
      </w:r>
    </w:p>
    <w:p w14:paraId="515E4D9D" w14:textId="554C2E07" w:rsidR="00FB7ADB" w:rsidRPr="00D10C8C" w:rsidRDefault="00FB7ADB" w:rsidP="004F052D">
      <w:pPr>
        <w:pStyle w:val="PiedeFoto"/>
        <w:jc w:val="left"/>
        <w:rPr>
          <w:rFonts w:asciiTheme="majorHAnsi" w:eastAsia="Arial" w:hAnsiTheme="majorHAnsi" w:cstheme="majorBidi"/>
          <w:b/>
          <w:bCs/>
        </w:rPr>
      </w:pPr>
      <w:bookmarkStart w:id="72" w:name="_Toc172591891"/>
      <w:bookmarkStart w:id="73" w:name="_Toc191457044"/>
      <w:bookmarkStart w:id="74" w:name="_Hlk141121355"/>
      <w:r w:rsidRPr="00D10C8C">
        <w:t>Zonas de distribución</w:t>
      </w:r>
      <w:bookmarkEnd w:id="72"/>
      <w:bookmarkEnd w:id="73"/>
    </w:p>
    <w:bookmarkEnd w:id="74"/>
    <w:p w14:paraId="29D46D95" w14:textId="77777777" w:rsidR="00FB7ADB" w:rsidRPr="00D10C8C" w:rsidRDefault="00FB7ADB" w:rsidP="00FB7ADB"/>
    <w:p w14:paraId="5262D3B7" w14:textId="77777777" w:rsidR="004F052D" w:rsidRPr="00D10C8C" w:rsidRDefault="004F052D" w:rsidP="00FB7ADB"/>
    <w:p w14:paraId="20AB31C8" w14:textId="77777777" w:rsidR="004F052D" w:rsidRPr="00D10C8C" w:rsidRDefault="004F052D" w:rsidP="00FB7ADB"/>
    <w:p w14:paraId="557CB608" w14:textId="01DB02D0" w:rsidR="00FB7ADB" w:rsidRPr="00D10C8C" w:rsidRDefault="00FB7ADB" w:rsidP="00FB7ADB">
      <w:r w:rsidRPr="00D10C8C">
        <w:t xml:space="preserve">Estas categorías son las receptoras de las notificaciones una vez catalogas y serán el repositorio definitivo de las mismas.  Sobre cada una de ellas actuará el equipo de tramitación asignado </w:t>
      </w:r>
      <w:r w:rsidR="00353110" w:rsidRPr="00D10C8C">
        <w:t>desde</w:t>
      </w:r>
      <w:r w:rsidRPr="00D10C8C">
        <w:t xml:space="preserve"> la tabla maestra “</w:t>
      </w:r>
      <w:r w:rsidR="00353110" w:rsidRPr="00D10C8C">
        <w:t>Equipos de Tramitación</w:t>
      </w:r>
      <w:r w:rsidRPr="00D10C8C">
        <w:t>”.</w:t>
      </w:r>
    </w:p>
    <w:p w14:paraId="2AA68B54" w14:textId="4727ADF9" w:rsidR="00B85763" w:rsidRPr="00D10C8C" w:rsidRDefault="00083DE7" w:rsidP="00FB7ADB">
      <w:r w:rsidRPr="00D10C8C">
        <w:t xml:space="preserve">El formato es </w:t>
      </w:r>
      <w:r w:rsidR="00B85763" w:rsidRPr="00D10C8C">
        <w:t xml:space="preserve">similar al de </w:t>
      </w:r>
      <w:r w:rsidR="0029539D">
        <w:t>l</w:t>
      </w:r>
      <w:r w:rsidR="00B85763" w:rsidRPr="00D10C8C">
        <w:t xml:space="preserve">a </w:t>
      </w:r>
      <w:r w:rsidR="003C3635" w:rsidRPr="00D10C8C">
        <w:t>categoría</w:t>
      </w:r>
      <w:r w:rsidR="00B85763" w:rsidRPr="00D10C8C">
        <w:t xml:space="preserve"> de origen Dispatching Room y comparte también las pestañas de </w:t>
      </w:r>
      <w:r w:rsidR="003C3635" w:rsidRPr="00D10C8C">
        <w:t>Historial</w:t>
      </w:r>
      <w:r w:rsidR="00B85763" w:rsidRPr="00D10C8C">
        <w:t xml:space="preserve"> y en </w:t>
      </w:r>
      <w:r w:rsidR="00EB4FC8">
        <w:t>próximas fases</w:t>
      </w:r>
      <w:r w:rsidR="00B85763" w:rsidRPr="00D10C8C">
        <w:t xml:space="preserve"> DOCAI, de forma que la información se traslade de un lugar a otro sin perdidas de datos.</w:t>
      </w:r>
    </w:p>
    <w:p w14:paraId="6086D7BB" w14:textId="47289565" w:rsidR="00B85763" w:rsidRPr="00D10C8C" w:rsidRDefault="00B85763" w:rsidP="00FB7ADB">
      <w:r w:rsidRPr="00D10C8C">
        <w:lastRenderedPageBreak/>
        <w:t>A diferencia de</w:t>
      </w:r>
      <w:r w:rsidR="00EC79C7" w:rsidRPr="00D10C8C">
        <w:t xml:space="preserve"> la anterior en estas categorías destino l</w:t>
      </w:r>
      <w:r w:rsidRPr="00D10C8C">
        <w:t xml:space="preserve">os usuarios </w:t>
      </w:r>
      <w:r w:rsidR="00EC79C7" w:rsidRPr="00D10C8C">
        <w:t xml:space="preserve">no pueden seleccionar un Equipo de tramitación diferente al asignado al que pertenecen. Ante errores de clasificación se podrán devolver a Dispatching Room </w:t>
      </w:r>
      <w:r w:rsidR="002A402A" w:rsidRPr="00D10C8C">
        <w:t>mediante el Flujo de trabajo asignado.</w:t>
      </w:r>
    </w:p>
    <w:p w14:paraId="2652D060" w14:textId="211EA222" w:rsidR="008030D7" w:rsidRPr="00D10C8C" w:rsidRDefault="008030D7" w:rsidP="00FB7ADB"/>
    <w:p w14:paraId="1B9501DD" w14:textId="220AA387" w:rsidR="008030D7" w:rsidRPr="00D10C8C" w:rsidRDefault="008030D7" w:rsidP="008030D7">
      <w:pPr>
        <w:pStyle w:val="Titulo3"/>
      </w:pPr>
      <w:bookmarkStart w:id="75" w:name="_Toc193887367"/>
      <w:r w:rsidRPr="00D10C8C">
        <w:t>Seguridad de las categorías documentales</w:t>
      </w:r>
      <w:bookmarkEnd w:id="75"/>
    </w:p>
    <w:p w14:paraId="105731CF" w14:textId="4BCEF409" w:rsidR="00302F49" w:rsidRPr="00D10C8C" w:rsidRDefault="00302F49" w:rsidP="00FB7ADB">
      <w:pPr>
        <w:rPr>
          <w:b/>
          <w:bCs/>
        </w:rPr>
      </w:pPr>
      <w:r w:rsidRPr="00D10C8C">
        <w:rPr>
          <w:b/>
          <w:bCs/>
        </w:rPr>
        <w:t>NOTA IMPORTANTE SOBRE SEGURIDAD</w:t>
      </w:r>
    </w:p>
    <w:p w14:paraId="2C6046FF" w14:textId="66D6D8A0" w:rsidR="00FB7ADB" w:rsidRPr="00D10C8C" w:rsidRDefault="00FB7ADB" w:rsidP="008030D7">
      <w:r w:rsidRPr="00D10C8C">
        <w:t xml:space="preserve">A efectos de seguridad se establecerán los permisos apropiados para cada </w:t>
      </w:r>
      <w:r w:rsidR="00353110" w:rsidRPr="00D10C8C">
        <w:t>categoría documental</w:t>
      </w:r>
      <w:r w:rsidRPr="00D10C8C">
        <w:t xml:space="preserve"> mediante la creación de grupos de seguridad con permisos claramente definidos y que estarán compuestos de los usuarios asignados a cada grupo. Con el objeto de realizar una administración lógica, ágil y sólida, no se asignarán permisos a usuarios sino a grupos y los usuarios serán introducidos en ellos.</w:t>
      </w:r>
    </w:p>
    <w:p w14:paraId="2DFD1EA4" w14:textId="17819FB4" w:rsidR="00302F49" w:rsidRPr="00D10C8C" w:rsidRDefault="00302F49" w:rsidP="008030D7">
      <w:r w:rsidRPr="00D10C8C">
        <w:t xml:space="preserve">De las sesiones de consultoría y análisis se ha derivado la necesidad de crear también grupos de seguridad que establezcan el </w:t>
      </w:r>
      <w:r w:rsidR="00A30E67" w:rsidRPr="00D10C8C">
        <w:t>filtrado</w:t>
      </w:r>
      <w:r w:rsidRPr="00D10C8C">
        <w:t xml:space="preserve"> de documentación en función de la Sociedad (CIF) </w:t>
      </w:r>
      <w:r w:rsidR="00841407" w:rsidRPr="00D10C8C">
        <w:t>a la que iban destinada</w:t>
      </w:r>
      <w:r w:rsidR="007916A1" w:rsidRPr="00D10C8C">
        <w:t xml:space="preserve"> </w:t>
      </w:r>
      <w:r w:rsidR="008030D7" w:rsidRPr="00D10C8C">
        <w:t xml:space="preserve">o del </w:t>
      </w:r>
      <w:r w:rsidR="00841407" w:rsidRPr="00D10C8C">
        <w:t xml:space="preserve">Equipo de tramitación al que </w:t>
      </w:r>
      <w:r w:rsidR="007916A1" w:rsidRPr="00D10C8C">
        <w:t>pertenezca</w:t>
      </w:r>
      <w:r w:rsidR="00841407" w:rsidRPr="00D10C8C">
        <w:t xml:space="preserve"> el usuario y que tenga </w:t>
      </w:r>
      <w:r w:rsidR="007916A1" w:rsidRPr="00D10C8C">
        <w:t>asignado</w:t>
      </w:r>
      <w:r w:rsidR="00841407" w:rsidRPr="00D10C8C">
        <w:t xml:space="preserve"> el documento </w:t>
      </w:r>
      <w:r w:rsidRPr="00D10C8C">
        <w:br/>
        <w:t>Esto implicara crear reglas de filtrado en la asignación de seguridad por áreas</w:t>
      </w:r>
      <w:r w:rsidR="00A30E67" w:rsidRPr="00D10C8C">
        <w:t>.</w:t>
      </w:r>
    </w:p>
    <w:p w14:paraId="108CD8F1" w14:textId="58D4975D" w:rsidR="007916A1" w:rsidRPr="00D10C8C" w:rsidRDefault="007916A1" w:rsidP="007916A1">
      <w:pPr>
        <w:pStyle w:val="PiedeFoto"/>
        <w:jc w:val="left"/>
        <w:rPr>
          <w:rFonts w:asciiTheme="majorHAnsi" w:eastAsia="Arial" w:hAnsiTheme="majorHAnsi" w:cstheme="majorBidi"/>
          <w:b/>
          <w:bCs/>
        </w:rPr>
      </w:pPr>
      <w:bookmarkStart w:id="76" w:name="_Toc191457045"/>
      <w:r w:rsidRPr="00D10C8C">
        <w:rPr>
          <w:noProof/>
        </w:rPr>
        <w:drawing>
          <wp:anchor distT="0" distB="0" distL="114300" distR="114300" simplePos="0" relativeHeight="251748352" behindDoc="0" locked="0" layoutInCell="1" allowOverlap="1" wp14:anchorId="1EF4FD15" wp14:editId="1CDAE165">
            <wp:simplePos x="0" y="0"/>
            <wp:positionH relativeFrom="column">
              <wp:posOffset>1905</wp:posOffset>
            </wp:positionH>
            <wp:positionV relativeFrom="paragraph">
              <wp:posOffset>74295</wp:posOffset>
            </wp:positionV>
            <wp:extent cx="5400040" cy="2376805"/>
            <wp:effectExtent l="0" t="0" r="0" b="4445"/>
            <wp:wrapTopAndBottom/>
            <wp:docPr id="162228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0992"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2376805"/>
                    </a:xfrm>
                    <a:prstGeom prst="rect">
                      <a:avLst/>
                    </a:prstGeom>
                  </pic:spPr>
                </pic:pic>
              </a:graphicData>
            </a:graphic>
          </wp:anchor>
        </w:drawing>
      </w:r>
      <w:r w:rsidRPr="00D10C8C">
        <w:t xml:space="preserve">Ejemplo de asignación de </w:t>
      </w:r>
      <w:r w:rsidR="000A4113" w:rsidRPr="00D10C8C">
        <w:t>Roles de usuario en función del Equipo</w:t>
      </w:r>
      <w:bookmarkEnd w:id="76"/>
    </w:p>
    <w:p w14:paraId="3344737A" w14:textId="1E0904A9" w:rsidR="007916A1" w:rsidRPr="00D10C8C" w:rsidRDefault="007916A1" w:rsidP="008030D7"/>
    <w:p w14:paraId="2C3E8E1E" w14:textId="77777777" w:rsidR="007916A1" w:rsidRPr="00D10C8C" w:rsidRDefault="007916A1" w:rsidP="008030D7"/>
    <w:p w14:paraId="0490624F" w14:textId="77777777" w:rsidR="00FB7ADB" w:rsidRPr="00D10C8C" w:rsidRDefault="00FB7ADB" w:rsidP="008030D7"/>
    <w:p w14:paraId="3218109F" w14:textId="77777777" w:rsidR="00FB7ADB" w:rsidRPr="00D10C8C" w:rsidRDefault="00FB7ADB" w:rsidP="00FB7ADB"/>
    <w:p w14:paraId="7D8FE078" w14:textId="2667827B" w:rsidR="00901719" w:rsidRPr="00D10C8C" w:rsidRDefault="00901719">
      <w:pPr>
        <w:spacing w:after="160" w:line="259" w:lineRule="auto"/>
        <w:jc w:val="left"/>
        <w:rPr>
          <w:rFonts w:ascii="Montserrat Light" w:eastAsiaTheme="majorEastAsia" w:hAnsi="Montserrat Light" w:cstheme="majorBidi"/>
          <w:b/>
          <w:color w:val="C00000"/>
          <w:sz w:val="24"/>
          <w:szCs w:val="26"/>
        </w:rPr>
      </w:pPr>
      <w:r w:rsidRPr="00D10C8C">
        <w:br w:type="page"/>
      </w:r>
    </w:p>
    <w:p w14:paraId="673D4D21" w14:textId="06301EFB" w:rsidR="001A7A5C" w:rsidRPr="00D10C8C" w:rsidRDefault="001A7A5C" w:rsidP="001A7A5C">
      <w:pPr>
        <w:pStyle w:val="Ttulo2"/>
      </w:pPr>
      <w:bookmarkStart w:id="77" w:name="_Toc193887368"/>
      <w:r w:rsidRPr="00D10C8C">
        <w:lastRenderedPageBreak/>
        <w:t>Consultas de categoría cruzada</w:t>
      </w:r>
      <w:bookmarkEnd w:id="77"/>
    </w:p>
    <w:p w14:paraId="1308F362" w14:textId="28C99F2A" w:rsidR="00D57207" w:rsidRPr="00D10C8C" w:rsidRDefault="001A7A5C" w:rsidP="00D92E05">
      <w:r w:rsidRPr="00D10C8C">
        <w:t xml:space="preserve">Con el objeto de disponer de un </w:t>
      </w:r>
      <w:r w:rsidR="009C2802" w:rsidRPr="00D10C8C">
        <w:t xml:space="preserve">formulario de búsqueda sencillo </w:t>
      </w:r>
      <w:r w:rsidR="005D182C" w:rsidRPr="00D10C8C">
        <w:t xml:space="preserve">y que permita obtener resultado en varias </w:t>
      </w:r>
      <w:r w:rsidR="002D2BE7" w:rsidRPr="00D10C8C">
        <w:t>áreas</w:t>
      </w:r>
      <w:r w:rsidR="00D57207" w:rsidRPr="00D10C8C">
        <w:t xml:space="preserve"> de forma </w:t>
      </w:r>
      <w:r w:rsidR="00EB4FC8" w:rsidRPr="00D10C8C">
        <w:t>simultánea</w:t>
      </w:r>
      <w:r w:rsidR="00D57207" w:rsidRPr="00D10C8C">
        <w:t xml:space="preserve"> se ha creado un formulario de </w:t>
      </w:r>
      <w:r w:rsidR="002D2BE7" w:rsidRPr="00D10C8C">
        <w:t>Categoría</w:t>
      </w:r>
      <w:r w:rsidR="00D57207" w:rsidRPr="00D10C8C">
        <w:t xml:space="preserve"> Cruzada simple que replica la búsqueda </w:t>
      </w:r>
      <w:r w:rsidR="002D2BE7" w:rsidRPr="00D10C8C">
        <w:t>establecida</w:t>
      </w:r>
      <w:r w:rsidR="00D57207" w:rsidRPr="00D10C8C">
        <w:t xml:space="preserve"> en todas aquellas categorías documentales </w:t>
      </w:r>
      <w:r w:rsidR="002D2BE7" w:rsidRPr="00D10C8C">
        <w:t>configuradas</w:t>
      </w:r>
      <w:r w:rsidR="00D57207" w:rsidRPr="00D10C8C">
        <w:t>.</w:t>
      </w:r>
    </w:p>
    <w:p w14:paraId="2277A304" w14:textId="325BB9AA" w:rsidR="000A6F55" w:rsidRPr="00D10C8C" w:rsidRDefault="000F6116" w:rsidP="000A6F55">
      <w:pPr>
        <w:rPr>
          <w:shd w:val="clear" w:color="auto" w:fill="FFFFFF"/>
        </w:rPr>
      </w:pPr>
      <w:r w:rsidRPr="00D10C8C">
        <w:rPr>
          <w:shd w:val="clear" w:color="auto" w:fill="FFFFFF"/>
        </w:rPr>
        <w:t xml:space="preserve">La información necesaria para </w:t>
      </w:r>
      <w:r w:rsidR="000A6F55" w:rsidRPr="00D10C8C">
        <w:rPr>
          <w:shd w:val="clear" w:color="auto" w:fill="FFFFFF"/>
        </w:rPr>
        <w:t>configurar una consulta de categoría cruzada se encuentra en este enlace:</w:t>
      </w:r>
    </w:p>
    <w:p w14:paraId="7C2B7F85" w14:textId="69B51493" w:rsidR="00F672C2" w:rsidRDefault="00000000" w:rsidP="00D92E05">
      <w:hyperlink r:id="rId30" w:history="1">
        <w:r w:rsidR="00F672C2" w:rsidRPr="00C355C7">
          <w:rPr>
            <w:rStyle w:val="Hipervnculo"/>
          </w:rPr>
          <w:t>https://therefore.net/help/2024/es-es/nav_t_crosscategorysearching.html</w:t>
        </w:r>
      </w:hyperlink>
    </w:p>
    <w:p w14:paraId="682A0768" w14:textId="56CD3C79" w:rsidR="0079068E" w:rsidRPr="00D10C8C" w:rsidRDefault="00775298" w:rsidP="00D92E05">
      <w:r w:rsidRPr="00D10C8C">
        <w:rPr>
          <w:noProof/>
        </w:rPr>
        <w:drawing>
          <wp:anchor distT="0" distB="0" distL="114300" distR="114300" simplePos="0" relativeHeight="251716608" behindDoc="0" locked="0" layoutInCell="1" allowOverlap="1" wp14:anchorId="7E8C6F2B" wp14:editId="77E203C9">
            <wp:simplePos x="0" y="0"/>
            <wp:positionH relativeFrom="column">
              <wp:posOffset>-195</wp:posOffset>
            </wp:positionH>
            <wp:positionV relativeFrom="paragraph">
              <wp:posOffset>650240</wp:posOffset>
            </wp:positionV>
            <wp:extent cx="4269740" cy="2726690"/>
            <wp:effectExtent l="19050" t="19050" r="16510" b="16510"/>
            <wp:wrapTopAndBottom/>
            <wp:docPr id="180959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7856"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4269740" cy="27266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4497C" w:rsidRPr="00D10C8C">
        <w:t xml:space="preserve">Mediante este método </w:t>
      </w:r>
      <w:r w:rsidR="00D57207" w:rsidRPr="00D10C8C">
        <w:t xml:space="preserve">se ha creado </w:t>
      </w:r>
      <w:r w:rsidR="0014497C" w:rsidRPr="00D10C8C">
        <w:t xml:space="preserve">ya </w:t>
      </w:r>
      <w:r w:rsidR="00D57207" w:rsidRPr="00D10C8C">
        <w:t>una consulta global para toda el área de notificaciones denominada</w:t>
      </w:r>
      <w:r w:rsidR="002D2BE7" w:rsidRPr="00D10C8C">
        <w:t xml:space="preserve"> “Búsqueda Global Notificaciones” previamente configurada para la búsqueda en todas l</w:t>
      </w:r>
      <w:r w:rsidR="008505B1" w:rsidRPr="00D10C8C">
        <w:t>a</w:t>
      </w:r>
      <w:r w:rsidR="002D2BE7" w:rsidRPr="00D10C8C">
        <w:t>s categorías disponibles</w:t>
      </w:r>
      <w:r w:rsidR="008505B1" w:rsidRPr="00D10C8C">
        <w:t xml:space="preserve"> desde un formulario simple</w:t>
      </w:r>
    </w:p>
    <w:p w14:paraId="40A5B78B" w14:textId="16B7E07A" w:rsidR="00D92E05" w:rsidRPr="00D10C8C" w:rsidRDefault="00D92E05" w:rsidP="00D92E05">
      <w:pPr>
        <w:pStyle w:val="PiedeFoto"/>
        <w:jc w:val="left"/>
        <w:rPr>
          <w:rFonts w:asciiTheme="majorHAnsi" w:eastAsia="Arial" w:hAnsiTheme="majorHAnsi" w:cstheme="majorBidi"/>
          <w:b/>
          <w:bCs/>
        </w:rPr>
      </w:pPr>
      <w:bookmarkStart w:id="78" w:name="_Toc191457046"/>
      <w:r w:rsidRPr="00D10C8C">
        <w:t xml:space="preserve">Consulta de Categoría cruzada - </w:t>
      </w:r>
      <w:r w:rsidR="00BA4E55" w:rsidRPr="00D10C8C">
        <w:t>búsqueda</w:t>
      </w:r>
      <w:bookmarkEnd w:id="78"/>
    </w:p>
    <w:p w14:paraId="4755E4CE" w14:textId="146A74B6" w:rsidR="00775298" w:rsidRPr="00D10C8C" w:rsidRDefault="001A7A5C" w:rsidP="001A7A5C">
      <w:r w:rsidRPr="00D10C8C">
        <w:t xml:space="preserve"> </w:t>
      </w:r>
    </w:p>
    <w:p w14:paraId="5C9B4CDF" w14:textId="71EA6D69" w:rsidR="00251B0D" w:rsidRPr="00D10C8C" w:rsidRDefault="00836954" w:rsidP="001A7A5C">
      <w:r w:rsidRPr="00D65E18">
        <w:rPr>
          <w:noProof/>
          <w:highlight w:val="yellow"/>
        </w:rPr>
        <w:drawing>
          <wp:anchor distT="0" distB="0" distL="114300" distR="114300" simplePos="0" relativeHeight="251722752" behindDoc="0" locked="0" layoutInCell="1" allowOverlap="1" wp14:anchorId="21354D25" wp14:editId="293388DC">
            <wp:simplePos x="0" y="0"/>
            <wp:positionH relativeFrom="column">
              <wp:posOffset>-2540</wp:posOffset>
            </wp:positionH>
            <wp:positionV relativeFrom="paragraph">
              <wp:posOffset>359410</wp:posOffset>
            </wp:positionV>
            <wp:extent cx="5400040" cy="2045970"/>
            <wp:effectExtent l="0" t="0" r="0" b="0"/>
            <wp:wrapTopAndBottom/>
            <wp:docPr id="110221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2451" name="Imagen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045970"/>
                    </a:xfrm>
                    <a:prstGeom prst="rect">
                      <a:avLst/>
                    </a:prstGeom>
                  </pic:spPr>
                </pic:pic>
              </a:graphicData>
            </a:graphic>
            <wp14:sizeRelV relativeFrom="margin">
              <wp14:pctHeight>0</wp14:pctHeight>
            </wp14:sizeRelV>
          </wp:anchor>
        </w:drawing>
      </w:r>
      <w:r w:rsidR="00775298" w:rsidRPr="00D10C8C">
        <w:t>Presentando los resultados de la búsqueda agrupados por Zona-</w:t>
      </w:r>
      <w:r w:rsidR="00D92E05" w:rsidRPr="00D10C8C">
        <w:t>Categoría</w:t>
      </w:r>
    </w:p>
    <w:p w14:paraId="0E1C3B1F" w14:textId="2B972AB4" w:rsidR="001A7A5C" w:rsidRPr="00D10C8C" w:rsidRDefault="00775298" w:rsidP="00E509DB">
      <w:pPr>
        <w:pStyle w:val="PiedeFoto"/>
        <w:jc w:val="left"/>
      </w:pPr>
      <w:r w:rsidRPr="00D10C8C">
        <w:t xml:space="preserve"> </w:t>
      </w:r>
      <w:bookmarkStart w:id="79" w:name="_Toc191457047"/>
      <w:r w:rsidR="00D92E05" w:rsidRPr="00D10C8C">
        <w:t>Consulta de categoría cruzada - Resultados</w:t>
      </w:r>
      <w:bookmarkEnd w:id="79"/>
      <w:r w:rsidR="001A7A5C" w:rsidRPr="00D10C8C">
        <w:br w:type="page"/>
      </w:r>
    </w:p>
    <w:p w14:paraId="37076623" w14:textId="2F101D72" w:rsidR="006247E2" w:rsidRPr="00D10C8C" w:rsidRDefault="006247E2" w:rsidP="006F7844">
      <w:pPr>
        <w:pStyle w:val="Ttulo1"/>
      </w:pPr>
      <w:bookmarkStart w:id="80" w:name="_Toc193887369"/>
      <w:r w:rsidRPr="00D10C8C">
        <w:lastRenderedPageBreak/>
        <w:t>Flujos de trabajo</w:t>
      </w:r>
      <w:bookmarkEnd w:id="80"/>
    </w:p>
    <w:p w14:paraId="31E62FB2" w14:textId="77777777" w:rsidR="006247E2" w:rsidRPr="00D10C8C" w:rsidRDefault="006247E2" w:rsidP="006247E2">
      <w:r w:rsidRPr="00D10C8C">
        <w:t>Asociados a la estructura documental o repositorio tanto de las categorías de operación como de las tablas maestras existen una serie de Flujos de Trabajo automatizados que garantizan tanto una definición exacta de los procesos como un control exhaustivo sobre las tareas y la trazabilidad de las notificaciones.</w:t>
      </w:r>
    </w:p>
    <w:p w14:paraId="66C0977A" w14:textId="0B34C406" w:rsidR="00903BC8" w:rsidRPr="00D10C8C" w:rsidRDefault="006247E2" w:rsidP="006247E2">
      <w:r w:rsidRPr="00D10C8C">
        <w:t>Algunos de estos flujos de trabajo incorporan tareas manuales asignadas a usuarios específicos con unos parámetros de seguimiento y caducidad controlados mientras que otros son absolutamente automáticos y tienen como objetivo el control de los datos y la coherencia de la solución aportada.</w:t>
      </w:r>
    </w:p>
    <w:p w14:paraId="4DAF02EF" w14:textId="66A8D96D" w:rsidR="00BA5BBC" w:rsidRPr="00D10C8C" w:rsidRDefault="0032119D" w:rsidP="006247E2">
      <w:r w:rsidRPr="00D10C8C">
        <w:t xml:space="preserve">Una </w:t>
      </w:r>
      <w:r w:rsidR="00BA5BBC" w:rsidRPr="00D10C8C">
        <w:t>categoría</w:t>
      </w:r>
      <w:r w:rsidRPr="00D10C8C">
        <w:t xml:space="preserve"> documental de Therefore™ puede tener varios flujos de trabajo asociados, cuyos </w:t>
      </w:r>
      <w:r w:rsidR="007B5682" w:rsidRPr="00D10C8C">
        <w:t>disparadores pueden ser:</w:t>
      </w:r>
    </w:p>
    <w:p w14:paraId="736D9009" w14:textId="29DE480B" w:rsidR="0032119D" w:rsidRPr="00D10C8C" w:rsidRDefault="00BA5BBC" w:rsidP="00BA5BBC">
      <w:pPr>
        <w:pStyle w:val="Listas"/>
      </w:pPr>
      <w:r w:rsidRPr="00D10C8C">
        <w:t>Automáticos</w:t>
      </w:r>
      <w:r w:rsidR="007B5682" w:rsidRPr="00D10C8C">
        <w:t xml:space="preserve"> por creación de un nuevo documento o modificación </w:t>
      </w:r>
      <w:r w:rsidR="00F23476" w:rsidRPr="00D10C8C">
        <w:t>de este.</w:t>
      </w:r>
    </w:p>
    <w:p w14:paraId="66C9B245" w14:textId="0F4CA999" w:rsidR="007B5682" w:rsidRPr="00D10C8C" w:rsidRDefault="00BA5BBC" w:rsidP="00BA5BBC">
      <w:pPr>
        <w:pStyle w:val="Listas"/>
      </w:pPr>
      <w:r w:rsidRPr="00D10C8C">
        <w:t>Automáticos</w:t>
      </w:r>
      <w:r w:rsidR="007B5682" w:rsidRPr="00D10C8C">
        <w:t xml:space="preserve"> por llamada desde otro flujo de trabajo</w:t>
      </w:r>
      <w:r w:rsidR="00757D1A" w:rsidRPr="00D10C8C">
        <w:t xml:space="preserve"> o</w:t>
      </w:r>
      <w:r w:rsidR="007B5682" w:rsidRPr="00D10C8C">
        <w:t xml:space="preserve"> desarrollo especifico</w:t>
      </w:r>
      <w:r w:rsidRPr="00D10C8C">
        <w:t>.</w:t>
      </w:r>
    </w:p>
    <w:p w14:paraId="5F01AA88" w14:textId="0B131D4A" w:rsidR="00BA5BBC" w:rsidRPr="00D10C8C" w:rsidRDefault="00BA5BBC" w:rsidP="00BA5BBC">
      <w:pPr>
        <w:pStyle w:val="Listas"/>
      </w:pPr>
      <w:r w:rsidRPr="00D10C8C">
        <w:t>Lanzados de forma manual por el usuario para la ejecución de un proceso definido</w:t>
      </w:r>
      <w:r w:rsidR="00757D1A" w:rsidRPr="00D10C8C">
        <w:t>.</w:t>
      </w:r>
    </w:p>
    <w:p w14:paraId="6B760B75" w14:textId="77777777" w:rsidR="00BA5BBC" w:rsidRPr="00D10C8C" w:rsidRDefault="00BA5BBC">
      <w:pPr>
        <w:spacing w:after="160" w:line="259" w:lineRule="auto"/>
        <w:jc w:val="left"/>
      </w:pPr>
    </w:p>
    <w:p w14:paraId="34F2C278" w14:textId="77777777" w:rsidR="00BA5BBC" w:rsidRPr="00D10C8C" w:rsidRDefault="00BA5BBC">
      <w:pPr>
        <w:spacing w:after="160" w:line="259" w:lineRule="auto"/>
        <w:jc w:val="left"/>
      </w:pPr>
    </w:p>
    <w:p w14:paraId="33D2DAAB" w14:textId="77777777" w:rsidR="00B15E78" w:rsidRPr="00D10C8C" w:rsidRDefault="00BA5BBC">
      <w:pPr>
        <w:spacing w:after="160" w:line="259" w:lineRule="auto"/>
        <w:jc w:val="left"/>
      </w:pPr>
      <w:r w:rsidRPr="00D10C8C">
        <w:t xml:space="preserve">A </w:t>
      </w:r>
      <w:r w:rsidR="00B15E78" w:rsidRPr="00D10C8C">
        <w:t>continuación,</w:t>
      </w:r>
      <w:r w:rsidRPr="00D10C8C">
        <w:t xml:space="preserve"> se describen los principales flujos de trabajo configurados en la aplicación</w:t>
      </w:r>
      <w:r w:rsidR="00B15E78" w:rsidRPr="00D10C8C">
        <w:t>.</w:t>
      </w:r>
    </w:p>
    <w:p w14:paraId="2E30DE98" w14:textId="77777777" w:rsidR="00B15E78" w:rsidRPr="00D10C8C" w:rsidRDefault="00B15E78">
      <w:pPr>
        <w:spacing w:after="160" w:line="259" w:lineRule="auto"/>
        <w:jc w:val="left"/>
      </w:pPr>
    </w:p>
    <w:p w14:paraId="274F970A" w14:textId="5FC5B53D" w:rsidR="00B15E78" w:rsidRPr="00D10C8C" w:rsidRDefault="000A5B1C" w:rsidP="000A5B1C">
      <w:pPr>
        <w:pStyle w:val="Listas"/>
        <w:rPr>
          <w:b/>
          <w:bCs/>
        </w:rPr>
      </w:pPr>
      <w:r w:rsidRPr="00D10C8C">
        <w:rPr>
          <w:b/>
          <w:bCs/>
        </w:rPr>
        <w:t>Asignación</w:t>
      </w:r>
      <w:r w:rsidR="00B15E78" w:rsidRPr="00D10C8C">
        <w:rPr>
          <w:b/>
          <w:bCs/>
        </w:rPr>
        <w:t xml:space="preserve"> de responsables y equipos de tramitación</w:t>
      </w:r>
    </w:p>
    <w:p w14:paraId="28E3051E" w14:textId="77777777" w:rsidR="00B15E78" w:rsidRPr="00D10C8C" w:rsidRDefault="00B15E78" w:rsidP="000A5B1C">
      <w:pPr>
        <w:pStyle w:val="Listas"/>
        <w:rPr>
          <w:b/>
          <w:bCs/>
        </w:rPr>
      </w:pPr>
      <w:r w:rsidRPr="00D10C8C">
        <w:rPr>
          <w:b/>
          <w:bCs/>
        </w:rPr>
        <w:t>WF de reparto y Dispatching Room</w:t>
      </w:r>
    </w:p>
    <w:p w14:paraId="7595760B" w14:textId="2955EE98" w:rsidR="00BA5BBC" w:rsidRPr="00D10C8C" w:rsidRDefault="00B15E78" w:rsidP="000A5B1C">
      <w:pPr>
        <w:pStyle w:val="Listas"/>
      </w:pPr>
      <w:r w:rsidRPr="00D10C8C">
        <w:rPr>
          <w:b/>
          <w:bCs/>
        </w:rPr>
        <w:t>Proceso de tramitación de las notificaciones</w:t>
      </w:r>
      <w:r w:rsidRPr="00D10C8C">
        <w:t xml:space="preserve"> en las Zonas-</w:t>
      </w:r>
      <w:r w:rsidR="000A5B1C" w:rsidRPr="00D10C8C">
        <w:t>Categorías</w:t>
      </w:r>
      <w:r w:rsidRPr="00D10C8C">
        <w:t xml:space="preserve"> destino. Diseñado </w:t>
      </w:r>
      <w:r w:rsidR="001A410E" w:rsidRPr="00D10C8C">
        <w:t>idéntico para todas l</w:t>
      </w:r>
      <w:r w:rsidR="000A5B1C" w:rsidRPr="00D10C8C">
        <w:t>as</w:t>
      </w:r>
      <w:r w:rsidR="001A410E" w:rsidRPr="00D10C8C">
        <w:t xml:space="preserve"> zonas de reparto. Los posibles </w:t>
      </w:r>
      <w:r w:rsidR="000A5B1C" w:rsidRPr="00D10C8C">
        <w:t>cambios</w:t>
      </w:r>
      <w:r w:rsidR="001A410E" w:rsidRPr="00D10C8C">
        <w:t xml:space="preserve"> sobre este proceso que puedan ser necesarios para cada </w:t>
      </w:r>
      <w:r w:rsidR="000A5B1C" w:rsidRPr="00D10C8C">
        <w:t>zona</w:t>
      </w:r>
      <w:r w:rsidR="001A410E" w:rsidRPr="00D10C8C">
        <w:t xml:space="preserve"> </w:t>
      </w:r>
      <w:r w:rsidR="000A5B1C" w:rsidRPr="00D10C8C">
        <w:t>deberán</w:t>
      </w:r>
      <w:r w:rsidR="001A410E" w:rsidRPr="00D10C8C">
        <w:t xml:space="preserve"> ser estudiados y valorados </w:t>
      </w:r>
      <w:r w:rsidR="000A5B1C" w:rsidRPr="00D10C8C">
        <w:t>antes de su realización y puesta en producción</w:t>
      </w:r>
      <w:r w:rsidR="00903BC8" w:rsidRPr="00D10C8C">
        <w:br w:type="page"/>
      </w:r>
    </w:p>
    <w:p w14:paraId="23CEFAA1" w14:textId="77777777" w:rsidR="00903BC8" w:rsidRPr="00D10C8C" w:rsidRDefault="00903BC8" w:rsidP="00903BC8">
      <w:pPr>
        <w:pStyle w:val="Ttulo2"/>
      </w:pPr>
      <w:bookmarkStart w:id="81" w:name="_Toc172828528"/>
      <w:bookmarkStart w:id="82" w:name="_Toc193887370"/>
      <w:r w:rsidRPr="00D10C8C">
        <w:lastRenderedPageBreak/>
        <w:t>WF Asignación equipo de tramitación</w:t>
      </w:r>
      <w:bookmarkEnd w:id="81"/>
      <w:bookmarkEnd w:id="82"/>
    </w:p>
    <w:p w14:paraId="5671BFD0" w14:textId="481C0F07" w:rsidR="00903BC8" w:rsidRPr="00D10C8C" w:rsidRDefault="00903BC8" w:rsidP="00903BC8">
      <w:r w:rsidRPr="00D10C8C">
        <w:t>Este flujo de trabajo se encuentra asociado a la Tabla Maestra (categoría) “Zonas de Distribución” y se ejecuta automáticamente tanto con la creación de una nueva Zona de distribución como con cada modificación que se haga sobe un registro.</w:t>
      </w:r>
    </w:p>
    <w:p w14:paraId="64D879C8" w14:textId="1A9DAB6A" w:rsidR="00903BC8" w:rsidRPr="00D10C8C" w:rsidRDefault="00903BC8" w:rsidP="00903BC8">
      <w:r w:rsidRPr="00D10C8C">
        <w:rPr>
          <w:noProof/>
        </w:rPr>
        <w:drawing>
          <wp:anchor distT="0" distB="0" distL="114300" distR="114300" simplePos="0" relativeHeight="251681792" behindDoc="0" locked="0" layoutInCell="1" allowOverlap="1" wp14:anchorId="71262964" wp14:editId="4F317B87">
            <wp:simplePos x="0" y="0"/>
            <wp:positionH relativeFrom="column">
              <wp:posOffset>963295</wp:posOffset>
            </wp:positionH>
            <wp:positionV relativeFrom="paragraph">
              <wp:posOffset>996315</wp:posOffset>
            </wp:positionV>
            <wp:extent cx="3344545" cy="648335"/>
            <wp:effectExtent l="19050" t="19050" r="27305" b="18415"/>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3">
                      <a:extLst>
                        <a:ext uri="{28A0092B-C50C-407E-A947-70E740481C1C}">
                          <a14:useLocalDpi xmlns:a14="http://schemas.microsoft.com/office/drawing/2010/main" val="0"/>
                        </a:ext>
                      </a:extLst>
                    </a:blip>
                    <a:stretch>
                      <a:fillRect/>
                    </a:stretch>
                  </pic:blipFill>
                  <pic:spPr>
                    <a:xfrm>
                      <a:off x="0" y="0"/>
                      <a:ext cx="3344545" cy="648335"/>
                    </a:xfrm>
                    <a:prstGeom prst="rect">
                      <a:avLst/>
                    </a:prstGeom>
                    <a:noFill/>
                    <a:ln w="3175">
                      <a:solidFill>
                        <a:schemeClr val="tx1"/>
                      </a:solidFill>
                    </a:ln>
                  </pic:spPr>
                </pic:pic>
              </a:graphicData>
            </a:graphic>
            <wp14:sizeRelV relativeFrom="margin">
              <wp14:pctHeight>0</wp14:pctHeight>
            </wp14:sizeRelV>
          </wp:anchor>
        </w:drawing>
      </w:r>
      <w:r w:rsidRPr="00D10C8C">
        <w:t>El propósito de este flujo de trabajo es combinar los campos de tabla que indican el equipo de tramitación en un solo campo de texto que contenga las direcciones de correo electrónico separadas por ";". De esta manera, facilitaremos su traslado entre categorías y lo utilizaremos como el campo índice para asignar tareas en el flujo de trabajo (WF).</w:t>
      </w:r>
    </w:p>
    <w:p w14:paraId="5FC4EB16" w14:textId="2758F437" w:rsidR="00903BC8" w:rsidRPr="00D10C8C" w:rsidRDefault="00903BC8" w:rsidP="00903BC8">
      <w:pPr>
        <w:spacing w:after="0"/>
        <w:jc w:val="center"/>
      </w:pPr>
    </w:p>
    <w:p w14:paraId="207B8762" w14:textId="77777777" w:rsidR="00903BC8" w:rsidRPr="00D10C8C" w:rsidRDefault="00903BC8" w:rsidP="00903BC8">
      <w:pPr>
        <w:pStyle w:val="PiedeFoto"/>
      </w:pPr>
      <w:bookmarkStart w:id="83" w:name="_Toc172591892"/>
      <w:bookmarkStart w:id="84" w:name="_Toc191457048"/>
      <w:r w:rsidRPr="00D10C8C">
        <w:t>WF – Asignación equipo de tramitación</w:t>
      </w:r>
      <w:bookmarkEnd w:id="83"/>
      <w:bookmarkEnd w:id="84"/>
    </w:p>
    <w:p w14:paraId="3E056CA7" w14:textId="77777777" w:rsidR="00903BC8" w:rsidRPr="00D10C8C" w:rsidRDefault="00903BC8" w:rsidP="00903BC8"/>
    <w:p w14:paraId="538AB453" w14:textId="77777777" w:rsidR="006247E2" w:rsidRPr="00D10C8C" w:rsidRDefault="006247E2" w:rsidP="006247E2"/>
    <w:p w14:paraId="7174124C" w14:textId="007F36FB" w:rsidR="006247E2" w:rsidRPr="00D10C8C" w:rsidRDefault="006247E2" w:rsidP="00DD1570">
      <w:pPr>
        <w:pStyle w:val="Ttulo2"/>
      </w:pPr>
      <w:bookmarkStart w:id="85" w:name="_Toc193887371"/>
      <w:r w:rsidRPr="00D10C8C">
        <w:t>WF Notificaciones (</w:t>
      </w:r>
      <w:r w:rsidR="00B36A10" w:rsidRPr="00D10C8C">
        <w:t>DISPATCHING</w:t>
      </w:r>
      <w:r w:rsidRPr="00D10C8C">
        <w:t xml:space="preserve"> ROOM)</w:t>
      </w:r>
      <w:bookmarkEnd w:id="85"/>
    </w:p>
    <w:p w14:paraId="0CEEE293" w14:textId="0A521A7F" w:rsidR="006247E2" w:rsidRPr="00D10C8C" w:rsidRDefault="006247E2" w:rsidP="006247E2">
      <w:pPr>
        <w:spacing w:after="0"/>
      </w:pPr>
      <w:r w:rsidRPr="00D10C8C">
        <w:t>Este flujo de trabajo está vinculado a la categoría "Notificaciones (</w:t>
      </w:r>
      <w:r w:rsidR="00B36A10" w:rsidRPr="00D10C8C">
        <w:t>DISPATCHING</w:t>
      </w:r>
      <w:r w:rsidRPr="00D10C8C">
        <w:t xml:space="preserve"> ROOM)" y se activa automáticamente con la creación de cada nuevo registro.</w:t>
      </w:r>
    </w:p>
    <w:p w14:paraId="4376E9B5" w14:textId="4DE6A242" w:rsidR="006247E2" w:rsidRPr="00D10C8C" w:rsidRDefault="006247E2" w:rsidP="006247E2">
      <w:pPr>
        <w:spacing w:after="0"/>
      </w:pPr>
    </w:p>
    <w:p w14:paraId="43F0A975" w14:textId="062C464D" w:rsidR="006247E2" w:rsidRPr="00D10C8C" w:rsidRDefault="006247E2" w:rsidP="006247E2">
      <w:pPr>
        <w:spacing w:after="0"/>
      </w:pPr>
      <w:r w:rsidRPr="00D10C8C">
        <w:t>Su objetivo principal es coordinar las acciones de clasificación y distribución hacia la zona definitiva de tramitación. Para lograr una eficiente y precisa clasificación, se ha simplificado al máximo, de modo que la intervención manual de los operadores sea la mínima indispensable. El enfoque se centra en asegurar que la clasificación se realice correctamente con la menor cantidad de acciones manuales posibles.</w:t>
      </w:r>
    </w:p>
    <w:p w14:paraId="02A1CC24" w14:textId="6B91BAE2" w:rsidR="006247E2" w:rsidRPr="00D10C8C" w:rsidRDefault="00E72C3B" w:rsidP="006247E2">
      <w:pPr>
        <w:spacing w:after="0"/>
      </w:pPr>
      <w:r w:rsidRPr="00D10C8C">
        <w:rPr>
          <w:noProof/>
        </w:rPr>
        <w:drawing>
          <wp:anchor distT="0" distB="0" distL="114300" distR="114300" simplePos="0" relativeHeight="251586560" behindDoc="0" locked="0" layoutInCell="1" allowOverlap="1" wp14:anchorId="6591FF73" wp14:editId="18D95D20">
            <wp:simplePos x="0" y="0"/>
            <wp:positionH relativeFrom="column">
              <wp:posOffset>24130</wp:posOffset>
            </wp:positionH>
            <wp:positionV relativeFrom="paragraph">
              <wp:posOffset>236855</wp:posOffset>
            </wp:positionV>
            <wp:extent cx="5488305" cy="1044575"/>
            <wp:effectExtent l="19050" t="19050" r="17145" b="2222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8305" cy="10445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5B4881F9" w14:textId="4B5607C7" w:rsidR="006247E2" w:rsidRPr="00D10C8C" w:rsidRDefault="006247E2" w:rsidP="006247E2">
      <w:pPr>
        <w:pStyle w:val="PiedeFoto"/>
      </w:pPr>
      <w:bookmarkStart w:id="86" w:name="_Toc191457049"/>
      <w:r w:rsidRPr="00D10C8C">
        <w:t>WF – Notificaciones (</w:t>
      </w:r>
      <w:r w:rsidR="00B36A10" w:rsidRPr="00D10C8C">
        <w:t>DISPATCHING</w:t>
      </w:r>
      <w:r w:rsidRPr="00D10C8C">
        <w:t xml:space="preserve"> ROOM)</w:t>
      </w:r>
      <w:bookmarkEnd w:id="86"/>
    </w:p>
    <w:p w14:paraId="07AF044D" w14:textId="77777777" w:rsidR="006247E2" w:rsidRPr="00D10C8C" w:rsidRDefault="006247E2" w:rsidP="006247E2">
      <w:pPr>
        <w:spacing w:after="0"/>
      </w:pPr>
    </w:p>
    <w:p w14:paraId="6044C574" w14:textId="77777777" w:rsidR="006247E2" w:rsidRPr="00D10C8C" w:rsidRDefault="006247E2" w:rsidP="006247E2">
      <w:pPr>
        <w:pBdr>
          <w:bottom w:val="single" w:sz="4" w:space="1" w:color="auto"/>
        </w:pBdr>
        <w:spacing w:after="0"/>
        <w:rPr>
          <w:sz w:val="14"/>
          <w:szCs w:val="18"/>
        </w:rPr>
      </w:pPr>
      <w:r w:rsidRPr="00D10C8C">
        <w:rPr>
          <w:sz w:val="14"/>
          <w:szCs w:val="18"/>
        </w:rPr>
        <w:t>NOTAS</w:t>
      </w:r>
    </w:p>
    <w:p w14:paraId="4957D7EB" w14:textId="77777777" w:rsidR="006247E2" w:rsidRPr="00D10C8C" w:rsidRDefault="006247E2" w:rsidP="007F2FA6">
      <w:pPr>
        <w:pStyle w:val="Prrafodelista"/>
        <w:numPr>
          <w:ilvl w:val="0"/>
          <w:numId w:val="17"/>
        </w:numPr>
        <w:rPr>
          <w:i/>
          <w:iCs/>
          <w:sz w:val="14"/>
          <w:szCs w:val="18"/>
        </w:rPr>
      </w:pPr>
      <w:r w:rsidRPr="00D10C8C">
        <w:rPr>
          <w:i/>
          <w:iCs/>
          <w:sz w:val="14"/>
          <w:szCs w:val="18"/>
        </w:rPr>
        <w:t>Todos los Scripts de actualización de Datos e indexación en los cambios de categoría se encuentran detallados en los anexos.</w:t>
      </w:r>
    </w:p>
    <w:p w14:paraId="4A0337F9" w14:textId="77777777" w:rsidR="006247E2" w:rsidRPr="00D10C8C" w:rsidRDefault="006247E2" w:rsidP="007F2FA6">
      <w:pPr>
        <w:pStyle w:val="Prrafodelista"/>
        <w:numPr>
          <w:ilvl w:val="0"/>
          <w:numId w:val="17"/>
        </w:numPr>
        <w:rPr>
          <w:i/>
          <w:iCs/>
          <w:sz w:val="14"/>
          <w:szCs w:val="18"/>
        </w:rPr>
      </w:pPr>
      <w:r w:rsidRPr="00D10C8C">
        <w:rPr>
          <w:i/>
          <w:iCs/>
          <w:sz w:val="14"/>
          <w:szCs w:val="18"/>
        </w:rPr>
        <w:t>El formato de los correos electrónicos que comunican a los usuarios tanto la asignación de tareas como la finalización de los procesos están construidos en HTML &amp; CSS y se encuentran documentados en los anexos a este documento</w:t>
      </w:r>
    </w:p>
    <w:p w14:paraId="788730FB" w14:textId="77777777" w:rsidR="006247E2" w:rsidRPr="00D10C8C" w:rsidRDefault="006247E2" w:rsidP="006247E2">
      <w:pPr>
        <w:spacing w:after="0"/>
      </w:pPr>
    </w:p>
    <w:p w14:paraId="41F1697A" w14:textId="77777777" w:rsidR="00E46C09" w:rsidRPr="00D10C8C" w:rsidRDefault="00E223CF">
      <w:pPr>
        <w:spacing w:after="160" w:line="259" w:lineRule="auto"/>
        <w:jc w:val="left"/>
      </w:pPr>
      <w:r w:rsidRPr="00D10C8C">
        <w:t xml:space="preserve">Este diseño de </w:t>
      </w:r>
      <w:r w:rsidR="00C33E22" w:rsidRPr="00D10C8C">
        <w:t>proceso</w:t>
      </w:r>
      <w:r w:rsidRPr="00D10C8C">
        <w:t xml:space="preserve"> </w:t>
      </w:r>
      <w:r w:rsidR="00C33E22" w:rsidRPr="00D10C8C">
        <w:t>contempla</w:t>
      </w:r>
      <w:r w:rsidRPr="00D10C8C">
        <w:t xml:space="preserve"> dos estados posibles en el área de clasificación </w:t>
      </w:r>
      <w:r w:rsidR="00C33E22" w:rsidRPr="00D10C8C">
        <w:t>de la documentación</w:t>
      </w:r>
    </w:p>
    <w:p w14:paraId="396D3F4D" w14:textId="0123691A" w:rsidR="00F27661" w:rsidRPr="00D10C8C" w:rsidRDefault="00F27661" w:rsidP="00F27661">
      <w:pPr>
        <w:pStyle w:val="Listas"/>
        <w:rPr>
          <w:rFonts w:ascii="JJ_Font2" w:hAnsi="JJ_Font2" w:cs="JJ_Font2"/>
          <w:color w:val="2E75B7"/>
          <w:sz w:val="32"/>
          <w:szCs w:val="32"/>
        </w:rPr>
      </w:pPr>
      <w:r w:rsidRPr="00D10C8C">
        <w:rPr>
          <w:rFonts w:ascii="Montserrat,Bold" w:hAnsi="Montserrat,Bold" w:cs="Montserrat,Bold"/>
          <w:b/>
          <w:bCs/>
        </w:rPr>
        <w:t>3</w:t>
      </w:r>
      <w:r w:rsidRPr="00D10C8C">
        <w:t xml:space="preserve">: el proceso se dará por finalizado en estado - Aceptada ZD </w:t>
      </w:r>
    </w:p>
    <w:p w14:paraId="4184E5C7" w14:textId="77777777" w:rsidR="00E05C43" w:rsidRPr="00D10C8C" w:rsidRDefault="00F27661" w:rsidP="00F27661">
      <w:pPr>
        <w:pStyle w:val="Listas"/>
      </w:pPr>
      <w:r w:rsidRPr="00D10C8C">
        <w:rPr>
          <w:rFonts w:ascii="Montserrat,Bold" w:hAnsi="Montserrat,Bold" w:cs="Montserrat,Bold"/>
          <w:b/>
          <w:bCs/>
        </w:rPr>
        <w:t>5</w:t>
      </w:r>
      <w:r w:rsidRPr="00D10C8C">
        <w:t>: el proceso se dará por finalizado en estado - Tramitada ZD</w:t>
      </w:r>
    </w:p>
    <w:p w14:paraId="780D2109" w14:textId="1E99B19C" w:rsidR="00051518" w:rsidRPr="00D10C8C" w:rsidRDefault="00E05C43" w:rsidP="00E05C43">
      <w:r w:rsidRPr="00D10C8C">
        <w:t xml:space="preserve">Solamente cuando la notificación esté en la Zona de Distribución (en adelante ZD) de </w:t>
      </w:r>
      <w:r w:rsidRPr="00D10C8C">
        <w:rPr>
          <w:b/>
          <w:bCs/>
        </w:rPr>
        <w:t>Dispatching Room</w:t>
      </w:r>
      <w:r w:rsidRPr="00D10C8C">
        <w:t xml:space="preserve"> (en adelante DR) o en la de </w:t>
      </w:r>
      <w:r w:rsidR="00FF22DC">
        <w:rPr>
          <w:b/>
          <w:bCs/>
        </w:rPr>
        <w:t>FCC</w:t>
      </w:r>
      <w:r w:rsidRPr="00D10C8C">
        <w:rPr>
          <w:b/>
          <w:bCs/>
        </w:rPr>
        <w:t xml:space="preserve"> – Servicios Generales</w:t>
      </w:r>
      <w:r w:rsidRPr="00D10C8C">
        <w:t xml:space="preserve"> (en</w:t>
      </w:r>
      <w:r w:rsidR="00831956" w:rsidRPr="00D10C8C">
        <w:t xml:space="preserve"> </w:t>
      </w:r>
      <w:r w:rsidRPr="00D10C8C">
        <w:t xml:space="preserve">adelante BC-SSGG) estará habilitada la opción </w:t>
      </w:r>
      <w:r w:rsidRPr="00D10C8C">
        <w:lastRenderedPageBreak/>
        <w:t>de poder cambiar la</w:t>
      </w:r>
      <w:r w:rsidR="004942C1" w:rsidRPr="00D10C8C">
        <w:t xml:space="preserve"> ZD</w:t>
      </w:r>
      <w:r w:rsidR="00051518" w:rsidRPr="00D10C8C">
        <w:t xml:space="preserve">. </w:t>
      </w:r>
      <w:r w:rsidRPr="00D10C8C">
        <w:t>Con esto se evita que los gestores asignados a cada equipo de tramitación muevan los</w:t>
      </w:r>
      <w:r w:rsidR="00051518" w:rsidRPr="00D10C8C">
        <w:t xml:space="preserve"> </w:t>
      </w:r>
      <w:r w:rsidRPr="00D10C8C">
        <w:t>documentos sin sentido y que no asuman la responsabilidad de su gestión.</w:t>
      </w:r>
    </w:p>
    <w:p w14:paraId="756F121A" w14:textId="24F1C027" w:rsidR="006247E2" w:rsidRPr="00D10C8C" w:rsidRDefault="006247E2" w:rsidP="00AC5196">
      <w:r w:rsidRPr="00D10C8C">
        <w:t>El proceso de este flujo de trabajo se descompone en las siguientes tareas:</w:t>
      </w:r>
    </w:p>
    <w:p w14:paraId="411678A4" w14:textId="50A6332E" w:rsidR="006247E2" w:rsidRPr="00D10C8C" w:rsidRDefault="006247E2" w:rsidP="007F2FA6">
      <w:pPr>
        <w:pStyle w:val="Prrafodelista"/>
        <w:numPr>
          <w:ilvl w:val="0"/>
          <w:numId w:val="14"/>
        </w:numPr>
        <w:spacing w:after="0"/>
      </w:pPr>
      <w:r w:rsidRPr="00D10C8C">
        <w:t xml:space="preserve">Calcula los vencimientos de la tarea y las fechas de respuesta y tramitación </w:t>
      </w:r>
      <w:r w:rsidR="006815BB" w:rsidRPr="00D10C8C">
        <w:t xml:space="preserve">desde los datos introducidos al grabar la notificación y </w:t>
      </w:r>
      <w:r w:rsidRPr="00D10C8C">
        <w:t xml:space="preserve">en función de los </w:t>
      </w:r>
      <w:r w:rsidR="006815BB" w:rsidRPr="00D10C8C">
        <w:t>valores configurados</w:t>
      </w:r>
      <w:r w:rsidRPr="00D10C8C">
        <w:t xml:space="preserve"> en los maestros “Tipos de Notificación” y “Estados”</w:t>
      </w:r>
    </w:p>
    <w:p w14:paraId="161EF589" w14:textId="55F96967" w:rsidR="006247E2" w:rsidRPr="00D10C8C" w:rsidRDefault="006247E2" w:rsidP="006247E2">
      <w:pPr>
        <w:pStyle w:val="Prrafodelista"/>
        <w:spacing w:after="0"/>
      </w:pPr>
      <w:r w:rsidRPr="00D10C8C">
        <w:t>Actualiza el campo Historial y el campo estado para garantizar la traza</w:t>
      </w:r>
      <w:r w:rsidR="00DE6870" w:rsidRPr="00D10C8C">
        <w:t>bilidad</w:t>
      </w:r>
      <w:r w:rsidRPr="00D10C8C">
        <w:t xml:space="preserve"> del proceso.</w:t>
      </w:r>
    </w:p>
    <w:p w14:paraId="2F549F12" w14:textId="174151DF" w:rsidR="00800AF0" w:rsidRPr="00D10C8C" w:rsidRDefault="00800AF0" w:rsidP="006247E2">
      <w:pPr>
        <w:pStyle w:val="Prrafodelista"/>
        <w:spacing w:after="0"/>
      </w:pPr>
      <w:r w:rsidRPr="00D10C8C">
        <w:t xml:space="preserve">Para estas acciones se </w:t>
      </w:r>
      <w:r w:rsidR="00CD2523" w:rsidRPr="00D10C8C">
        <w:t>utilizan</w:t>
      </w:r>
      <w:r w:rsidRPr="00D10C8C">
        <w:t xml:space="preserve"> los Scripts Comunes descritos en el </w:t>
      </w:r>
      <w:r w:rsidR="00CD2523" w:rsidRPr="00D10C8C">
        <w:t>ANEXO 5.</w:t>
      </w:r>
    </w:p>
    <w:p w14:paraId="33F2490E" w14:textId="77777777" w:rsidR="00D779D0" w:rsidRPr="00D10C8C" w:rsidRDefault="00D779D0" w:rsidP="00D779D0">
      <w:pPr>
        <w:pStyle w:val="Codigo"/>
        <w:ind w:left="708"/>
      </w:pPr>
      <w:r w:rsidRPr="00D10C8C">
        <w:t>' debe ir simempre acompañado de los Scripts comunes "Actualización Vencimientos" y "Actualizar Historial DeLuxe"</w:t>
      </w:r>
    </w:p>
    <w:p w14:paraId="70E96710" w14:textId="77777777" w:rsidR="00D779D0" w:rsidRPr="00D10C8C" w:rsidRDefault="00D779D0" w:rsidP="00D779D0">
      <w:pPr>
        <w:pStyle w:val="Codigo"/>
        <w:ind w:left="708"/>
      </w:pPr>
    </w:p>
    <w:p w14:paraId="4523CDDE" w14:textId="77777777" w:rsidR="00D779D0" w:rsidRPr="00D10C8C" w:rsidRDefault="00D779D0" w:rsidP="00D779D0">
      <w:pPr>
        <w:pStyle w:val="Codigo"/>
        <w:ind w:left="708"/>
      </w:pPr>
    </w:p>
    <w:p w14:paraId="099D9DA3" w14:textId="77777777" w:rsidR="00D779D0" w:rsidRPr="007B7D05" w:rsidRDefault="00D779D0" w:rsidP="00D779D0">
      <w:pPr>
        <w:pStyle w:val="Codigo"/>
        <w:ind w:left="708"/>
        <w:rPr>
          <w:lang w:val="en-US"/>
        </w:rPr>
      </w:pPr>
      <w:r w:rsidRPr="007B7D05">
        <w:rPr>
          <w:lang w:val="en-US"/>
        </w:rPr>
        <w:t xml:space="preserve">If SourceIndexData.GetField("Estado_ID") = 3 Then </w:t>
      </w:r>
    </w:p>
    <w:p w14:paraId="7EB51D79" w14:textId="77777777" w:rsidR="00D779D0" w:rsidRPr="007B7D05" w:rsidRDefault="00D779D0" w:rsidP="00D779D0">
      <w:pPr>
        <w:pStyle w:val="Codigo"/>
        <w:ind w:left="708"/>
        <w:rPr>
          <w:lang w:val="en-US"/>
        </w:rPr>
      </w:pPr>
      <w:r w:rsidRPr="007B7D05">
        <w:rPr>
          <w:lang w:val="en-US"/>
        </w:rPr>
        <w:t>SetField "Estado_ID", 3</w:t>
      </w:r>
    </w:p>
    <w:p w14:paraId="0538B20F" w14:textId="77777777" w:rsidR="00D779D0" w:rsidRPr="007B7D05" w:rsidRDefault="00D779D0" w:rsidP="00D779D0">
      <w:pPr>
        <w:pStyle w:val="Codigo"/>
        <w:ind w:left="708"/>
        <w:rPr>
          <w:lang w:val="en-US"/>
        </w:rPr>
      </w:pPr>
      <w:r w:rsidRPr="007B7D05">
        <w:rPr>
          <w:lang w:val="en-US"/>
        </w:rPr>
        <w:t>Else</w:t>
      </w:r>
    </w:p>
    <w:p w14:paraId="6B1389BE" w14:textId="77777777" w:rsidR="00D779D0" w:rsidRPr="007B7D05" w:rsidRDefault="00D779D0" w:rsidP="00D779D0">
      <w:pPr>
        <w:pStyle w:val="Codigo"/>
        <w:ind w:left="708"/>
        <w:rPr>
          <w:lang w:val="en-US"/>
        </w:rPr>
      </w:pPr>
      <w:r w:rsidRPr="007B7D05">
        <w:rPr>
          <w:lang w:val="en-US"/>
        </w:rPr>
        <w:t>SetField "Estado_ID", 1</w:t>
      </w:r>
    </w:p>
    <w:p w14:paraId="679822E0" w14:textId="77777777" w:rsidR="00D779D0" w:rsidRPr="007B7D05" w:rsidRDefault="00D779D0" w:rsidP="00D779D0">
      <w:pPr>
        <w:pStyle w:val="Codigo"/>
        <w:ind w:left="708"/>
        <w:rPr>
          <w:lang w:val="en-US"/>
        </w:rPr>
      </w:pPr>
      <w:r w:rsidRPr="007B7D05">
        <w:rPr>
          <w:lang w:val="en-US"/>
        </w:rPr>
        <w:t>End If</w:t>
      </w:r>
    </w:p>
    <w:p w14:paraId="527ED818" w14:textId="77777777" w:rsidR="00D779D0" w:rsidRPr="007B7D05" w:rsidRDefault="00D779D0" w:rsidP="00D779D0">
      <w:pPr>
        <w:pStyle w:val="Codigo"/>
        <w:ind w:left="708"/>
        <w:rPr>
          <w:lang w:val="en-US"/>
        </w:rPr>
      </w:pPr>
    </w:p>
    <w:p w14:paraId="6735000F" w14:textId="77777777" w:rsidR="00D779D0" w:rsidRPr="00D10C8C" w:rsidRDefault="00D779D0" w:rsidP="00D779D0">
      <w:pPr>
        <w:pStyle w:val="Codigo"/>
        <w:ind w:left="708"/>
      </w:pPr>
      <w:r w:rsidRPr="00D10C8C">
        <w:t>' Actualizar Historia</w:t>
      </w:r>
    </w:p>
    <w:p w14:paraId="048E615F" w14:textId="77503C80" w:rsidR="00CD2523" w:rsidRPr="00D10C8C" w:rsidRDefault="00D779D0" w:rsidP="00D779D0">
      <w:pPr>
        <w:pStyle w:val="Codigo"/>
        <w:ind w:left="708"/>
      </w:pPr>
      <w:r w:rsidRPr="00D10C8C">
        <w:t>AgregarRegistro "Recibida en Dispatching Room", Usuario</w:t>
      </w:r>
    </w:p>
    <w:p w14:paraId="3CBE46F6" w14:textId="77777777" w:rsidR="006247E2" w:rsidRPr="00D10C8C" w:rsidRDefault="006247E2" w:rsidP="006247E2">
      <w:pPr>
        <w:pStyle w:val="Prrafodelista"/>
        <w:spacing w:after="0"/>
      </w:pPr>
    </w:p>
    <w:p w14:paraId="6AB51C10" w14:textId="11A9B85A" w:rsidR="006247E2" w:rsidRPr="00D10C8C" w:rsidRDefault="006247E2" w:rsidP="007F2FA6">
      <w:pPr>
        <w:pStyle w:val="Prrafodelista"/>
        <w:numPr>
          <w:ilvl w:val="0"/>
          <w:numId w:val="14"/>
        </w:numPr>
      </w:pPr>
      <w:r w:rsidRPr="00D10C8C">
        <w:t>Comprueba que no existe un Tipo de Notificación y un</w:t>
      </w:r>
      <w:r w:rsidR="0074103E" w:rsidRPr="00D10C8C">
        <w:t xml:space="preserve"> Equipo de Tramitación </w:t>
      </w:r>
      <w:r w:rsidR="000F6063" w:rsidRPr="00D10C8C">
        <w:t xml:space="preserve">diferentes </w:t>
      </w:r>
      <w:r w:rsidRPr="00D10C8C">
        <w:t xml:space="preserve">a la de </w:t>
      </w:r>
      <w:r w:rsidR="00B36A10" w:rsidRPr="00D10C8C">
        <w:t>Dispatching</w:t>
      </w:r>
      <w:r w:rsidRPr="00D10C8C">
        <w:t xml:space="preserve"> Room ya asignados (podría ser que viniera de otra zona o que ya hubiera sido cumplimentado en la incorporación por las reglas de distribución automáticas o por usuarios avanzados).</w:t>
      </w:r>
    </w:p>
    <w:p w14:paraId="410283B4" w14:textId="77777777" w:rsidR="006247E2" w:rsidRPr="00D10C8C" w:rsidRDefault="006247E2" w:rsidP="006247E2">
      <w:pPr>
        <w:pStyle w:val="Prrafodelista"/>
      </w:pPr>
    </w:p>
    <w:p w14:paraId="18836DD4" w14:textId="76554BD1" w:rsidR="006247E2" w:rsidRPr="00D10C8C" w:rsidRDefault="006247E2" w:rsidP="007F2FA6">
      <w:pPr>
        <w:pStyle w:val="Prrafodelista"/>
        <w:numPr>
          <w:ilvl w:val="0"/>
          <w:numId w:val="14"/>
        </w:numPr>
      </w:pPr>
      <w:r w:rsidRPr="00D10C8C">
        <w:t>Tarea asignada al Staff</w:t>
      </w:r>
      <w:r w:rsidR="00E45EA3" w:rsidRPr="00D10C8C">
        <w:t xml:space="preserve"> del</w:t>
      </w:r>
      <w:r w:rsidR="00B4187B">
        <w:t xml:space="preserve"> </w:t>
      </w:r>
      <w:r w:rsidR="00B4187B" w:rsidRPr="00B4187B">
        <w:rPr>
          <w:b/>
          <w:bCs/>
        </w:rPr>
        <w:t>Equipo de NOTIFICA</w:t>
      </w:r>
      <w:r w:rsidRPr="00D10C8C">
        <w:t xml:space="preserve"> a cargo de la distribución inicial de las notificaciones. Su misión es completar el Tipo de notificación y la Zona de distribución definitiva basándose en las reglas de distribución establecidas por </w:t>
      </w:r>
      <w:r w:rsidR="00FF22DC">
        <w:t>FCC</w:t>
      </w:r>
    </w:p>
    <w:p w14:paraId="051924E7" w14:textId="77777777" w:rsidR="006247E2" w:rsidRPr="00D10C8C" w:rsidRDefault="006247E2" w:rsidP="006247E2">
      <w:pPr>
        <w:pStyle w:val="Prrafodelista"/>
      </w:pPr>
    </w:p>
    <w:p w14:paraId="30A95EF3" w14:textId="2C7D94A1" w:rsidR="006247E2" w:rsidRPr="00D10C8C" w:rsidRDefault="006247E2" w:rsidP="007F2FA6">
      <w:pPr>
        <w:pStyle w:val="Prrafodelista"/>
        <w:numPr>
          <w:ilvl w:val="0"/>
          <w:numId w:val="14"/>
        </w:numPr>
      </w:pPr>
      <w:r w:rsidRPr="00D10C8C">
        <w:t xml:space="preserve">Calcula </w:t>
      </w:r>
      <w:r w:rsidR="00DE17DD" w:rsidRPr="00D10C8C">
        <w:t xml:space="preserve">de nuevo </w:t>
      </w:r>
      <w:r w:rsidRPr="00D10C8C">
        <w:t xml:space="preserve">los vencimientos de la tarea y las fechas de respuesta y tramitación en </w:t>
      </w:r>
      <w:r w:rsidR="00E45EA3" w:rsidRPr="00D10C8C">
        <w:t>función</w:t>
      </w:r>
      <w:r w:rsidRPr="00D10C8C">
        <w:t xml:space="preserve"> de los </w:t>
      </w:r>
      <w:r w:rsidR="005B3BA5" w:rsidRPr="00D10C8C">
        <w:t xml:space="preserve">nuevos </w:t>
      </w:r>
      <w:r w:rsidRPr="00D10C8C">
        <w:t>datos incluidos</w:t>
      </w:r>
      <w:r w:rsidR="005B3BA5" w:rsidRPr="00D10C8C">
        <w:t xml:space="preserve"> y de los maestros</w:t>
      </w:r>
      <w:r w:rsidRPr="00D10C8C">
        <w:t xml:space="preserve">. </w:t>
      </w:r>
    </w:p>
    <w:p w14:paraId="6CAC707C" w14:textId="3F131FB3" w:rsidR="006247E2" w:rsidRPr="00D10C8C" w:rsidRDefault="006247E2" w:rsidP="006247E2">
      <w:pPr>
        <w:pStyle w:val="Prrafodelista"/>
      </w:pPr>
      <w:r w:rsidRPr="00D10C8C">
        <w:t xml:space="preserve">Actualiza el campo Historial y el campo estado </w:t>
      </w:r>
      <w:r w:rsidR="003F792B" w:rsidRPr="00D10C8C">
        <w:t xml:space="preserve">a </w:t>
      </w:r>
      <w:r w:rsidR="002D78C1" w:rsidRPr="00D10C8C">
        <w:t xml:space="preserve">“Pendiente de Reclasificación” </w:t>
      </w:r>
      <w:r w:rsidR="003F792B" w:rsidRPr="00D10C8C">
        <w:t>(</w:t>
      </w:r>
      <w:r w:rsidRPr="00D10C8C">
        <w:t>para garantizar la traza del proceso.</w:t>
      </w:r>
    </w:p>
    <w:p w14:paraId="7F6CDBB3" w14:textId="77777777" w:rsidR="00AD2BA3" w:rsidRPr="00D10C8C" w:rsidRDefault="00AD2BA3" w:rsidP="00AD2BA3">
      <w:pPr>
        <w:pStyle w:val="Prrafodelista"/>
        <w:spacing w:after="0"/>
      </w:pPr>
      <w:r w:rsidRPr="00D10C8C">
        <w:t>Para estas acciones se utilizan los Scripts Comunes descritos en el ANEXO 5.</w:t>
      </w:r>
    </w:p>
    <w:p w14:paraId="6CFC50C6" w14:textId="5EA09B7A" w:rsidR="0015603D" w:rsidRPr="00D10C8C" w:rsidRDefault="0015603D" w:rsidP="0015603D">
      <w:pPr>
        <w:pStyle w:val="Codigo"/>
        <w:ind w:left="708"/>
      </w:pPr>
      <w:r w:rsidRPr="00D10C8C">
        <w:t>' debe ir si</w:t>
      </w:r>
      <w:r w:rsidR="00E4467C">
        <w:t>e</w:t>
      </w:r>
      <w:r w:rsidRPr="00D10C8C">
        <w:t>mpre acompañado de los Scripts comunes "Actualización Vencimientos" y "Actualizar Historial DeLuxe"</w:t>
      </w:r>
    </w:p>
    <w:p w14:paraId="26B3B730" w14:textId="77777777" w:rsidR="0015603D" w:rsidRPr="00D10C8C" w:rsidRDefault="0015603D" w:rsidP="0015603D">
      <w:pPr>
        <w:pStyle w:val="Codigo"/>
        <w:ind w:left="708"/>
      </w:pPr>
    </w:p>
    <w:p w14:paraId="57877EA2" w14:textId="77777777" w:rsidR="0015603D" w:rsidRPr="00D10C8C" w:rsidRDefault="0015603D" w:rsidP="0015603D">
      <w:pPr>
        <w:pStyle w:val="Codigo"/>
        <w:ind w:left="708"/>
      </w:pPr>
    </w:p>
    <w:p w14:paraId="0411F0A9" w14:textId="77777777" w:rsidR="0015603D" w:rsidRPr="00D10C8C" w:rsidRDefault="0015603D" w:rsidP="0015603D">
      <w:pPr>
        <w:pStyle w:val="Codigo"/>
        <w:ind w:left="708"/>
      </w:pPr>
    </w:p>
    <w:p w14:paraId="3F4A34C6" w14:textId="77777777" w:rsidR="0015603D" w:rsidRPr="00D10C8C" w:rsidRDefault="0015603D" w:rsidP="0015603D">
      <w:pPr>
        <w:pStyle w:val="Codigo"/>
        <w:ind w:left="708"/>
      </w:pPr>
      <w:r w:rsidRPr="00D10C8C">
        <w:t>SetField "Estado_ID", 8</w:t>
      </w:r>
    </w:p>
    <w:p w14:paraId="1CD75E4F" w14:textId="77777777" w:rsidR="0015603D" w:rsidRPr="00D10C8C" w:rsidRDefault="0015603D" w:rsidP="0015603D">
      <w:pPr>
        <w:pStyle w:val="Codigo"/>
        <w:ind w:left="708"/>
      </w:pPr>
    </w:p>
    <w:p w14:paraId="0D49B007" w14:textId="77777777" w:rsidR="0015603D" w:rsidRPr="00D10C8C" w:rsidRDefault="0015603D" w:rsidP="0015603D">
      <w:pPr>
        <w:pStyle w:val="Codigo"/>
        <w:ind w:left="708"/>
      </w:pPr>
      <w:r w:rsidRPr="00D10C8C">
        <w:t>' Actualizar Historia</w:t>
      </w:r>
    </w:p>
    <w:p w14:paraId="5EF2C047" w14:textId="77777777" w:rsidR="0015603D" w:rsidRPr="00D10C8C" w:rsidRDefault="0015603D" w:rsidP="0015603D">
      <w:pPr>
        <w:pStyle w:val="Codigo"/>
        <w:ind w:left="708"/>
      </w:pPr>
    </w:p>
    <w:p w14:paraId="21C7456D" w14:textId="77777777" w:rsidR="0015603D" w:rsidRPr="00D10C8C" w:rsidRDefault="0015603D" w:rsidP="0015603D">
      <w:pPr>
        <w:pStyle w:val="Codigo"/>
        <w:ind w:left="708"/>
      </w:pPr>
    </w:p>
    <w:p w14:paraId="2F21F2B8" w14:textId="74BF3412" w:rsidR="0015603D" w:rsidRPr="00D10C8C" w:rsidRDefault="0015603D" w:rsidP="0015603D">
      <w:pPr>
        <w:pStyle w:val="Codigo"/>
        <w:ind w:left="708"/>
      </w:pPr>
      <w:r w:rsidRPr="00D10C8C">
        <w:t>AgregarRegistro "Enviada a Equipo Tramitación BPO", Usuario</w:t>
      </w:r>
    </w:p>
    <w:p w14:paraId="034567ED" w14:textId="77777777" w:rsidR="005B3BA5" w:rsidRPr="00D10C8C" w:rsidRDefault="005B3BA5" w:rsidP="006247E2">
      <w:pPr>
        <w:pStyle w:val="Prrafodelista"/>
      </w:pPr>
    </w:p>
    <w:p w14:paraId="4D733AE4" w14:textId="18BA7AC6" w:rsidR="005B3BA5" w:rsidRPr="00D10C8C" w:rsidRDefault="008D6E3B" w:rsidP="007F2FA6">
      <w:pPr>
        <w:pStyle w:val="Prrafodelista"/>
        <w:numPr>
          <w:ilvl w:val="0"/>
          <w:numId w:val="14"/>
        </w:numPr>
      </w:pPr>
      <w:r w:rsidRPr="00D10C8C">
        <w:t xml:space="preserve">Tarea asignada al Equipo de tramitación del BPO y que dará por finalizada </w:t>
      </w:r>
      <w:r w:rsidR="00E4467C" w:rsidRPr="00D10C8C">
        <w:t>llevándola</w:t>
      </w:r>
      <w:r w:rsidRPr="00D10C8C">
        <w:t xml:space="preserve"> a estado Tramitada ZD</w:t>
      </w:r>
      <w:r w:rsidR="003F792B" w:rsidRPr="00D10C8C">
        <w:t>, C</w:t>
      </w:r>
      <w:r w:rsidRPr="00D10C8C">
        <w:t xml:space="preserve">uando </w:t>
      </w:r>
      <w:r w:rsidR="003F792B" w:rsidRPr="00D10C8C">
        <w:t>todos</w:t>
      </w:r>
      <w:r w:rsidRPr="00D10C8C">
        <w:t xml:space="preserve"> los datos de la notificación necesarios hayan sido cumplimentados</w:t>
      </w:r>
      <w:r w:rsidR="003F792B" w:rsidRPr="00D10C8C">
        <w:t>.</w:t>
      </w:r>
    </w:p>
    <w:p w14:paraId="74CAE3BD" w14:textId="77777777" w:rsidR="002D78C1" w:rsidRPr="00D10C8C" w:rsidRDefault="002D78C1" w:rsidP="002D78C1">
      <w:pPr>
        <w:pStyle w:val="Prrafodelista"/>
      </w:pPr>
    </w:p>
    <w:p w14:paraId="578F42E3" w14:textId="77777777" w:rsidR="00AD2BA3" w:rsidRPr="00D10C8C" w:rsidRDefault="00AD2BA3">
      <w:pPr>
        <w:spacing w:after="160" w:line="259" w:lineRule="auto"/>
        <w:jc w:val="left"/>
        <w:rPr>
          <w:rFonts w:ascii="Century Gothic" w:eastAsiaTheme="minorEastAsia" w:hAnsi="Century Gothic"/>
        </w:rPr>
      </w:pPr>
      <w:r w:rsidRPr="00D10C8C">
        <w:br w:type="page"/>
      </w:r>
    </w:p>
    <w:p w14:paraId="5B2E0CDB" w14:textId="0D2B7760" w:rsidR="002D78C1" w:rsidRPr="00D10C8C" w:rsidRDefault="002D78C1" w:rsidP="007F2FA6">
      <w:pPr>
        <w:pStyle w:val="Prrafodelista"/>
        <w:numPr>
          <w:ilvl w:val="0"/>
          <w:numId w:val="14"/>
        </w:numPr>
      </w:pPr>
      <w:r w:rsidRPr="00D10C8C">
        <w:lastRenderedPageBreak/>
        <w:t xml:space="preserve">Calcula de nuevo los vencimientos de la tarea y las fechas de respuesta y tramitación en función de los nuevos datos incluidos y de los maestros. </w:t>
      </w:r>
    </w:p>
    <w:p w14:paraId="10B018DC" w14:textId="612D87D8" w:rsidR="002D78C1" w:rsidRPr="00D10C8C" w:rsidRDefault="002D78C1" w:rsidP="002D78C1">
      <w:pPr>
        <w:pStyle w:val="Prrafodelista"/>
      </w:pPr>
      <w:r w:rsidRPr="00D10C8C">
        <w:t>Actualiza el campo Historial y el campo estado a “Tramitada ZD” (para garantizar la traza del proceso.</w:t>
      </w:r>
    </w:p>
    <w:p w14:paraId="4C2DAB39" w14:textId="77777777" w:rsidR="00AD2BA3" w:rsidRPr="00D10C8C" w:rsidRDefault="00AD2BA3" w:rsidP="00AD2BA3">
      <w:pPr>
        <w:pStyle w:val="Prrafodelista"/>
        <w:spacing w:after="0"/>
      </w:pPr>
      <w:r w:rsidRPr="00D10C8C">
        <w:t>Para estas acciones se utilizan los Scripts Comunes descritos en el ANEXO 5.</w:t>
      </w:r>
    </w:p>
    <w:p w14:paraId="57B43CA7" w14:textId="577D08B2" w:rsidR="00F116F5" w:rsidRPr="00D10C8C" w:rsidRDefault="00F116F5" w:rsidP="00F116F5">
      <w:pPr>
        <w:pStyle w:val="Codigo"/>
        <w:ind w:left="708"/>
      </w:pPr>
      <w:r w:rsidRPr="00D10C8C">
        <w:t xml:space="preserve">' debe ir </w:t>
      </w:r>
      <w:r w:rsidR="007B6EFE" w:rsidRPr="00D10C8C">
        <w:t>siempre</w:t>
      </w:r>
      <w:r w:rsidRPr="00D10C8C">
        <w:t xml:space="preserve"> acompañado de los Scripts comunes "Actualización Vencimientos" y "Actualizar Historial DeLuxe"</w:t>
      </w:r>
    </w:p>
    <w:p w14:paraId="3887C349" w14:textId="77777777" w:rsidR="00F116F5" w:rsidRPr="00D10C8C" w:rsidRDefault="00F116F5" w:rsidP="00F116F5">
      <w:pPr>
        <w:pStyle w:val="Codigo"/>
        <w:ind w:left="708"/>
      </w:pPr>
    </w:p>
    <w:p w14:paraId="4B5BA195" w14:textId="77777777" w:rsidR="00F116F5" w:rsidRPr="00D10C8C" w:rsidRDefault="00F116F5" w:rsidP="00F116F5">
      <w:pPr>
        <w:pStyle w:val="Codigo"/>
        <w:ind w:left="708"/>
      </w:pPr>
    </w:p>
    <w:p w14:paraId="1552B7B5" w14:textId="77777777" w:rsidR="00F116F5" w:rsidRPr="00D10C8C" w:rsidRDefault="00F116F5" w:rsidP="00F116F5">
      <w:pPr>
        <w:pStyle w:val="Codigo"/>
        <w:ind w:left="708"/>
      </w:pPr>
    </w:p>
    <w:p w14:paraId="215E67C8" w14:textId="77777777" w:rsidR="00F116F5" w:rsidRPr="00D10C8C" w:rsidRDefault="00F116F5" w:rsidP="00F116F5">
      <w:pPr>
        <w:pStyle w:val="Codigo"/>
        <w:ind w:left="708"/>
      </w:pPr>
      <w:r w:rsidRPr="00D10C8C">
        <w:t>SetField "Estado_ID", 2</w:t>
      </w:r>
    </w:p>
    <w:p w14:paraId="3DC03301" w14:textId="77777777" w:rsidR="00F116F5" w:rsidRPr="00D10C8C" w:rsidRDefault="00F116F5" w:rsidP="00F116F5">
      <w:pPr>
        <w:pStyle w:val="Codigo"/>
        <w:ind w:left="708"/>
      </w:pPr>
    </w:p>
    <w:p w14:paraId="117194EB" w14:textId="77777777" w:rsidR="00F116F5" w:rsidRPr="00D10C8C" w:rsidRDefault="00F116F5" w:rsidP="00F116F5">
      <w:pPr>
        <w:pStyle w:val="Codigo"/>
        <w:ind w:left="708"/>
      </w:pPr>
      <w:r w:rsidRPr="00D10C8C">
        <w:t>' Actualizar Historia</w:t>
      </w:r>
    </w:p>
    <w:p w14:paraId="4D6AAFE5" w14:textId="77777777" w:rsidR="00F116F5" w:rsidRPr="00D10C8C" w:rsidRDefault="00F116F5" w:rsidP="00F116F5">
      <w:pPr>
        <w:pStyle w:val="Codigo"/>
        <w:ind w:left="708"/>
      </w:pPr>
    </w:p>
    <w:p w14:paraId="10EACAB2" w14:textId="77777777" w:rsidR="00F116F5" w:rsidRPr="00D10C8C" w:rsidRDefault="00F116F5" w:rsidP="00F116F5">
      <w:pPr>
        <w:pStyle w:val="Codigo"/>
        <w:ind w:left="708"/>
      </w:pPr>
    </w:p>
    <w:p w14:paraId="115079B9" w14:textId="1A6ED4BA" w:rsidR="00F116F5" w:rsidRPr="00D10C8C" w:rsidRDefault="00F116F5" w:rsidP="00F116F5">
      <w:pPr>
        <w:pStyle w:val="Codigo"/>
        <w:ind w:left="708"/>
      </w:pPr>
      <w:r w:rsidRPr="00D10C8C">
        <w:t>AgregarRegistro "Enviado Zona: " &amp; SourceIndexData.GetField("Zona_Descripcion"), Usuario</w:t>
      </w:r>
    </w:p>
    <w:p w14:paraId="1F863F4B" w14:textId="77777777" w:rsidR="006247E2" w:rsidRPr="00D10C8C" w:rsidRDefault="006247E2" w:rsidP="006247E2">
      <w:pPr>
        <w:pStyle w:val="Prrafodelista"/>
      </w:pPr>
    </w:p>
    <w:p w14:paraId="7C36EF71" w14:textId="7F6C33B6" w:rsidR="006247E2" w:rsidRPr="00D10C8C" w:rsidRDefault="006247E2" w:rsidP="007F2FA6">
      <w:pPr>
        <w:pStyle w:val="Prrafodelista"/>
        <w:numPr>
          <w:ilvl w:val="0"/>
          <w:numId w:val="14"/>
        </w:numPr>
      </w:pPr>
      <w:r w:rsidRPr="00D10C8C">
        <w:t xml:space="preserve">En esta etapa, la notificación se entrega a la </w:t>
      </w:r>
      <w:r w:rsidR="00D2340D" w:rsidRPr="00D10C8C">
        <w:t>categoría</w:t>
      </w:r>
      <w:r w:rsidR="002D78C1" w:rsidRPr="00D10C8C">
        <w:t xml:space="preserve"> documental de destino </w:t>
      </w:r>
      <w:r w:rsidRPr="00D10C8C">
        <w:t>mediante un</w:t>
      </w:r>
      <w:r w:rsidR="00D2340D" w:rsidRPr="00D10C8C">
        <w:t xml:space="preserve">a tarea </w:t>
      </w:r>
      <w:r w:rsidR="002B4353" w:rsidRPr="00D10C8C">
        <w:t>de cambio</w:t>
      </w:r>
      <w:r w:rsidRPr="00D10C8C">
        <w:t xml:space="preserve"> de categoría. En el Script de indexación, incluido en la tarea, se selecciona de manera dinámica la Categoría de destino basándose en la información del campo "</w:t>
      </w:r>
      <w:r w:rsidR="00D2340D" w:rsidRPr="00D10C8C">
        <w:t>Equipo de Tramitación</w:t>
      </w:r>
      <w:r w:rsidRPr="00D10C8C">
        <w:t xml:space="preserve">". Esto asegura que la notificación sea asignada automáticamente </w:t>
      </w:r>
      <w:r w:rsidR="00D2340D" w:rsidRPr="00D10C8C">
        <w:t>al Equipo</w:t>
      </w:r>
      <w:r w:rsidRPr="00D10C8C">
        <w:t xml:space="preserve"> adecuada, garantizando una distribución precisa y eficiente.</w:t>
      </w:r>
    </w:p>
    <w:p w14:paraId="628CC207" w14:textId="6A687EB9" w:rsidR="006247E2" w:rsidRPr="00D10C8C" w:rsidRDefault="006247E2" w:rsidP="006247E2">
      <w:pPr>
        <w:pStyle w:val="Prrafodelista"/>
      </w:pPr>
      <w:r w:rsidRPr="00D10C8C">
        <w:t>Este enfoque no solo optimiza el proceso de distribución, sino que también simplifica significativamente el diseño del Flujo de Trabajo y lo hace altamente flexible ante futuros crecimientos. La incorporación de una nueva categoría a las reglas de distribución solo requerirá agregar una simple línea de código, lo que facilita enormemente la adaptabilidad del sistema a futuras necesidades y cambios.</w:t>
      </w:r>
      <w:r w:rsidR="00C7442F" w:rsidRPr="00D10C8C">
        <w:t xml:space="preserve"> Toda la configuración y desarrollos incluidos en este punto se encuentran detallados en el </w:t>
      </w:r>
      <w:hyperlink w:anchor="_Anexo_5_" w:history="1">
        <w:r w:rsidR="00C7442F" w:rsidRPr="00D10C8C">
          <w:rPr>
            <w:rStyle w:val="Hipervnculo"/>
          </w:rPr>
          <w:t xml:space="preserve">Anexo 5 – </w:t>
        </w:r>
        <w:r w:rsidR="00314136" w:rsidRPr="00D10C8C">
          <w:rPr>
            <w:rStyle w:val="Hipervnculo"/>
          </w:rPr>
          <w:t>Documentación de Scripts</w:t>
        </w:r>
      </w:hyperlink>
    </w:p>
    <w:p w14:paraId="3896F10E" w14:textId="77777777" w:rsidR="002B4353" w:rsidRPr="00D10C8C" w:rsidRDefault="002B4353" w:rsidP="006247E2">
      <w:pPr>
        <w:pStyle w:val="Prrafodelista"/>
      </w:pPr>
    </w:p>
    <w:p w14:paraId="7508C2E7" w14:textId="49C0958E" w:rsidR="002B4353" w:rsidRPr="00D10C8C" w:rsidRDefault="002B4353" w:rsidP="007F2FA6">
      <w:pPr>
        <w:pStyle w:val="Prrafodelista"/>
        <w:numPr>
          <w:ilvl w:val="0"/>
          <w:numId w:val="14"/>
        </w:numPr>
      </w:pPr>
      <w:r w:rsidRPr="00D10C8C">
        <w:t xml:space="preserve">Se puede crear una portada normalizada con los datos relevantes de la notificación </w:t>
      </w:r>
      <w:r w:rsidR="00653150" w:rsidRPr="00D10C8C">
        <w:t>que se</w:t>
      </w:r>
      <w:r w:rsidRPr="00D10C8C">
        <w:t xml:space="preserve"> </w:t>
      </w:r>
      <w:r w:rsidR="00653150" w:rsidRPr="00D10C8C">
        <w:t>insertaría</w:t>
      </w:r>
      <w:r w:rsidRPr="00D10C8C">
        <w:t xml:space="preserve"> al principio de los documentos incluidos en </w:t>
      </w:r>
      <w:r w:rsidR="00512BBA" w:rsidRPr="00D10C8C">
        <w:t>esta</w:t>
      </w:r>
      <w:r w:rsidRPr="00D10C8C">
        <w:t xml:space="preserve">. Esta portada </w:t>
      </w:r>
      <w:r w:rsidR="00512BBA" w:rsidRPr="00D10C8C">
        <w:t>está</w:t>
      </w:r>
      <w:r w:rsidRPr="00D10C8C">
        <w:t xml:space="preserve"> dotada de un código QR con el ID de la notificación de cara a que pueda ser utilizada como portada para digitalizaciones de nueva documentación a añadir al proceso</w:t>
      </w:r>
      <w:r w:rsidR="00512BBA" w:rsidRPr="00D10C8C">
        <w:t xml:space="preserve">. </w:t>
      </w:r>
    </w:p>
    <w:p w14:paraId="5D061A9C" w14:textId="6404C730" w:rsidR="00512BBA" w:rsidRPr="00D10C8C" w:rsidRDefault="00512BBA" w:rsidP="00512BBA">
      <w:pPr>
        <w:pStyle w:val="Prrafodelista"/>
      </w:pPr>
      <w:r w:rsidRPr="00D10C8C">
        <w:t xml:space="preserve">En el momento de la redacción de este documento </w:t>
      </w:r>
      <w:r w:rsidR="00653150" w:rsidRPr="00D10C8C">
        <w:t xml:space="preserve">este punto no </w:t>
      </w:r>
      <w:r w:rsidR="00E4467C" w:rsidRPr="00D10C8C">
        <w:t>está</w:t>
      </w:r>
      <w:r w:rsidR="00653150" w:rsidRPr="00D10C8C">
        <w:t xml:space="preserve"> activo. Pero puede ser activado si se considera necesario o de relevancia para el tratamiento de la documentación.</w:t>
      </w:r>
    </w:p>
    <w:p w14:paraId="4CFC69AC" w14:textId="77777777" w:rsidR="006247E2" w:rsidRPr="00D10C8C" w:rsidRDefault="006247E2" w:rsidP="006247E2"/>
    <w:p w14:paraId="7A5F422A" w14:textId="77777777" w:rsidR="008E0A44" w:rsidRPr="00D10C8C" w:rsidRDefault="008E0A44">
      <w:pPr>
        <w:spacing w:after="160" w:line="259" w:lineRule="auto"/>
        <w:jc w:val="left"/>
        <w:rPr>
          <w:rFonts w:eastAsiaTheme="majorEastAsia" w:cstheme="majorBidi"/>
          <w:b/>
          <w:sz w:val="24"/>
          <w:szCs w:val="26"/>
        </w:rPr>
      </w:pPr>
      <w:r w:rsidRPr="00D10C8C">
        <w:br w:type="page"/>
      </w:r>
    </w:p>
    <w:p w14:paraId="7B06A8C6" w14:textId="3F670A4A" w:rsidR="00E51136" w:rsidRPr="00D63C25" w:rsidRDefault="00216E84" w:rsidP="00E51136">
      <w:pPr>
        <w:pStyle w:val="Ttulo2"/>
        <w:rPr>
          <w:lang w:val="en-US"/>
        </w:rPr>
      </w:pPr>
      <w:bookmarkStart w:id="87" w:name="_Toc193887372"/>
      <w:r w:rsidRPr="00D63C25">
        <w:rPr>
          <w:lang w:val="en-US"/>
        </w:rPr>
        <w:lastRenderedPageBreak/>
        <w:t>WF</w:t>
      </w:r>
      <w:r w:rsidR="008E0A44" w:rsidRPr="00D63C25">
        <w:rPr>
          <w:lang w:val="en-US"/>
        </w:rPr>
        <w:t xml:space="preserve"> -</w:t>
      </w:r>
      <w:r w:rsidR="00E51136" w:rsidRPr="00D63C25">
        <w:rPr>
          <w:lang w:val="en-US"/>
        </w:rPr>
        <w:t xml:space="preserve"> DISPATCHING ROOM</w:t>
      </w:r>
      <w:r w:rsidR="00DA3069" w:rsidRPr="00D63C25">
        <w:rPr>
          <w:lang w:val="en-US"/>
        </w:rPr>
        <w:t xml:space="preserve"> </w:t>
      </w:r>
      <w:r w:rsidR="00D72391" w:rsidRPr="00D63C25">
        <w:rPr>
          <w:lang w:val="en-US"/>
        </w:rPr>
        <w:t>(Integración DOCAI)</w:t>
      </w:r>
      <w:bookmarkEnd w:id="87"/>
    </w:p>
    <w:p w14:paraId="40460114" w14:textId="77777777" w:rsidR="00D63C25" w:rsidRDefault="00D63C25" w:rsidP="00D63C25">
      <w:r>
        <w:t>En esta fase del proyecto, la integración con DOCAI está contemplada como un componente clave de la implementación. Su incorporación se ha diseñado para optimizar los procesos de clasificación documental, extracción de datos clave y estructuración de información, asegurando una gestión más eficiente y precisa desde el inicio del proyecto.</w:t>
      </w:r>
    </w:p>
    <w:p w14:paraId="244118DF" w14:textId="5D592750" w:rsidR="00C44978" w:rsidRPr="00D10C8C" w:rsidRDefault="00C44978" w:rsidP="00D63C25">
      <w:pPr>
        <w:rPr>
          <w:b/>
        </w:rPr>
      </w:pPr>
      <w:r w:rsidRPr="00D10C8C">
        <w:t>Esta mejora se basa exclusivamente en la parametrización de flujos de trabajo dentro de Therefore, asegurando que el diseño sea exportable y compatible tanto con sistemas Therefore Online como con entornos On-premises.</w:t>
      </w:r>
    </w:p>
    <w:p w14:paraId="68291DFF" w14:textId="5170C3C1" w:rsidR="008E0A44" w:rsidRPr="00D10C8C" w:rsidRDefault="008E0A44" w:rsidP="00AD1356">
      <w:pPr>
        <w:pStyle w:val="Titulo3"/>
      </w:pPr>
      <w:bookmarkStart w:id="88" w:name="_Toc193887373"/>
      <w:r w:rsidRPr="00D10C8C">
        <w:t>Flujo de Trabajo Futuro con Integración de DOCAI</w:t>
      </w:r>
      <w:bookmarkEnd w:id="88"/>
    </w:p>
    <w:p w14:paraId="0C70A265" w14:textId="2BC769A2" w:rsidR="008E0A44" w:rsidRPr="00D10C8C" w:rsidRDefault="00EF565A" w:rsidP="00B03AFC">
      <w:r w:rsidRPr="00D10C8C">
        <w:rPr>
          <w:noProof/>
        </w:rPr>
        <w:drawing>
          <wp:anchor distT="0" distB="0" distL="114300" distR="114300" simplePos="0" relativeHeight="251753472" behindDoc="0" locked="0" layoutInCell="1" allowOverlap="1" wp14:anchorId="23D6CFDE" wp14:editId="1405A84D">
            <wp:simplePos x="0" y="0"/>
            <wp:positionH relativeFrom="column">
              <wp:posOffset>-1270</wp:posOffset>
            </wp:positionH>
            <wp:positionV relativeFrom="paragraph">
              <wp:posOffset>648970</wp:posOffset>
            </wp:positionV>
            <wp:extent cx="5398135" cy="1409065"/>
            <wp:effectExtent l="0" t="0" r="0" b="635"/>
            <wp:wrapTopAndBottom/>
            <wp:docPr id="65228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1480" name="Imagen 1"/>
                    <pic:cNvPicPr/>
                  </pic:nvPicPr>
                  <pic:blipFill>
                    <a:blip r:embed="rId35">
                      <a:extLst>
                        <a:ext uri="{28A0092B-C50C-407E-A947-70E740481C1C}">
                          <a14:useLocalDpi xmlns:a14="http://schemas.microsoft.com/office/drawing/2010/main" val="0"/>
                        </a:ext>
                      </a:extLst>
                    </a:blip>
                    <a:stretch>
                      <a:fillRect/>
                    </a:stretch>
                  </pic:blipFill>
                  <pic:spPr>
                    <a:xfrm>
                      <a:off x="0" y="0"/>
                      <a:ext cx="5398135" cy="1409065"/>
                    </a:xfrm>
                    <a:prstGeom prst="rect">
                      <a:avLst/>
                    </a:prstGeom>
                  </pic:spPr>
                </pic:pic>
              </a:graphicData>
            </a:graphic>
          </wp:anchor>
        </w:drawing>
      </w:r>
      <w:r w:rsidR="008E0A44" w:rsidRPr="00D10C8C">
        <w:t xml:space="preserve">Con la integración de </w:t>
      </w:r>
      <w:r w:rsidR="008E0A44" w:rsidRPr="00D10C8C">
        <w:rPr>
          <w:rStyle w:val="Textoennegrita"/>
        </w:rPr>
        <w:t>DOCAI</w:t>
      </w:r>
      <w:r w:rsidR="008E0A44" w:rsidRPr="00D10C8C">
        <w:t>, se introducirán pasos automatizados adicionales que aprovecharán capacidades de inteligencia artificial para mejorar la clasificación y extracción de datos. Los cambios principales son los siguientes:</w:t>
      </w:r>
    </w:p>
    <w:p w14:paraId="71C08AE1" w14:textId="15FDD718" w:rsidR="00E21C78" w:rsidRPr="00D10C8C" w:rsidRDefault="00E21C78" w:rsidP="00E21C78">
      <w:pPr>
        <w:pStyle w:val="PiedeFoto"/>
      </w:pPr>
      <w:bookmarkStart w:id="89" w:name="_Toc191457050"/>
      <w:r w:rsidRPr="00D10C8C">
        <w:t>WF – Notificaciones (DISPATCHING ROOM</w:t>
      </w:r>
      <w:r w:rsidR="00EC4A51" w:rsidRPr="00D10C8C">
        <w:t xml:space="preserve"> Integrado con DOCAI)</w:t>
      </w:r>
      <w:bookmarkEnd w:id="89"/>
    </w:p>
    <w:p w14:paraId="5D24E4A1" w14:textId="77777777" w:rsidR="00E21C78" w:rsidRPr="00D10C8C" w:rsidRDefault="00E21C78" w:rsidP="00AD1356"/>
    <w:p w14:paraId="5812BF9A" w14:textId="77777777" w:rsidR="008E0A44" w:rsidRPr="00D10C8C" w:rsidRDefault="008E0A44" w:rsidP="00AD1356">
      <w:pPr>
        <w:pStyle w:val="Titulo4"/>
      </w:pPr>
      <w:r w:rsidRPr="00D10C8C">
        <w:t>Nuevos Pasos Introducidos</w:t>
      </w:r>
    </w:p>
    <w:p w14:paraId="4C4ED31D" w14:textId="5D83A80B" w:rsidR="008E0A44" w:rsidRPr="00D10C8C" w:rsidRDefault="008E0A44" w:rsidP="007F2FA6">
      <w:pPr>
        <w:pStyle w:val="Prrafodelista"/>
        <w:numPr>
          <w:ilvl w:val="0"/>
          <w:numId w:val="24"/>
        </w:numPr>
      </w:pPr>
      <w:r w:rsidRPr="00D10C8C">
        <w:rPr>
          <w:rStyle w:val="Textoennegrita"/>
        </w:rPr>
        <w:t>Decisión: Enviar a DOCAI:</w:t>
      </w:r>
      <w:r w:rsidR="00D11DAB" w:rsidRPr="00D10C8C">
        <w:rPr>
          <w:rStyle w:val="Textoennegrita"/>
        </w:rPr>
        <w:t xml:space="preserve"> </w:t>
      </w:r>
      <w:r w:rsidRPr="00D10C8C">
        <w:t>Se evalúa si el documento necesita ser procesado por DOCAI para clasificación automática y extracción de datos.</w:t>
      </w:r>
    </w:p>
    <w:p w14:paraId="49D2CC43" w14:textId="3E1BC2F8" w:rsidR="008E0A44" w:rsidRPr="00D10C8C" w:rsidRDefault="008E0A44" w:rsidP="007F2FA6">
      <w:pPr>
        <w:pStyle w:val="Prrafodelista"/>
        <w:numPr>
          <w:ilvl w:val="0"/>
          <w:numId w:val="24"/>
        </w:numPr>
      </w:pPr>
      <w:r w:rsidRPr="00D10C8C">
        <w:rPr>
          <w:rStyle w:val="Textoennegrita"/>
        </w:rPr>
        <w:t>DOCAI SendToClasif:</w:t>
      </w:r>
      <w:r w:rsidR="00D11DAB" w:rsidRPr="00D10C8C">
        <w:rPr>
          <w:rStyle w:val="Textoennegrita"/>
        </w:rPr>
        <w:t xml:space="preserve"> </w:t>
      </w:r>
      <w:r w:rsidRPr="00D10C8C">
        <w:t>Este paso realiza una solicitud REST para enviar el documento a DOCAI y activar su clasificación automática.</w:t>
      </w:r>
      <w:r w:rsidR="000517FC" w:rsidRPr="00D10C8C">
        <w:t xml:space="preserve"> Y se establece un tiempo de espera fijo para llamar a los resultados</w:t>
      </w:r>
    </w:p>
    <w:p w14:paraId="4C6FB9EC" w14:textId="39986B23" w:rsidR="008E0A44" w:rsidRPr="00D10C8C" w:rsidRDefault="008E0A44" w:rsidP="007F2FA6">
      <w:pPr>
        <w:pStyle w:val="Prrafodelista"/>
        <w:numPr>
          <w:ilvl w:val="0"/>
          <w:numId w:val="24"/>
        </w:numPr>
      </w:pPr>
      <w:r w:rsidRPr="00D10C8C">
        <w:rPr>
          <w:rStyle w:val="Textoennegrita"/>
        </w:rPr>
        <w:t>DOCAI GetStatus:</w:t>
      </w:r>
      <w:r w:rsidR="00D11DAB" w:rsidRPr="00D10C8C">
        <w:rPr>
          <w:rStyle w:val="Textoennegrita"/>
        </w:rPr>
        <w:t xml:space="preserve"> </w:t>
      </w:r>
      <w:r w:rsidRPr="00D10C8C">
        <w:t>Verifica el estado del procesamiento en DOCAI mediante una consulta REST.</w:t>
      </w:r>
    </w:p>
    <w:p w14:paraId="2B7CC54C" w14:textId="434FE42D" w:rsidR="008E0A44" w:rsidRPr="00D10C8C" w:rsidRDefault="008E0A44" w:rsidP="007F2FA6">
      <w:pPr>
        <w:pStyle w:val="Prrafodelista"/>
        <w:numPr>
          <w:ilvl w:val="0"/>
          <w:numId w:val="24"/>
        </w:numPr>
      </w:pPr>
      <w:r w:rsidRPr="00D10C8C">
        <w:rPr>
          <w:rStyle w:val="Textoennegrita"/>
        </w:rPr>
        <w:t>Act Clasificado DOCAI:</w:t>
      </w:r>
      <w:r w:rsidR="00D11DAB" w:rsidRPr="00D10C8C">
        <w:rPr>
          <w:rStyle w:val="Textoennegrita"/>
        </w:rPr>
        <w:t xml:space="preserve"> </w:t>
      </w:r>
      <w:r w:rsidRPr="00D10C8C">
        <w:t>Registra los resultados de la clasificación realizada por DOCAI.</w:t>
      </w:r>
    </w:p>
    <w:p w14:paraId="48B56B35" w14:textId="7A57C8DE" w:rsidR="008E0A44" w:rsidRPr="00D10C8C" w:rsidRDefault="008E0A44" w:rsidP="007F2FA6">
      <w:pPr>
        <w:pStyle w:val="Prrafodelista"/>
        <w:numPr>
          <w:ilvl w:val="0"/>
          <w:numId w:val="24"/>
        </w:numPr>
      </w:pPr>
      <w:r w:rsidRPr="00D10C8C">
        <w:rPr>
          <w:rStyle w:val="Textoennegrita"/>
        </w:rPr>
        <w:t>DOCAI GetExtractionData:</w:t>
      </w:r>
      <w:r w:rsidR="00D11DAB" w:rsidRPr="00D10C8C">
        <w:rPr>
          <w:rStyle w:val="Textoennegrita"/>
        </w:rPr>
        <w:t xml:space="preserve"> </w:t>
      </w:r>
      <w:r w:rsidRPr="00D10C8C">
        <w:t>Solicita los datos extraídos por DOCAI, como metadatos clave del documento.</w:t>
      </w:r>
    </w:p>
    <w:p w14:paraId="65B40F6B" w14:textId="25251773" w:rsidR="008E0A44" w:rsidRPr="00D10C8C" w:rsidRDefault="008E0A44" w:rsidP="007F2FA6">
      <w:pPr>
        <w:pStyle w:val="Prrafodelista"/>
        <w:numPr>
          <w:ilvl w:val="0"/>
          <w:numId w:val="24"/>
        </w:numPr>
      </w:pPr>
      <w:r w:rsidRPr="00D10C8C">
        <w:rPr>
          <w:rStyle w:val="Textoennegrita"/>
        </w:rPr>
        <w:t>Act DOCAI Indexado:</w:t>
      </w:r>
      <w:r w:rsidR="00D11DAB" w:rsidRPr="00D10C8C">
        <w:rPr>
          <w:rStyle w:val="Textoennegrita"/>
        </w:rPr>
        <w:t xml:space="preserve"> </w:t>
      </w:r>
      <w:r w:rsidRPr="00D10C8C">
        <w:t>Actualiza los índices en Therefore™ con la información extraída por DOCAI.</w:t>
      </w:r>
    </w:p>
    <w:p w14:paraId="47C07960" w14:textId="1C2C23E7" w:rsidR="008E0A44" w:rsidRPr="00D10C8C" w:rsidRDefault="008E0A44" w:rsidP="008E0A44"/>
    <w:p w14:paraId="3DFD3B3B" w14:textId="77777777" w:rsidR="008E0A44" w:rsidRPr="00D10C8C" w:rsidRDefault="008E0A44" w:rsidP="00EF565A">
      <w:pPr>
        <w:pStyle w:val="Titulo4"/>
      </w:pPr>
      <w:r w:rsidRPr="00D10C8C">
        <w:t>Impacto de los Nuevos Pasos</w:t>
      </w:r>
    </w:p>
    <w:p w14:paraId="36D61ABB" w14:textId="77777777" w:rsidR="008E0A44" w:rsidRPr="00D10C8C" w:rsidRDefault="008E0A44" w:rsidP="00136018">
      <w:r w:rsidRPr="00D10C8C">
        <w:t>La integración de DOCAI aporta las siguientes ventajas:</w:t>
      </w:r>
    </w:p>
    <w:p w14:paraId="0BA6F5EE" w14:textId="3E0BC04E" w:rsidR="008E0A44" w:rsidRPr="00D10C8C" w:rsidRDefault="008E0A44" w:rsidP="00136018">
      <w:pPr>
        <w:pStyle w:val="Listas"/>
      </w:pPr>
      <w:r w:rsidRPr="00D10C8C">
        <w:rPr>
          <w:rStyle w:val="Textoennegrita"/>
        </w:rPr>
        <w:t>Automatización Avanzada:</w:t>
      </w:r>
      <w:r w:rsidR="00136018" w:rsidRPr="00D10C8C">
        <w:rPr>
          <w:rStyle w:val="Textoennegrita"/>
        </w:rPr>
        <w:t xml:space="preserve"> </w:t>
      </w:r>
      <w:r w:rsidRPr="00D10C8C">
        <w:t>Reduce significativamente la necesidad de intervenciones manuales en la clasificación.</w:t>
      </w:r>
    </w:p>
    <w:p w14:paraId="5D62908A" w14:textId="196BF6B6" w:rsidR="008E0A44" w:rsidRPr="00D10C8C" w:rsidRDefault="008E0A44" w:rsidP="00136018">
      <w:pPr>
        <w:pStyle w:val="Listas"/>
      </w:pPr>
      <w:r w:rsidRPr="00D10C8C">
        <w:rPr>
          <w:rStyle w:val="Textoennegrita"/>
        </w:rPr>
        <w:t>Precisión Mejorada:</w:t>
      </w:r>
      <w:r w:rsidR="00136018" w:rsidRPr="00D10C8C">
        <w:rPr>
          <w:rStyle w:val="Textoennegrita"/>
        </w:rPr>
        <w:t xml:space="preserve"> </w:t>
      </w:r>
      <w:r w:rsidRPr="00D10C8C">
        <w:t>La clasificación automática y la extracción de datos por DOCAI minimizan errores humanos.</w:t>
      </w:r>
    </w:p>
    <w:p w14:paraId="795383A6" w14:textId="630E0070" w:rsidR="008E0A44" w:rsidRPr="00D10C8C" w:rsidRDefault="008E0A44" w:rsidP="00136018">
      <w:pPr>
        <w:pStyle w:val="Listas"/>
      </w:pPr>
      <w:r w:rsidRPr="00D10C8C">
        <w:rPr>
          <w:rStyle w:val="Textoennegrita"/>
        </w:rPr>
        <w:t>Eficiencia Operativa:</w:t>
      </w:r>
      <w:r w:rsidR="00136018" w:rsidRPr="00D10C8C">
        <w:rPr>
          <w:rStyle w:val="Textoennegrita"/>
        </w:rPr>
        <w:t xml:space="preserve"> </w:t>
      </w:r>
      <w:r w:rsidRPr="00D10C8C">
        <w:t>Agiliza los tiempos de procesamiento, especialmente en flujos con altos volúmenes de documentos.</w:t>
      </w:r>
    </w:p>
    <w:p w14:paraId="3D6BB38F" w14:textId="6179C6F8" w:rsidR="008E0A44" w:rsidRPr="00D10C8C" w:rsidRDefault="008E0A44" w:rsidP="00136018">
      <w:pPr>
        <w:pStyle w:val="Listas"/>
      </w:pPr>
      <w:r w:rsidRPr="00D10C8C">
        <w:rPr>
          <w:rStyle w:val="Textoennegrita"/>
        </w:rPr>
        <w:t>Escalabilidad:</w:t>
      </w:r>
      <w:r w:rsidR="00136018" w:rsidRPr="00D10C8C">
        <w:rPr>
          <w:rStyle w:val="Textoennegrita"/>
        </w:rPr>
        <w:t xml:space="preserve"> </w:t>
      </w:r>
      <w:r w:rsidRPr="00D10C8C">
        <w:t>Permite gestionar un mayor número de documentos sin necesidad de incrementar recursos manuales.</w:t>
      </w:r>
    </w:p>
    <w:p w14:paraId="565E12E0" w14:textId="79624A32" w:rsidR="008E0A44" w:rsidRPr="00D10C8C" w:rsidRDefault="008E0A44" w:rsidP="00136018">
      <w:pPr>
        <w:pStyle w:val="Listas"/>
      </w:pPr>
      <w:r w:rsidRPr="00D10C8C">
        <w:rPr>
          <w:rStyle w:val="Textoennegrita"/>
        </w:rPr>
        <w:lastRenderedPageBreak/>
        <w:t>Trazabilidad:</w:t>
      </w:r>
      <w:r w:rsidR="00136018" w:rsidRPr="00D10C8C">
        <w:rPr>
          <w:rStyle w:val="Textoennegrita"/>
        </w:rPr>
        <w:t xml:space="preserve"> </w:t>
      </w:r>
      <w:r w:rsidRPr="00D10C8C">
        <w:t>Registra automáticamente todos los pasos del procesamiento en DOCAI, asegurando una auditoría completa.</w:t>
      </w:r>
    </w:p>
    <w:p w14:paraId="7206EE65" w14:textId="5AB14741" w:rsidR="008E0A44" w:rsidRPr="00D10C8C" w:rsidRDefault="008E0A44" w:rsidP="008E0A44"/>
    <w:p w14:paraId="0EF47C6D" w14:textId="77777777" w:rsidR="008E0A44" w:rsidRPr="00D10C8C" w:rsidRDefault="008E0A44" w:rsidP="008E0A44">
      <w:pPr>
        <w:pStyle w:val="Ttulo2"/>
      </w:pPr>
      <w:bookmarkStart w:id="90" w:name="_Toc193887374"/>
      <w:r w:rsidRPr="00D10C8C">
        <w:t>Conclusión</w:t>
      </w:r>
      <w:bookmarkEnd w:id="90"/>
    </w:p>
    <w:p w14:paraId="54560C15" w14:textId="3EEF48C1" w:rsidR="008E0A44" w:rsidRPr="00D10C8C" w:rsidRDefault="008E0A44" w:rsidP="00136018">
      <w:r w:rsidRPr="00D10C8C">
        <w:t>La evolución del flujo de trabajo "WF Notificaciones (DISPATCHING ROOM)" con la integración de DOCAI marca</w:t>
      </w:r>
      <w:r w:rsidR="00136018" w:rsidRPr="00D10C8C">
        <w:t>rá</w:t>
      </w:r>
      <w:r w:rsidRPr="00D10C8C">
        <w:t xml:space="preserve"> un avance significativo en la automatización y optimización de procesos. Estos nuevos pasos mejora</w:t>
      </w:r>
      <w:r w:rsidR="00942C67" w:rsidRPr="00D10C8C">
        <w:t>rán</w:t>
      </w:r>
      <w:r w:rsidRPr="00D10C8C">
        <w:t xml:space="preserve"> la eficiencia, </w:t>
      </w:r>
      <w:r w:rsidR="00942C67" w:rsidRPr="00D10C8C">
        <w:t>reducirán</w:t>
      </w:r>
      <w:r w:rsidRPr="00D10C8C">
        <w:t xml:space="preserve"> la carga manual y </w:t>
      </w:r>
      <w:r w:rsidR="00942C67" w:rsidRPr="00D10C8C">
        <w:t>permitirán manejar</w:t>
      </w:r>
      <w:r w:rsidRPr="00D10C8C">
        <w:t xml:space="preserve"> volúmenes crecientes de documentos con precisión y velocidad. Este cambio no solo optimiza la gestión actual, sino que también posiciona al sistema para enfrentar retos futuros en la clasificación y tramitación documental.</w:t>
      </w:r>
    </w:p>
    <w:p w14:paraId="27E59540" w14:textId="041A5B19" w:rsidR="008E0A44" w:rsidRPr="00D10C8C" w:rsidRDefault="008E0A44" w:rsidP="00E51136">
      <w:pPr>
        <w:spacing w:after="0"/>
      </w:pPr>
    </w:p>
    <w:p w14:paraId="419BA3D0" w14:textId="77777777" w:rsidR="00850AB8" w:rsidRPr="00D10C8C" w:rsidRDefault="00850AB8">
      <w:pPr>
        <w:spacing w:after="160" w:line="259" w:lineRule="auto"/>
        <w:jc w:val="left"/>
        <w:rPr>
          <w:rFonts w:ascii="Montserrat Light" w:eastAsiaTheme="majorEastAsia" w:hAnsi="Montserrat Light" w:cstheme="majorBidi"/>
          <w:b/>
          <w:color w:val="C00000"/>
          <w:sz w:val="24"/>
          <w:szCs w:val="26"/>
        </w:rPr>
      </w:pPr>
      <w:r w:rsidRPr="00D10C8C">
        <w:br w:type="page"/>
      </w:r>
    </w:p>
    <w:p w14:paraId="585DDE43" w14:textId="61F2FB32" w:rsidR="006247E2" w:rsidRPr="00D10C8C" w:rsidRDefault="006247E2" w:rsidP="00DD1570">
      <w:pPr>
        <w:pStyle w:val="Ttulo2"/>
      </w:pPr>
      <w:bookmarkStart w:id="91" w:name="_Toc193887375"/>
      <w:r w:rsidRPr="00D10C8C">
        <w:lastRenderedPageBreak/>
        <w:t>WF Notificaciones (Zonas de Distribución)</w:t>
      </w:r>
      <w:bookmarkEnd w:id="91"/>
    </w:p>
    <w:p w14:paraId="242486A9" w14:textId="77777777" w:rsidR="006247E2" w:rsidRPr="00D10C8C" w:rsidRDefault="006247E2" w:rsidP="006247E2">
      <w:r w:rsidRPr="00D10C8C">
        <w:t>Como se ha descrito previamente, todas las categorías de destino han sido configuradas con la misma estructura y flujos de trabajo asociados. Sin embargo, es posible que, durante la evaluación del servicio, se identifiquen algunas categorías que requieran una estructura o proceso diferenciado.</w:t>
      </w:r>
    </w:p>
    <w:p w14:paraId="284EBE76" w14:textId="0199B784" w:rsidR="006247E2" w:rsidRPr="00D10C8C" w:rsidRDefault="006247E2" w:rsidP="006247E2">
      <w:r w:rsidRPr="00D10C8C">
        <w:t>Para llevar a cabo estas modificaciones, será fundamental realizar un estudio detallado de los requerimientos específicos. Posteriormente, se llevará a cabo una evaluación exhaustiva de la viabilidad de implementación y se procederá con una cotización que refleje el esfuerzo necesario para adaptar las categorías de acuerdo con los nuevos requisitos.</w:t>
      </w:r>
    </w:p>
    <w:p w14:paraId="6FED9021" w14:textId="7201DF67" w:rsidR="006247E2" w:rsidRPr="00D10C8C" w:rsidRDefault="006247E2" w:rsidP="006247E2">
      <w:r w:rsidRPr="00D10C8C">
        <w:t>Es importante garantizar que cualquier cambio realizado se ajuste de manera precisa y óptima a las necesidades del cliente y al rendimiento general del sistema, asegurando así que el servicio brindado sea altamente eficiente y satisfactorio para todos los usuarios involucrados.</w:t>
      </w:r>
    </w:p>
    <w:p w14:paraId="07BF24F9" w14:textId="44332775" w:rsidR="006247E2" w:rsidRPr="00D10C8C" w:rsidRDefault="00AC5196" w:rsidP="006247E2">
      <w:r w:rsidRPr="00D10C8C">
        <w:rPr>
          <w:noProof/>
        </w:rPr>
        <w:drawing>
          <wp:anchor distT="0" distB="0" distL="114300" distR="114300" simplePos="0" relativeHeight="251591680" behindDoc="0" locked="0" layoutInCell="1" allowOverlap="1" wp14:anchorId="36D4EE68" wp14:editId="36542B95">
            <wp:simplePos x="0" y="0"/>
            <wp:positionH relativeFrom="column">
              <wp:posOffset>31115</wp:posOffset>
            </wp:positionH>
            <wp:positionV relativeFrom="paragraph">
              <wp:posOffset>883920</wp:posOffset>
            </wp:positionV>
            <wp:extent cx="5351780" cy="2670175"/>
            <wp:effectExtent l="19050" t="19050" r="20320" b="15875"/>
            <wp:wrapTopAndBottom/>
            <wp:docPr id="843" name="Imagen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n 843"/>
                    <pic:cNvPicPr/>
                  </pic:nvPicPr>
                  <pic:blipFill>
                    <a:blip r:embed="rId36">
                      <a:extLst>
                        <a:ext uri="{28A0092B-C50C-407E-A947-70E740481C1C}">
                          <a14:useLocalDpi xmlns:a14="http://schemas.microsoft.com/office/drawing/2010/main" val="0"/>
                        </a:ext>
                      </a:extLst>
                    </a:blip>
                    <a:stretch>
                      <a:fillRect/>
                    </a:stretch>
                  </pic:blipFill>
                  <pic:spPr>
                    <a:xfrm>
                      <a:off x="0" y="0"/>
                      <a:ext cx="5351780" cy="26701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6247E2" w:rsidRPr="00D10C8C">
        <w:t>Este flujo de trabajo tiene como objetivo facilitar y controlar las tareas asociadas a las notificaciones realizadas por los equipos de tramitación asignados a cada Zona. Además, permite realizar devoluciones al servicio de clasificación, lo que posibilita un claro control de los niveles de servicio y asegura la trazabilidad completa de las notificaciones.</w:t>
      </w:r>
    </w:p>
    <w:p w14:paraId="14236E8E" w14:textId="04443FA9" w:rsidR="00CC5EE4" w:rsidRPr="00D10C8C" w:rsidRDefault="00CC5EE4" w:rsidP="00CC5EE4">
      <w:pPr>
        <w:pStyle w:val="PiedeFoto"/>
      </w:pPr>
      <w:bookmarkStart w:id="92" w:name="_Toc191457051"/>
      <w:r w:rsidRPr="00D10C8C">
        <w:t>WF – Notificaciones Categorías Destino</w:t>
      </w:r>
      <w:bookmarkEnd w:id="92"/>
    </w:p>
    <w:p w14:paraId="1E1E6E18" w14:textId="77777777" w:rsidR="00CC5EE4" w:rsidRPr="00D10C8C" w:rsidRDefault="00CC5EE4" w:rsidP="006247E2"/>
    <w:p w14:paraId="4AFA15FC" w14:textId="5C8A6843" w:rsidR="006247E2" w:rsidRPr="00D10C8C" w:rsidRDefault="006247E2" w:rsidP="006247E2">
      <w:r w:rsidRPr="00D10C8C">
        <w:t>Con esta implementación, se logra una gestión más eficiente y precisa de las notificaciones, al tiempo que se garantiza la transparencia y seguimiento de todas las acciones realizadas en el proceso. Asimismo, brinda la flexibilidad necesaria para que los equipos de tramitación puedan interactuar de manera efectiva y eficiente con el “</w:t>
      </w:r>
      <w:r w:rsidR="00B36A10" w:rsidRPr="00D10C8C">
        <w:t>Dispatching</w:t>
      </w:r>
      <w:r w:rsidRPr="00D10C8C">
        <w:t xml:space="preserve"> Room”, optimizando así el flujo de trabajo en su totalidad.</w:t>
      </w:r>
    </w:p>
    <w:p w14:paraId="772A40DB" w14:textId="7B09DB68" w:rsidR="006247E2" w:rsidRPr="00D10C8C" w:rsidRDefault="006247E2" w:rsidP="006247E2">
      <w:pPr>
        <w:jc w:val="center"/>
      </w:pPr>
    </w:p>
    <w:p w14:paraId="2B07095F" w14:textId="77777777" w:rsidR="006247E2" w:rsidRPr="00D10C8C" w:rsidRDefault="006247E2" w:rsidP="006247E2">
      <w:pPr>
        <w:pBdr>
          <w:bottom w:val="single" w:sz="4" w:space="1" w:color="auto"/>
        </w:pBdr>
        <w:spacing w:after="0"/>
        <w:rPr>
          <w:sz w:val="14"/>
          <w:szCs w:val="18"/>
        </w:rPr>
      </w:pPr>
      <w:r w:rsidRPr="00D10C8C">
        <w:rPr>
          <w:sz w:val="14"/>
          <w:szCs w:val="18"/>
        </w:rPr>
        <w:t>NOTAS</w:t>
      </w:r>
    </w:p>
    <w:p w14:paraId="27300219" w14:textId="59C52E8E" w:rsidR="006247E2" w:rsidRPr="00D10C8C" w:rsidRDefault="006B79DF" w:rsidP="007F2FA6">
      <w:pPr>
        <w:pStyle w:val="Prrafodelista"/>
        <w:numPr>
          <w:ilvl w:val="0"/>
          <w:numId w:val="17"/>
        </w:numPr>
        <w:rPr>
          <w:i/>
          <w:iCs/>
          <w:sz w:val="14"/>
          <w:szCs w:val="18"/>
        </w:rPr>
      </w:pPr>
      <w:r>
        <w:rPr>
          <w:i/>
          <w:iCs/>
          <w:sz w:val="14"/>
          <w:szCs w:val="18"/>
        </w:rPr>
        <w:t xml:space="preserve">Asociados a los procesos </w:t>
      </w:r>
      <w:r w:rsidR="002E5FD5">
        <w:rPr>
          <w:i/>
          <w:iCs/>
          <w:sz w:val="14"/>
          <w:szCs w:val="18"/>
        </w:rPr>
        <w:t xml:space="preserve">establecidos en </w:t>
      </w:r>
      <w:r>
        <w:rPr>
          <w:i/>
          <w:iCs/>
          <w:sz w:val="14"/>
          <w:szCs w:val="18"/>
        </w:rPr>
        <w:t>Therefore</w:t>
      </w:r>
      <w:r w:rsidR="002E5FD5">
        <w:rPr>
          <w:i/>
          <w:iCs/>
          <w:sz w:val="14"/>
          <w:szCs w:val="18"/>
        </w:rPr>
        <w:t xml:space="preserve">™, existen notificaciones a usuarios o grupos mediante correos electrónico. </w:t>
      </w:r>
      <w:r w:rsidR="006247E2" w:rsidRPr="00D10C8C">
        <w:rPr>
          <w:i/>
          <w:iCs/>
          <w:sz w:val="14"/>
          <w:szCs w:val="18"/>
        </w:rPr>
        <w:t xml:space="preserve">El formato de </w:t>
      </w:r>
      <w:r w:rsidR="002E5FD5">
        <w:rPr>
          <w:i/>
          <w:iCs/>
          <w:sz w:val="14"/>
          <w:szCs w:val="18"/>
        </w:rPr>
        <w:t>estos</w:t>
      </w:r>
      <w:r w:rsidR="006247E2" w:rsidRPr="00D10C8C">
        <w:rPr>
          <w:i/>
          <w:iCs/>
          <w:sz w:val="14"/>
          <w:szCs w:val="18"/>
        </w:rPr>
        <w:t xml:space="preserve"> correos electrónicos que comunican a los usuarios tanto la asignación de tareas como la finalización de los procesos están construidos en HTML &amp; CSS</w:t>
      </w:r>
      <w:r w:rsidR="00BC06F0" w:rsidRPr="00D10C8C">
        <w:rPr>
          <w:i/>
          <w:iCs/>
          <w:sz w:val="14"/>
          <w:szCs w:val="18"/>
        </w:rPr>
        <w:t>.</w:t>
      </w:r>
      <w:r w:rsidR="002B4599">
        <w:rPr>
          <w:i/>
          <w:iCs/>
          <w:sz w:val="14"/>
          <w:szCs w:val="18"/>
        </w:rPr>
        <w:t xml:space="preserve"> Existe una explicación más amplia sobre ello en el </w:t>
      </w:r>
      <w:hyperlink w:anchor="_Anexo_1_-Detalle" w:history="1">
        <w:r w:rsidR="002B4599" w:rsidRPr="000A7F54">
          <w:rPr>
            <w:rStyle w:val="Hipervnculo"/>
            <w:i/>
            <w:iCs/>
            <w:sz w:val="14"/>
            <w:szCs w:val="18"/>
          </w:rPr>
          <w:t xml:space="preserve">ANEXO </w:t>
        </w:r>
        <w:r w:rsidR="000A7F54" w:rsidRPr="000A7F54">
          <w:rPr>
            <w:rStyle w:val="Hipervnculo"/>
            <w:i/>
            <w:iCs/>
            <w:sz w:val="14"/>
            <w:szCs w:val="18"/>
          </w:rPr>
          <w:t>1 de este documento</w:t>
        </w:r>
      </w:hyperlink>
    </w:p>
    <w:p w14:paraId="442C9704" w14:textId="77777777" w:rsidR="00063E0E" w:rsidRPr="00D10C8C" w:rsidRDefault="00063E0E">
      <w:pPr>
        <w:spacing w:after="160" w:line="259" w:lineRule="auto"/>
        <w:jc w:val="left"/>
      </w:pPr>
      <w:r w:rsidRPr="00D10C8C">
        <w:br w:type="page"/>
      </w:r>
    </w:p>
    <w:p w14:paraId="77CD3F96" w14:textId="636210D5" w:rsidR="006247E2" w:rsidRPr="00D10C8C" w:rsidRDefault="006247E2" w:rsidP="006247E2">
      <w:pPr>
        <w:spacing w:after="0"/>
      </w:pPr>
      <w:r w:rsidRPr="00D10C8C">
        <w:lastRenderedPageBreak/>
        <w:t>El proceso de este flujo de trabajo se descompone en las siguientes tareas:</w:t>
      </w:r>
    </w:p>
    <w:p w14:paraId="180D5AC6" w14:textId="77777777" w:rsidR="006247E2" w:rsidRPr="00D10C8C" w:rsidRDefault="006247E2" w:rsidP="006247E2">
      <w:pPr>
        <w:spacing w:after="0"/>
      </w:pPr>
    </w:p>
    <w:p w14:paraId="53602C61" w14:textId="77777777" w:rsidR="006247E2" w:rsidRPr="00D10C8C" w:rsidRDefault="006247E2" w:rsidP="007F2FA6">
      <w:pPr>
        <w:pStyle w:val="Prrafodelista"/>
        <w:numPr>
          <w:ilvl w:val="0"/>
          <w:numId w:val="15"/>
        </w:numPr>
        <w:spacing w:after="0"/>
      </w:pPr>
      <w:r w:rsidRPr="00D10C8C">
        <w:t xml:space="preserve">Tarea asignada dinámicamente al equipo de tramitación encargado del procesamiento de las notificaciones en la Zona. </w:t>
      </w:r>
    </w:p>
    <w:p w14:paraId="35FCB62B" w14:textId="77777777" w:rsidR="00D94664" w:rsidRPr="00D10C8C" w:rsidRDefault="00D94664" w:rsidP="00D94664">
      <w:pPr>
        <w:pStyle w:val="Prrafodelista"/>
        <w:spacing w:after="0"/>
      </w:pPr>
    </w:p>
    <w:p w14:paraId="50B8E82B" w14:textId="77777777" w:rsidR="006247E2" w:rsidRPr="00D10C8C" w:rsidRDefault="006247E2" w:rsidP="006247E2">
      <w:pPr>
        <w:pStyle w:val="Prrafodelista"/>
        <w:spacing w:after="0"/>
      </w:pPr>
      <w:r w:rsidRPr="00D10C8C">
        <w:t xml:space="preserve">Inicialmente, esta tarea se asigna a todos los miembros del equipo, y permanece así hasta que uno de ellos la solicita para su realización. A partir de ese momento, la tarea queda asignada de manera exclusiva a ese usuario específico, y sobre él recaerán los plazos de cumplimiento, recordatorios y demás acciones relacionadas con la tarea. </w:t>
      </w:r>
    </w:p>
    <w:p w14:paraId="6480522E" w14:textId="77777777" w:rsidR="00D94664" w:rsidRPr="00D10C8C" w:rsidRDefault="00D94664" w:rsidP="006247E2">
      <w:pPr>
        <w:pStyle w:val="Prrafodelista"/>
        <w:spacing w:after="0"/>
      </w:pPr>
    </w:p>
    <w:p w14:paraId="4BF23971" w14:textId="77777777" w:rsidR="006247E2" w:rsidRPr="00D10C8C" w:rsidRDefault="006247E2" w:rsidP="006247E2">
      <w:pPr>
        <w:pStyle w:val="Prrafodelista"/>
        <w:spacing w:after="0"/>
      </w:pPr>
      <w:r w:rsidRPr="00D10C8C">
        <w:t>Este enfoque asegura una distribución equitativa y efectiva de las responsabilidades dentro del equipo, y permite un seguimiento claro de las acciones individuales para garantizar el cumplimiento oportuno de las tareas asignadas</w:t>
      </w:r>
    </w:p>
    <w:p w14:paraId="2692889B" w14:textId="77777777" w:rsidR="006247E2" w:rsidRPr="00D10C8C" w:rsidRDefault="006247E2" w:rsidP="006247E2">
      <w:pPr>
        <w:pStyle w:val="Prrafodelista"/>
        <w:spacing w:after="0"/>
      </w:pPr>
    </w:p>
    <w:p w14:paraId="7673A9BE" w14:textId="1805070E" w:rsidR="00B72005" w:rsidRPr="00D10C8C" w:rsidRDefault="00FF1C38" w:rsidP="007F2FA6">
      <w:pPr>
        <w:pStyle w:val="Prrafodelista"/>
        <w:numPr>
          <w:ilvl w:val="0"/>
          <w:numId w:val="15"/>
        </w:numPr>
      </w:pPr>
      <w:r w:rsidRPr="00D10C8C">
        <w:t xml:space="preserve">Una vez que la notificación ha sido aceptada por el </w:t>
      </w:r>
      <w:r w:rsidR="00884CF7" w:rsidRPr="00D10C8C">
        <w:t>equipo</w:t>
      </w:r>
      <w:r w:rsidRPr="00D10C8C">
        <w:t xml:space="preserve"> de tramitación</w:t>
      </w:r>
      <w:r w:rsidR="00884CF7" w:rsidRPr="00D10C8C">
        <w:t xml:space="preserve">, esta cambia de estado a “Aceptada Equipo </w:t>
      </w:r>
      <w:r w:rsidR="00A135B8" w:rsidRPr="00D10C8C">
        <w:t>tramitación</w:t>
      </w:r>
      <w:r w:rsidR="00884CF7" w:rsidRPr="00D10C8C">
        <w:t>” y se genera una tarea de nuevo asignada a todo el equipo.</w:t>
      </w:r>
    </w:p>
    <w:p w14:paraId="0B0F07F1" w14:textId="0575361E" w:rsidR="00D94664" w:rsidRPr="00D10C8C" w:rsidRDefault="00985AEE" w:rsidP="00D94664">
      <w:pPr>
        <w:pStyle w:val="Prrafodelista"/>
      </w:pPr>
      <w:r w:rsidRPr="00D10C8C">
        <w:t xml:space="preserve">Esta tarea tiene un tiempo mayor de respuesta y permitirá a los </w:t>
      </w:r>
      <w:r w:rsidR="00D94664" w:rsidRPr="00D10C8C">
        <w:t>Equipos</w:t>
      </w:r>
      <w:r w:rsidRPr="00D10C8C">
        <w:t xml:space="preserve"> dedicar el tiempo necesario a la tramitación o resolución de </w:t>
      </w:r>
      <w:r w:rsidR="00EF5587" w:rsidRPr="00D10C8C">
        <w:t>esta</w:t>
      </w:r>
      <w:r w:rsidRPr="00D10C8C">
        <w:t>.</w:t>
      </w:r>
    </w:p>
    <w:p w14:paraId="0CB27504" w14:textId="77777777" w:rsidR="00D94664" w:rsidRPr="00D10C8C" w:rsidRDefault="00D94664" w:rsidP="00D94664">
      <w:pPr>
        <w:pStyle w:val="Prrafodelista"/>
      </w:pPr>
    </w:p>
    <w:p w14:paraId="5E8F7301" w14:textId="53C5D87A" w:rsidR="006247E2" w:rsidRPr="00D10C8C" w:rsidRDefault="006247E2" w:rsidP="007F2FA6">
      <w:pPr>
        <w:pStyle w:val="Prrafodelista"/>
        <w:numPr>
          <w:ilvl w:val="0"/>
          <w:numId w:val="15"/>
        </w:numPr>
      </w:pPr>
      <w:r w:rsidRPr="00D10C8C">
        <w:t xml:space="preserve">En caso de que el encargado de la tramitación no pueda llevar a cabo la tarea o requiera una revisión por parte del responsable </w:t>
      </w:r>
      <w:r w:rsidR="00EF5587">
        <w:t>del equipo</w:t>
      </w:r>
      <w:r w:rsidRPr="00D10C8C">
        <w:t>, tiene la opción de dirigir el flujo de trabajo hacia este estado. Además, de manera predeterminada, las tareas que los integrantes del equipo no hayan completado dentro del plazo establecido también serán remitidas para su revisión al responsable de</w:t>
      </w:r>
      <w:r w:rsidR="00EF5587">
        <w:t>l equipo</w:t>
      </w:r>
      <w:r w:rsidRPr="00D10C8C">
        <w:t>.</w:t>
      </w:r>
    </w:p>
    <w:p w14:paraId="403BDF41" w14:textId="77777777" w:rsidR="006247E2" w:rsidRPr="00D10C8C" w:rsidRDefault="006247E2" w:rsidP="006247E2">
      <w:pPr>
        <w:pStyle w:val="Prrafodelista"/>
      </w:pPr>
    </w:p>
    <w:p w14:paraId="53F09E0C" w14:textId="77777777" w:rsidR="006247E2" w:rsidRPr="00D10C8C" w:rsidRDefault="006247E2" w:rsidP="006247E2">
      <w:pPr>
        <w:pStyle w:val="Prrafodelista"/>
        <w:spacing w:after="0"/>
      </w:pPr>
      <w:r w:rsidRPr="00D10C8C">
        <w:t>Esta configuración asegura que todas las tareas sean revisadas adecuadamente en caso de situaciones excepcionales o incumplimientos de los plazos. De este modo, se garantiza una supervisión adecuada y una gestión efectiva de las tareas para mantener el flujo de trabajo en orden y cumplir con los estándares de calidad y eficiencia esperados en el proceso de tramitación.).</w:t>
      </w:r>
    </w:p>
    <w:p w14:paraId="50EC1F9B" w14:textId="77777777" w:rsidR="006247E2" w:rsidRPr="00D10C8C" w:rsidRDefault="006247E2" w:rsidP="006247E2">
      <w:pPr>
        <w:pStyle w:val="Prrafodelista"/>
      </w:pPr>
    </w:p>
    <w:p w14:paraId="235EB541" w14:textId="5EA108CA" w:rsidR="00227027" w:rsidRPr="00D10C8C" w:rsidRDefault="006247E2" w:rsidP="00227027">
      <w:r w:rsidRPr="00D10C8C">
        <w:t xml:space="preserve">Los integrantes del grupo de tramitación tienen la capacidad de interactuar con el flujo de trabajo a través de </w:t>
      </w:r>
      <w:r w:rsidR="00227027" w:rsidRPr="00D10C8C">
        <w:t>dos</w:t>
      </w:r>
      <w:r w:rsidRPr="00D10C8C">
        <w:t xml:space="preserve"> opciones sencillas:</w:t>
      </w:r>
    </w:p>
    <w:p w14:paraId="27D75277" w14:textId="77777777" w:rsidR="00227027" w:rsidRPr="00D10C8C" w:rsidRDefault="006247E2" w:rsidP="00A043A1">
      <w:pPr>
        <w:pStyle w:val="Prrafodelista"/>
        <w:numPr>
          <w:ilvl w:val="0"/>
          <w:numId w:val="15"/>
        </w:numPr>
      </w:pPr>
      <w:r w:rsidRPr="00D10C8C">
        <w:t xml:space="preserve">Informar al Sistema que se requiere una nueva clasificación debido a un error del </w:t>
      </w:r>
      <w:r w:rsidR="00B36A10" w:rsidRPr="00D10C8C">
        <w:t>Dispatching</w:t>
      </w:r>
      <w:r w:rsidRPr="00D10C8C">
        <w:t xml:space="preserve"> Room. Esto trasladará el documento de vuelta a la categoría "Notificaciones (</w:t>
      </w:r>
      <w:r w:rsidR="00B36A10" w:rsidRPr="00D10C8C">
        <w:t>DISPATCHING</w:t>
      </w:r>
      <w:r w:rsidRPr="00D10C8C">
        <w:t xml:space="preserve"> ROOM)", donde se iniciará el proceso de catalogación nuevamente. Todo el historial de eventos ocurridos quedará registrado.</w:t>
      </w:r>
    </w:p>
    <w:p w14:paraId="468CADE8" w14:textId="3E28371E" w:rsidR="006247E2" w:rsidRPr="00D10C8C" w:rsidRDefault="006247E2" w:rsidP="00A043A1">
      <w:pPr>
        <w:pStyle w:val="Prrafodelista"/>
        <w:numPr>
          <w:ilvl w:val="0"/>
          <w:numId w:val="15"/>
        </w:numPr>
      </w:pPr>
      <w:r w:rsidRPr="00D10C8C">
        <w:t>Dar por Finalizada la tramitación de la notificación. Al seleccionar esta acción, se enviará automáticamente una notificación a los interesados informando sobre la finalización de la tramitación y proporcionando los detalles pertinentes.</w:t>
      </w:r>
    </w:p>
    <w:p w14:paraId="1DF864FD" w14:textId="77777777" w:rsidR="006247E2" w:rsidRPr="00D10C8C" w:rsidRDefault="006247E2" w:rsidP="00A043A1">
      <w:r w:rsidRPr="00D10C8C">
        <w:t>Estas opciones brindan una mayor flexibilidad y eficiencia al proceso de tramitación, permitiendo a los integrantes del equipo tomar decisiones y realizar acciones de manera clara y directa en función de las necesidades específicas de cada caso. Además, la comunicación automática con los interesados agiliza la notificación y asegura que todos estén informados adecuadamente sobre el estado y resultado de la tramitación.</w:t>
      </w:r>
    </w:p>
    <w:p w14:paraId="0B1CE4B0" w14:textId="77777777" w:rsidR="00850AB8" w:rsidRPr="00D10C8C" w:rsidRDefault="00850AB8" w:rsidP="006247E2">
      <w:pPr>
        <w:spacing w:after="200" w:line="276" w:lineRule="auto"/>
        <w:jc w:val="left"/>
      </w:pPr>
    </w:p>
    <w:p w14:paraId="5DC5992B" w14:textId="60729793" w:rsidR="00056568" w:rsidRDefault="00581C99" w:rsidP="00056568">
      <w:r>
        <w:lastRenderedPageBreak/>
        <w:t xml:space="preserve">En función de la experiencia en otros proyectos similares es posible </w:t>
      </w:r>
      <w:r w:rsidR="00F57DBF">
        <w:t>que,</w:t>
      </w:r>
      <w:r>
        <w:t xml:space="preserve"> </w:t>
      </w:r>
      <w:r w:rsidR="003E1C21">
        <w:t xml:space="preserve">durante las sesiones de </w:t>
      </w:r>
      <w:r w:rsidR="00056568">
        <w:t xml:space="preserve">análisis del proyecto, se </w:t>
      </w:r>
      <w:r w:rsidR="003E1C21">
        <w:t>identifi</w:t>
      </w:r>
      <w:r>
        <w:t xml:space="preserve">quen </w:t>
      </w:r>
      <w:r w:rsidR="00056568">
        <w:t xml:space="preserve">categorías </w:t>
      </w:r>
      <w:r w:rsidR="003E1C21">
        <w:t xml:space="preserve">documentales </w:t>
      </w:r>
      <w:r w:rsidR="00056568">
        <w:t xml:space="preserve">de Therefore™ (como zonas de reparto asociadas a departamentos) </w:t>
      </w:r>
      <w:r>
        <w:t xml:space="preserve">que </w:t>
      </w:r>
      <w:r w:rsidR="00056568">
        <w:t>p</w:t>
      </w:r>
      <w:r>
        <w:t xml:space="preserve">uedan </w:t>
      </w:r>
      <w:r w:rsidR="00056568">
        <w:t>no requerir un flujo de trabajo complejo. En estos casos, no es necesario que los usuarios interactúen directamente con la plataforma para realizar las tareas asignadas, ni que se generen tareas específicas en Therefore™.</w:t>
      </w:r>
    </w:p>
    <w:p w14:paraId="7A4DFEA7" w14:textId="7AEE9D2D" w:rsidR="00056568" w:rsidRDefault="00056568" w:rsidP="00056568">
      <w:r>
        <w:t>Se propon</w:t>
      </w:r>
      <w:r w:rsidR="00CF0271">
        <w:t>e</w:t>
      </w:r>
      <w:r>
        <w:t>, como alternativa, un flujo de trabajo simplificado que se limite a enviar una notificación por correo electrónico. Este correo incluirá un aviso sobre la existencia de una notificación relevante para el área de actuación correspondiente y un enlace a la documentación almacenada en Therefore™. En ciertos casos, la documentación también podría adjuntarse directamente al correo.</w:t>
      </w:r>
    </w:p>
    <w:p w14:paraId="39BEEEA5" w14:textId="77777777" w:rsidR="00056568" w:rsidRDefault="00056568" w:rsidP="00056568">
      <w:r>
        <w:t>Para implementar este enfoque, es fundamental disponer de información precisa sobre las direcciones de correo electrónico asociadas. Estas pueden estar vinculadas al equipo de tramitación o al activo específico afectado por la notificación.</w:t>
      </w:r>
    </w:p>
    <w:p w14:paraId="5D47113B" w14:textId="3DA15AE3" w:rsidR="006247E2" w:rsidRPr="00D10C8C" w:rsidRDefault="00056568" w:rsidP="00056568">
      <w:r>
        <w:t>Por ejemplo, si la notificación recibida corresponde a una sanción asociada a un vehículo, la matrícula de este será el Activo_ID, identificador único del vehículo. Además, deberá existir un campo que indique la dirección de correo electrónico a la que se debe enviar la notificación (por ejemplo, al conductor, grupo responsable o gestor asignado).</w:t>
      </w:r>
      <w:r w:rsidR="006247E2" w:rsidRPr="00D10C8C">
        <w:br w:type="page"/>
      </w:r>
    </w:p>
    <w:p w14:paraId="0A6CDDAD" w14:textId="5A81F651" w:rsidR="006247E2" w:rsidRPr="00D10C8C" w:rsidRDefault="00C74883" w:rsidP="00F52A60">
      <w:pPr>
        <w:pStyle w:val="Ttulo1"/>
        <w:jc w:val="left"/>
      </w:pPr>
      <w:bookmarkStart w:id="93" w:name="_Toc193887376"/>
      <w:r w:rsidRPr="00D10C8C">
        <w:lastRenderedPageBreak/>
        <w:t>Actividades previstas</w:t>
      </w:r>
      <w:bookmarkEnd w:id="93"/>
    </w:p>
    <w:p w14:paraId="09A30C41" w14:textId="419BEA3B" w:rsidR="00433E3D" w:rsidRPr="00D10C8C" w:rsidRDefault="002432DE" w:rsidP="006247E2">
      <w:r w:rsidRPr="00D10C8C">
        <w:t>Dentro del ámbito de esta primera fase del proyecto se contemplan</w:t>
      </w:r>
      <w:r w:rsidR="002F1FD7" w:rsidRPr="00D10C8C">
        <w:t xml:space="preserve"> las</w:t>
      </w:r>
      <w:r w:rsidR="009B66EB" w:rsidRPr="00D10C8C">
        <w:t xml:space="preserve"> </w:t>
      </w:r>
      <w:r w:rsidR="002F1FD7" w:rsidRPr="00D10C8C">
        <w:t>tareas esenciales para la puesta en producción de los aplicativos</w:t>
      </w:r>
      <w:r w:rsidR="00433E3D" w:rsidRPr="00D10C8C">
        <w:t>:</w:t>
      </w:r>
    </w:p>
    <w:p w14:paraId="0D80F624" w14:textId="4E4C8AA2" w:rsidR="006247E2" w:rsidRPr="00D10C8C" w:rsidRDefault="00784E87" w:rsidP="007F2FA6">
      <w:pPr>
        <w:pStyle w:val="Prrafodelista"/>
        <w:numPr>
          <w:ilvl w:val="0"/>
          <w:numId w:val="17"/>
        </w:numPr>
      </w:pPr>
      <w:r w:rsidRPr="00D10C8C">
        <w:t>Instalación</w:t>
      </w:r>
      <w:r w:rsidR="00E332ED" w:rsidRPr="00D10C8C">
        <w:t xml:space="preserve"> y puesta en marcha de la plataforma Therefore™ Online para </w:t>
      </w:r>
      <w:r w:rsidRPr="00D10C8C">
        <w:t>alojar la solución presentada</w:t>
      </w:r>
      <w:r w:rsidR="002F1FD7" w:rsidRPr="00D10C8C">
        <w:t>.</w:t>
      </w:r>
    </w:p>
    <w:p w14:paraId="52675E16" w14:textId="3CA6A0A9" w:rsidR="00490776" w:rsidRPr="00D10C8C" w:rsidRDefault="00784E87" w:rsidP="007F2FA6">
      <w:pPr>
        <w:pStyle w:val="Prrafodelista"/>
        <w:numPr>
          <w:ilvl w:val="0"/>
          <w:numId w:val="17"/>
        </w:numPr>
      </w:pPr>
      <w:r w:rsidRPr="00D10C8C">
        <w:t xml:space="preserve">Construcción del proyecto Therefore™ </w:t>
      </w:r>
      <w:r w:rsidR="00B21BB1" w:rsidRPr="00D10C8C">
        <w:t>de acuerdo con</w:t>
      </w:r>
      <w:r w:rsidRPr="00D10C8C">
        <w:t xml:space="preserve"> los </w:t>
      </w:r>
      <w:r w:rsidR="00B21BB1" w:rsidRPr="00D10C8C">
        <w:t>límites</w:t>
      </w:r>
      <w:r w:rsidRPr="00D10C8C">
        <w:t xml:space="preserve"> </w:t>
      </w:r>
      <w:r w:rsidR="005E467F" w:rsidRPr="00D10C8C">
        <w:t>establecidos</w:t>
      </w:r>
      <w:r w:rsidRPr="00D10C8C">
        <w:t xml:space="preserve"> en este documento y que se </w:t>
      </w:r>
      <w:r w:rsidR="009F1B55" w:rsidRPr="00D10C8C">
        <w:t xml:space="preserve">definieron a alto </w:t>
      </w:r>
      <w:r w:rsidR="009F722D" w:rsidRPr="00D10C8C">
        <w:t>nivel en</w:t>
      </w:r>
      <w:r w:rsidR="005E467F" w:rsidRPr="00D10C8C">
        <w:t xml:space="preserve"> el alcance de</w:t>
      </w:r>
      <w:r w:rsidR="00490776" w:rsidRPr="00D10C8C">
        <w:t xml:space="preserve"> la propuesta.</w:t>
      </w:r>
    </w:p>
    <w:p w14:paraId="17D54440" w14:textId="08B2B75C" w:rsidR="00784E87" w:rsidRPr="00D10C8C" w:rsidRDefault="00490776" w:rsidP="007F2FA6">
      <w:pPr>
        <w:pStyle w:val="Prrafodelista"/>
        <w:numPr>
          <w:ilvl w:val="0"/>
          <w:numId w:val="17"/>
        </w:numPr>
      </w:pPr>
      <w:r w:rsidRPr="00D10C8C">
        <w:t xml:space="preserve">Formación en las herramientas </w:t>
      </w:r>
      <w:r w:rsidR="002F1FD7" w:rsidRPr="00D10C8C">
        <w:t>proporcionadas a</w:t>
      </w:r>
      <w:r w:rsidR="00F01D80" w:rsidRPr="00D10C8C">
        <w:t xml:space="preserve"> usuarios clave y administradores </w:t>
      </w:r>
      <w:r w:rsidR="002F1FD7" w:rsidRPr="00D10C8C">
        <w:t>para el traslado de formación en cascada a sus áreas de responsabilidad.</w:t>
      </w:r>
    </w:p>
    <w:p w14:paraId="5D157100" w14:textId="6E062395" w:rsidR="009B66EB" w:rsidRDefault="009B66EB" w:rsidP="007F2FA6">
      <w:pPr>
        <w:pStyle w:val="Prrafodelista"/>
        <w:numPr>
          <w:ilvl w:val="0"/>
          <w:numId w:val="17"/>
        </w:numPr>
      </w:pPr>
      <w:r w:rsidRPr="00D10C8C">
        <w:t xml:space="preserve">Integración de </w:t>
      </w:r>
      <w:r w:rsidR="009F722D">
        <w:t>las instancias</w:t>
      </w:r>
      <w:r w:rsidRPr="00D10C8C">
        <w:t xml:space="preserve"> de IvNeos para la in</w:t>
      </w:r>
      <w:r w:rsidR="000B6057" w:rsidRPr="00D10C8C">
        <w:t xml:space="preserve">serción </w:t>
      </w:r>
      <w:r w:rsidR="007A5064" w:rsidRPr="00D10C8C">
        <w:t>directa de</w:t>
      </w:r>
      <w:r w:rsidR="000B6057" w:rsidRPr="00D10C8C">
        <w:t xml:space="preserve"> notificaciones en Therefore™ desde la</w:t>
      </w:r>
      <w:r w:rsidR="007A5064" w:rsidRPr="00D10C8C">
        <w:t>s herramientas de descarga</w:t>
      </w:r>
      <w:r w:rsidR="00EB40DD" w:rsidRPr="00D10C8C">
        <w:t>.</w:t>
      </w:r>
    </w:p>
    <w:p w14:paraId="0A7ACE75" w14:textId="6B89B6DF" w:rsidR="00A90DD8" w:rsidRPr="00D10C8C" w:rsidRDefault="00A90DD8" w:rsidP="007F2FA6">
      <w:pPr>
        <w:pStyle w:val="Prrafodelista"/>
        <w:numPr>
          <w:ilvl w:val="0"/>
          <w:numId w:val="17"/>
        </w:numPr>
      </w:pPr>
      <w:r>
        <w:t xml:space="preserve">Integración </w:t>
      </w:r>
      <w:r w:rsidR="00805783">
        <w:t xml:space="preserve">del proyecto Therefore™ </w:t>
      </w:r>
      <w:r w:rsidR="00D23349">
        <w:t>con DOCAI</w:t>
      </w:r>
      <w:r w:rsidR="00805783">
        <w:t xml:space="preserve">, estableciendo los métodos de </w:t>
      </w:r>
      <w:r w:rsidR="001F4AB4">
        <w:t>envío</w:t>
      </w:r>
      <w:r w:rsidR="00805783">
        <w:t xml:space="preserve"> de la documentación a la instancia DOCAI</w:t>
      </w:r>
      <w:r w:rsidR="001F4AB4">
        <w:t xml:space="preserve"> definida para FCC</w:t>
      </w:r>
      <w:r w:rsidR="00CC2188">
        <w:t xml:space="preserve"> de forma que sean procesados</w:t>
      </w:r>
      <w:r w:rsidR="001F4AB4">
        <w:t xml:space="preserve"> y la correcta interpretación e inclusión de las respuestas obtenidas.</w:t>
      </w:r>
    </w:p>
    <w:p w14:paraId="61266BE7" w14:textId="39C2C982" w:rsidR="00EB40DD" w:rsidRPr="00D10C8C" w:rsidRDefault="00B16008" w:rsidP="00E14F0A">
      <w:r w:rsidRPr="00D10C8C">
        <w:t xml:space="preserve">Si durante el transcurso de las tareas de </w:t>
      </w:r>
      <w:r w:rsidR="00E0736B" w:rsidRPr="00D10C8C">
        <w:t>definición</w:t>
      </w:r>
      <w:r w:rsidRPr="00D10C8C">
        <w:t xml:space="preserve"> final, implementación o puesta en producción </w:t>
      </w:r>
      <w:r w:rsidR="00E0736B" w:rsidRPr="00D10C8C">
        <w:t xml:space="preserve">aparecieran </w:t>
      </w:r>
      <w:r w:rsidR="00220929" w:rsidRPr="00D10C8C">
        <w:t>nuevos requerimientos de funcionalidades y mejoras.</w:t>
      </w:r>
      <w:r w:rsidR="00E0736B" w:rsidRPr="00D10C8C">
        <w:t xml:space="preserve"> Se </w:t>
      </w:r>
      <w:r w:rsidR="00E14F0A" w:rsidRPr="00D10C8C">
        <w:t>considerará</w:t>
      </w:r>
      <w:r w:rsidR="00220929" w:rsidRPr="00D10C8C">
        <w:t xml:space="preserve"> esencial llevar a cabo una consultoría detallada que nos permita determinar las soluciones adecuadas</w:t>
      </w:r>
      <w:r w:rsidR="00D20423" w:rsidRPr="00D10C8C">
        <w:t xml:space="preserve"> y valorar </w:t>
      </w:r>
      <w:r w:rsidR="0023653C" w:rsidRPr="00D10C8C">
        <w:t>convenientemente</w:t>
      </w:r>
      <w:r w:rsidR="00D20423" w:rsidRPr="00D10C8C">
        <w:t xml:space="preserve"> el esfuerzo </w:t>
      </w:r>
      <w:r w:rsidR="0023653C" w:rsidRPr="00D10C8C">
        <w:t>requerido</w:t>
      </w:r>
      <w:r w:rsidR="00D20423" w:rsidRPr="00D10C8C">
        <w:t xml:space="preserve"> para nuevos </w:t>
      </w:r>
      <w:r w:rsidR="005639B8" w:rsidRPr="00D10C8C">
        <w:t>requerimientos que no estén contemplados en el alcance de la oferta inicial.</w:t>
      </w:r>
    </w:p>
    <w:p w14:paraId="17F555E8" w14:textId="77777777" w:rsidR="005F0F04" w:rsidRPr="00D10C8C" w:rsidRDefault="005F0F04" w:rsidP="00E14F0A"/>
    <w:p w14:paraId="4A57BC78" w14:textId="77777777" w:rsidR="002661B4" w:rsidRPr="00D10C8C" w:rsidRDefault="002661B4">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44FC6828" w14:textId="78C39C27" w:rsidR="00EC2DEB" w:rsidRPr="00D10C8C" w:rsidRDefault="00EC2DEB" w:rsidP="00EC2DEB">
      <w:pPr>
        <w:pStyle w:val="Ttulo1"/>
        <w:jc w:val="left"/>
      </w:pPr>
      <w:bookmarkStart w:id="94" w:name="_Toc193887377"/>
      <w:r w:rsidRPr="00D10C8C">
        <w:lastRenderedPageBreak/>
        <w:t xml:space="preserve">Firmas de </w:t>
      </w:r>
      <w:r w:rsidR="00C65D28" w:rsidRPr="00D10C8C">
        <w:t>aceptación</w:t>
      </w:r>
      <w:bookmarkEnd w:id="94"/>
    </w:p>
    <w:p w14:paraId="68D03916" w14:textId="30DE2F78" w:rsidR="00592D66" w:rsidRPr="00D10C8C" w:rsidRDefault="00592D66" w:rsidP="00592D66">
      <w:r w:rsidRPr="00D10C8C">
        <w:t xml:space="preserve">Las siguientes personas aprueban esta </w:t>
      </w:r>
      <w:r w:rsidR="002E7E3A" w:rsidRPr="00D10C8C">
        <w:t xml:space="preserve">definición de proyecto </w:t>
      </w:r>
      <w:r w:rsidR="007D427E" w:rsidRPr="00D10C8C">
        <w:t>que define el alcance y compromisos incluidos en él</w:t>
      </w:r>
      <w:r w:rsidR="00470FFD" w:rsidRPr="00D10C8C">
        <w:t xml:space="preserve"> </w:t>
      </w:r>
      <w:r w:rsidRPr="00D10C8C">
        <w:t>y están autorizadas a firmarlo.</w:t>
      </w:r>
    </w:p>
    <w:p w14:paraId="172B0219" w14:textId="77777777" w:rsidR="00592D66" w:rsidRPr="00D10C8C" w:rsidRDefault="00592D66" w:rsidP="00592D66">
      <w:pPr>
        <w:autoSpaceDE w:val="0"/>
        <w:autoSpaceDN w:val="0"/>
        <w:adjustRightInd w:val="0"/>
        <w:spacing w:after="0" w:line="240" w:lineRule="auto"/>
        <w:jc w:val="left"/>
        <w:rPr>
          <w:rFonts w:ascii="Arial" w:hAnsi="Arial" w:cs="Arial"/>
          <w:b/>
          <w:bCs/>
          <w:color w:val="000000"/>
          <w:sz w:val="19"/>
          <w:szCs w:val="19"/>
        </w:rPr>
      </w:pPr>
    </w:p>
    <w:tbl>
      <w:tblPr>
        <w:tblStyle w:val="Cotizacion"/>
        <w:tblW w:w="0" w:type="auto"/>
        <w:tblLook w:val="04A0" w:firstRow="1" w:lastRow="0" w:firstColumn="1" w:lastColumn="0" w:noHBand="0" w:noVBand="1"/>
      </w:tblPr>
      <w:tblGrid>
        <w:gridCol w:w="3999"/>
        <w:gridCol w:w="399"/>
        <w:gridCol w:w="4096"/>
      </w:tblGrid>
      <w:tr w:rsidR="00592D66" w:rsidRPr="00D10C8C" w14:paraId="16B57EF3" w14:textId="77777777" w:rsidTr="00201F89">
        <w:trPr>
          <w:cnfStyle w:val="100000000000" w:firstRow="1" w:lastRow="0" w:firstColumn="0" w:lastColumn="0" w:oddVBand="0" w:evenVBand="0" w:oddHBand="0" w:evenHBand="0" w:firstRowFirstColumn="0" w:firstRowLastColumn="0" w:lastRowFirstColumn="0" w:lastRowLastColumn="0"/>
          <w:trHeight w:val="77"/>
        </w:trPr>
        <w:tc>
          <w:tcPr>
            <w:tcW w:w="4390" w:type="dxa"/>
          </w:tcPr>
          <w:p w14:paraId="67FC2B48" w14:textId="77777777" w:rsidR="00592D66" w:rsidRPr="00D10C8C" w:rsidRDefault="00592D66" w:rsidP="00D750BC">
            <w:pPr>
              <w:rPr>
                <w:sz w:val="14"/>
                <w:szCs w:val="14"/>
              </w:rPr>
            </w:pPr>
          </w:p>
        </w:tc>
        <w:tc>
          <w:tcPr>
            <w:tcW w:w="425" w:type="dxa"/>
            <w:tcBorders>
              <w:top w:val="nil"/>
              <w:bottom w:val="nil"/>
            </w:tcBorders>
            <w:shd w:val="clear" w:color="auto" w:fill="FFFFFF" w:themeFill="background1"/>
          </w:tcPr>
          <w:p w14:paraId="50155DD2" w14:textId="77777777" w:rsidR="00592D66" w:rsidRPr="00D10C8C" w:rsidRDefault="00592D66" w:rsidP="00D750BC">
            <w:pPr>
              <w:rPr>
                <w:sz w:val="14"/>
                <w:szCs w:val="14"/>
              </w:rPr>
            </w:pPr>
          </w:p>
        </w:tc>
        <w:tc>
          <w:tcPr>
            <w:tcW w:w="4473" w:type="dxa"/>
          </w:tcPr>
          <w:p w14:paraId="5EBD1402" w14:textId="77777777" w:rsidR="00592D66" w:rsidRPr="00D10C8C" w:rsidRDefault="00592D66" w:rsidP="00D750BC">
            <w:pPr>
              <w:rPr>
                <w:sz w:val="14"/>
                <w:szCs w:val="14"/>
              </w:rPr>
            </w:pPr>
          </w:p>
        </w:tc>
      </w:tr>
      <w:tr w:rsidR="00592D66" w:rsidRPr="00D10C8C" w14:paraId="4E525B71" w14:textId="77777777" w:rsidTr="00D750BC">
        <w:tc>
          <w:tcPr>
            <w:tcW w:w="4390" w:type="dxa"/>
          </w:tcPr>
          <w:p w14:paraId="4BD3EB2C" w14:textId="277447FB" w:rsidR="00592D66" w:rsidRPr="00D10C8C" w:rsidRDefault="00592D66" w:rsidP="00D750BC">
            <w:pPr>
              <w:rPr>
                <w:b/>
                <w:sz w:val="18"/>
                <w:szCs w:val="18"/>
              </w:rPr>
            </w:pPr>
            <w:r w:rsidRPr="00D10C8C">
              <w:rPr>
                <w:b/>
                <w:sz w:val="18"/>
                <w:szCs w:val="18"/>
              </w:rPr>
              <w:t>CANON España SA</w:t>
            </w:r>
            <w:r w:rsidR="00E1228A" w:rsidRPr="00D10C8C">
              <w:rPr>
                <w:b/>
                <w:sz w:val="18"/>
                <w:szCs w:val="18"/>
              </w:rPr>
              <w:t>U</w:t>
            </w:r>
          </w:p>
          <w:p w14:paraId="1BF1C7FC" w14:textId="77777777" w:rsidR="00592D66" w:rsidRPr="00D10C8C" w:rsidRDefault="00592D66" w:rsidP="00D750BC">
            <w:pPr>
              <w:rPr>
                <w:sz w:val="18"/>
                <w:szCs w:val="18"/>
              </w:rPr>
            </w:pPr>
            <w:r w:rsidRPr="00D10C8C">
              <w:rPr>
                <w:sz w:val="18"/>
                <w:szCs w:val="18"/>
              </w:rPr>
              <w:t>Avda. Europa, 6</w:t>
            </w:r>
          </w:p>
          <w:p w14:paraId="2591CF96" w14:textId="77777777" w:rsidR="00592D66" w:rsidRPr="00D10C8C" w:rsidRDefault="00592D66" w:rsidP="00D750BC">
            <w:pPr>
              <w:rPr>
                <w:sz w:val="18"/>
                <w:szCs w:val="18"/>
              </w:rPr>
            </w:pPr>
            <w:r w:rsidRPr="00D10C8C">
              <w:rPr>
                <w:sz w:val="18"/>
                <w:szCs w:val="18"/>
              </w:rPr>
              <w:t>Parque Empresarial La Moraleja</w:t>
            </w:r>
          </w:p>
          <w:p w14:paraId="65D57A71" w14:textId="77777777" w:rsidR="00592D66" w:rsidRPr="00D10C8C" w:rsidRDefault="00592D66" w:rsidP="00D750BC">
            <w:pPr>
              <w:rPr>
                <w:sz w:val="18"/>
                <w:szCs w:val="18"/>
              </w:rPr>
            </w:pPr>
            <w:r w:rsidRPr="00D10C8C">
              <w:rPr>
                <w:sz w:val="18"/>
                <w:szCs w:val="18"/>
              </w:rPr>
              <w:t>28108 Alcobendas (Madrid)</w:t>
            </w:r>
          </w:p>
          <w:p w14:paraId="49C72FCB" w14:textId="77777777" w:rsidR="00592D66" w:rsidRPr="00D10C8C" w:rsidRDefault="00592D66" w:rsidP="00D750BC">
            <w:pPr>
              <w:rPr>
                <w:sz w:val="18"/>
                <w:szCs w:val="18"/>
              </w:rPr>
            </w:pPr>
            <w:r w:rsidRPr="00D10C8C">
              <w:rPr>
                <w:sz w:val="18"/>
                <w:szCs w:val="18"/>
              </w:rPr>
              <w:t>España</w:t>
            </w:r>
          </w:p>
          <w:p w14:paraId="79816A6A" w14:textId="77777777" w:rsidR="00592D66" w:rsidRPr="00D10C8C" w:rsidRDefault="00592D66" w:rsidP="00D750BC">
            <w:pPr>
              <w:rPr>
                <w:sz w:val="18"/>
                <w:szCs w:val="18"/>
              </w:rPr>
            </w:pPr>
          </w:p>
        </w:tc>
        <w:tc>
          <w:tcPr>
            <w:tcW w:w="425" w:type="dxa"/>
            <w:tcBorders>
              <w:top w:val="nil"/>
              <w:bottom w:val="nil"/>
            </w:tcBorders>
            <w:shd w:val="clear" w:color="auto" w:fill="FFFFFF" w:themeFill="background1"/>
          </w:tcPr>
          <w:p w14:paraId="74DC6562" w14:textId="77777777" w:rsidR="00592D66" w:rsidRPr="00D10C8C" w:rsidRDefault="00592D66" w:rsidP="00D750BC">
            <w:pPr>
              <w:rPr>
                <w:sz w:val="18"/>
                <w:szCs w:val="18"/>
              </w:rPr>
            </w:pPr>
          </w:p>
        </w:tc>
        <w:tc>
          <w:tcPr>
            <w:tcW w:w="4473" w:type="dxa"/>
          </w:tcPr>
          <w:p w14:paraId="462A4AA0" w14:textId="62C365CC" w:rsidR="00592D66" w:rsidRPr="00803202" w:rsidRDefault="00E4467C" w:rsidP="00D750BC">
            <w:pPr>
              <w:rPr>
                <w:b/>
                <w:szCs w:val="16"/>
              </w:rPr>
            </w:pPr>
            <w:r w:rsidRPr="00803202">
              <w:rPr>
                <w:b/>
                <w:szCs w:val="16"/>
              </w:rPr>
              <w:t>Fomento de construcciones y contratas SA</w:t>
            </w:r>
          </w:p>
          <w:p w14:paraId="1FF383EF" w14:textId="484C3C0C" w:rsidR="00592D66" w:rsidRPr="00D10C8C" w:rsidRDefault="00C65D28" w:rsidP="00D750BC">
            <w:pPr>
              <w:rPr>
                <w:sz w:val="18"/>
                <w:szCs w:val="18"/>
              </w:rPr>
            </w:pPr>
            <w:r w:rsidRPr="00E4467C">
              <w:rPr>
                <w:sz w:val="18"/>
                <w:szCs w:val="18"/>
              </w:rPr>
              <w:t>-</w:t>
            </w:r>
          </w:p>
          <w:p w14:paraId="0D0CF4FC" w14:textId="77777777" w:rsidR="00592D66" w:rsidRDefault="00C65D28" w:rsidP="00D750BC">
            <w:pPr>
              <w:rPr>
                <w:sz w:val="18"/>
                <w:szCs w:val="18"/>
              </w:rPr>
            </w:pPr>
            <w:r>
              <w:rPr>
                <w:sz w:val="18"/>
                <w:szCs w:val="18"/>
              </w:rPr>
              <w:t>-</w:t>
            </w:r>
          </w:p>
          <w:p w14:paraId="26C5ABA5" w14:textId="77777777" w:rsidR="00C65D28" w:rsidRDefault="00C65D28" w:rsidP="00D750BC">
            <w:pPr>
              <w:rPr>
                <w:sz w:val="18"/>
                <w:szCs w:val="18"/>
              </w:rPr>
            </w:pPr>
            <w:r>
              <w:rPr>
                <w:sz w:val="18"/>
                <w:szCs w:val="18"/>
              </w:rPr>
              <w:t>-</w:t>
            </w:r>
          </w:p>
          <w:p w14:paraId="5C1936A6" w14:textId="08569317" w:rsidR="00C65D28" w:rsidRPr="00D10C8C" w:rsidRDefault="00C65D28" w:rsidP="00D750BC">
            <w:pPr>
              <w:rPr>
                <w:sz w:val="18"/>
                <w:szCs w:val="18"/>
              </w:rPr>
            </w:pPr>
            <w:r>
              <w:rPr>
                <w:sz w:val="18"/>
                <w:szCs w:val="18"/>
              </w:rPr>
              <w:t>-</w:t>
            </w:r>
          </w:p>
        </w:tc>
      </w:tr>
      <w:tr w:rsidR="00592D66" w:rsidRPr="00D10C8C" w14:paraId="180C3B25" w14:textId="77777777" w:rsidTr="007C3CEA">
        <w:trPr>
          <w:trHeight w:val="940"/>
        </w:trPr>
        <w:tc>
          <w:tcPr>
            <w:tcW w:w="4390" w:type="dxa"/>
          </w:tcPr>
          <w:p w14:paraId="488ACF6C" w14:textId="6FB81E00" w:rsidR="00592D66" w:rsidRPr="00D10C8C" w:rsidRDefault="00592D66" w:rsidP="00D750BC">
            <w:pPr>
              <w:rPr>
                <w:i/>
                <w:iCs/>
                <w:color w:val="0070C1"/>
                <w:sz w:val="18"/>
                <w:szCs w:val="18"/>
              </w:rPr>
            </w:pPr>
            <w:r w:rsidRPr="00D10C8C">
              <w:rPr>
                <w:sz w:val="18"/>
                <w:szCs w:val="18"/>
              </w:rPr>
              <w:t>Firma</w:t>
            </w:r>
            <w:r w:rsidR="0041340A" w:rsidRPr="00D10C8C">
              <w:rPr>
                <w:sz w:val="18"/>
                <w:szCs w:val="18"/>
              </w:rPr>
              <w:t xml:space="preserve"> Canon</w:t>
            </w:r>
          </w:p>
          <w:p w14:paraId="1044461E" w14:textId="77777777" w:rsidR="00592D66" w:rsidRPr="00D10C8C" w:rsidRDefault="00592D66" w:rsidP="00D750BC">
            <w:pPr>
              <w:rPr>
                <w:sz w:val="18"/>
                <w:szCs w:val="18"/>
              </w:rPr>
            </w:pPr>
          </w:p>
        </w:tc>
        <w:tc>
          <w:tcPr>
            <w:tcW w:w="425" w:type="dxa"/>
            <w:tcBorders>
              <w:top w:val="nil"/>
              <w:bottom w:val="nil"/>
            </w:tcBorders>
            <w:shd w:val="clear" w:color="auto" w:fill="FFFFFF" w:themeFill="background1"/>
          </w:tcPr>
          <w:p w14:paraId="2642A53F" w14:textId="77777777" w:rsidR="00592D66" w:rsidRPr="00D10C8C" w:rsidRDefault="00592D66" w:rsidP="00D750BC">
            <w:pPr>
              <w:rPr>
                <w:sz w:val="18"/>
                <w:szCs w:val="18"/>
              </w:rPr>
            </w:pPr>
          </w:p>
        </w:tc>
        <w:tc>
          <w:tcPr>
            <w:tcW w:w="4473" w:type="dxa"/>
          </w:tcPr>
          <w:p w14:paraId="65CA2C24" w14:textId="60357060" w:rsidR="00592D66" w:rsidRPr="00D10C8C" w:rsidRDefault="00592D66" w:rsidP="00D750BC">
            <w:pPr>
              <w:rPr>
                <w:sz w:val="18"/>
                <w:szCs w:val="18"/>
              </w:rPr>
            </w:pPr>
            <w:r w:rsidRPr="00D10C8C">
              <w:rPr>
                <w:sz w:val="18"/>
                <w:szCs w:val="18"/>
              </w:rPr>
              <w:t>Firma</w:t>
            </w:r>
            <w:r w:rsidR="0041340A" w:rsidRPr="00D10C8C">
              <w:rPr>
                <w:sz w:val="18"/>
                <w:szCs w:val="18"/>
              </w:rPr>
              <w:t xml:space="preserve"> </w:t>
            </w:r>
            <w:r w:rsidR="00C65D28">
              <w:rPr>
                <w:sz w:val="18"/>
                <w:szCs w:val="18"/>
              </w:rPr>
              <w:t>FCC</w:t>
            </w:r>
          </w:p>
        </w:tc>
      </w:tr>
      <w:tr w:rsidR="00592D66" w:rsidRPr="00D10C8C" w14:paraId="1CC77BAA" w14:textId="77777777" w:rsidTr="00D750BC">
        <w:trPr>
          <w:trHeight w:val="697"/>
        </w:trPr>
        <w:tc>
          <w:tcPr>
            <w:tcW w:w="4390" w:type="dxa"/>
          </w:tcPr>
          <w:p w14:paraId="2845BAA8" w14:textId="77777777" w:rsidR="00592D66" w:rsidRPr="00D10C8C" w:rsidRDefault="00592D66" w:rsidP="00D750BC">
            <w:pPr>
              <w:rPr>
                <w:sz w:val="18"/>
                <w:szCs w:val="18"/>
              </w:rPr>
            </w:pPr>
            <w:r w:rsidRPr="00D10C8C">
              <w:rPr>
                <w:sz w:val="18"/>
                <w:szCs w:val="18"/>
              </w:rPr>
              <w:t>Nombre Legible</w:t>
            </w:r>
          </w:p>
        </w:tc>
        <w:tc>
          <w:tcPr>
            <w:tcW w:w="425" w:type="dxa"/>
            <w:tcBorders>
              <w:top w:val="nil"/>
              <w:bottom w:val="nil"/>
            </w:tcBorders>
            <w:shd w:val="clear" w:color="auto" w:fill="FFFFFF" w:themeFill="background1"/>
          </w:tcPr>
          <w:p w14:paraId="16168C0F" w14:textId="77777777" w:rsidR="00592D66" w:rsidRPr="00D10C8C" w:rsidRDefault="00592D66" w:rsidP="00D750BC">
            <w:pPr>
              <w:rPr>
                <w:sz w:val="18"/>
                <w:szCs w:val="18"/>
              </w:rPr>
            </w:pPr>
          </w:p>
        </w:tc>
        <w:tc>
          <w:tcPr>
            <w:tcW w:w="4473" w:type="dxa"/>
          </w:tcPr>
          <w:p w14:paraId="7A07EACC" w14:textId="77777777" w:rsidR="00592D66" w:rsidRPr="00D10C8C" w:rsidRDefault="00592D66" w:rsidP="00D750BC">
            <w:pPr>
              <w:rPr>
                <w:sz w:val="18"/>
                <w:szCs w:val="18"/>
              </w:rPr>
            </w:pPr>
            <w:r w:rsidRPr="00D10C8C">
              <w:rPr>
                <w:sz w:val="18"/>
                <w:szCs w:val="18"/>
              </w:rPr>
              <w:t>Nombre Legible</w:t>
            </w:r>
          </w:p>
        </w:tc>
      </w:tr>
      <w:tr w:rsidR="00592D66" w:rsidRPr="00D10C8C" w14:paraId="1FD46C05" w14:textId="77777777" w:rsidTr="00D750BC">
        <w:trPr>
          <w:trHeight w:val="706"/>
        </w:trPr>
        <w:tc>
          <w:tcPr>
            <w:tcW w:w="4390" w:type="dxa"/>
          </w:tcPr>
          <w:p w14:paraId="2BDFDD6F" w14:textId="77777777" w:rsidR="00592D66" w:rsidRPr="00D10C8C" w:rsidRDefault="00592D66" w:rsidP="00D750BC">
            <w:pPr>
              <w:rPr>
                <w:sz w:val="18"/>
                <w:szCs w:val="18"/>
              </w:rPr>
            </w:pPr>
            <w:r w:rsidRPr="00D10C8C">
              <w:rPr>
                <w:sz w:val="18"/>
                <w:szCs w:val="18"/>
              </w:rPr>
              <w:t>Cargo</w:t>
            </w:r>
          </w:p>
        </w:tc>
        <w:tc>
          <w:tcPr>
            <w:tcW w:w="425" w:type="dxa"/>
            <w:tcBorders>
              <w:top w:val="nil"/>
              <w:bottom w:val="nil"/>
            </w:tcBorders>
            <w:shd w:val="clear" w:color="auto" w:fill="FFFFFF" w:themeFill="background1"/>
          </w:tcPr>
          <w:p w14:paraId="463EB966" w14:textId="77777777" w:rsidR="00592D66" w:rsidRPr="00D10C8C" w:rsidRDefault="00592D66" w:rsidP="00D750BC">
            <w:pPr>
              <w:rPr>
                <w:sz w:val="18"/>
                <w:szCs w:val="18"/>
              </w:rPr>
            </w:pPr>
          </w:p>
        </w:tc>
        <w:tc>
          <w:tcPr>
            <w:tcW w:w="4473" w:type="dxa"/>
          </w:tcPr>
          <w:p w14:paraId="6F5B623B" w14:textId="77777777" w:rsidR="00592D66" w:rsidRPr="00D10C8C" w:rsidRDefault="00592D66" w:rsidP="00D750BC">
            <w:pPr>
              <w:rPr>
                <w:sz w:val="18"/>
                <w:szCs w:val="18"/>
              </w:rPr>
            </w:pPr>
            <w:r w:rsidRPr="00D10C8C">
              <w:rPr>
                <w:sz w:val="18"/>
                <w:szCs w:val="18"/>
              </w:rPr>
              <w:t>Cargo</w:t>
            </w:r>
          </w:p>
        </w:tc>
      </w:tr>
      <w:tr w:rsidR="00592D66" w:rsidRPr="00D10C8C" w14:paraId="733E9118" w14:textId="77777777" w:rsidTr="00D750BC">
        <w:trPr>
          <w:trHeight w:val="700"/>
        </w:trPr>
        <w:tc>
          <w:tcPr>
            <w:tcW w:w="4390" w:type="dxa"/>
          </w:tcPr>
          <w:p w14:paraId="3340B596" w14:textId="77777777" w:rsidR="00592D66" w:rsidRPr="00D10C8C" w:rsidRDefault="00592D66" w:rsidP="00D750BC">
            <w:pPr>
              <w:rPr>
                <w:sz w:val="18"/>
                <w:szCs w:val="18"/>
              </w:rPr>
            </w:pPr>
            <w:r w:rsidRPr="00D10C8C">
              <w:rPr>
                <w:sz w:val="18"/>
                <w:szCs w:val="18"/>
              </w:rPr>
              <w:t>Fecha</w:t>
            </w:r>
          </w:p>
        </w:tc>
        <w:tc>
          <w:tcPr>
            <w:tcW w:w="425" w:type="dxa"/>
            <w:tcBorders>
              <w:top w:val="nil"/>
              <w:bottom w:val="nil"/>
            </w:tcBorders>
            <w:shd w:val="clear" w:color="auto" w:fill="FFFFFF" w:themeFill="background1"/>
          </w:tcPr>
          <w:p w14:paraId="5483170E" w14:textId="77777777" w:rsidR="00592D66" w:rsidRPr="00D10C8C" w:rsidRDefault="00592D66" w:rsidP="00D750BC">
            <w:pPr>
              <w:rPr>
                <w:sz w:val="18"/>
                <w:szCs w:val="18"/>
              </w:rPr>
            </w:pPr>
          </w:p>
        </w:tc>
        <w:tc>
          <w:tcPr>
            <w:tcW w:w="4473" w:type="dxa"/>
          </w:tcPr>
          <w:p w14:paraId="44184C94" w14:textId="77777777" w:rsidR="00592D66" w:rsidRPr="00D10C8C" w:rsidRDefault="00592D66" w:rsidP="00D750BC">
            <w:pPr>
              <w:rPr>
                <w:sz w:val="18"/>
                <w:szCs w:val="18"/>
              </w:rPr>
            </w:pPr>
            <w:r w:rsidRPr="00D10C8C">
              <w:rPr>
                <w:sz w:val="18"/>
                <w:szCs w:val="18"/>
              </w:rPr>
              <w:t>Fecha</w:t>
            </w:r>
          </w:p>
        </w:tc>
      </w:tr>
      <w:bookmarkEnd w:id="10"/>
    </w:tbl>
    <w:p w14:paraId="43208ED2" w14:textId="77777777" w:rsidR="00EC2DEB" w:rsidRPr="00D10C8C" w:rsidRDefault="00EC2DEB" w:rsidP="00784E87"/>
    <w:p w14:paraId="10749F3E" w14:textId="3FCA6049" w:rsidR="00E725C1" w:rsidRPr="00D10C8C" w:rsidRDefault="00E725C1">
      <w:pPr>
        <w:spacing w:after="160" w:line="259" w:lineRule="auto"/>
        <w:jc w:val="left"/>
      </w:pPr>
      <w:r w:rsidRPr="00D10C8C">
        <w:br w:type="page"/>
      </w:r>
    </w:p>
    <w:p w14:paraId="16F6BA53" w14:textId="3796C469" w:rsidR="00E725C1" w:rsidRPr="00D10C8C" w:rsidRDefault="00E725C1" w:rsidP="00722D7A">
      <w:pPr>
        <w:pStyle w:val="Ttulo1"/>
        <w:jc w:val="left"/>
      </w:pPr>
      <w:bookmarkStart w:id="95" w:name="_Anexo_1_-Detalle"/>
      <w:bookmarkStart w:id="96" w:name="_Toc172828546"/>
      <w:bookmarkStart w:id="97" w:name="_Toc193887378"/>
      <w:bookmarkEnd w:id="95"/>
      <w:r w:rsidRPr="00D10C8C">
        <w:lastRenderedPageBreak/>
        <w:t>A</w:t>
      </w:r>
      <w:r w:rsidR="004E0FD6" w:rsidRPr="00D10C8C">
        <w:t>nexo</w:t>
      </w:r>
      <w:r w:rsidRPr="00D10C8C">
        <w:t xml:space="preserve"> </w:t>
      </w:r>
      <w:r w:rsidR="00817013" w:rsidRPr="00D10C8C">
        <w:t>1</w:t>
      </w:r>
      <w:r w:rsidRPr="00D10C8C">
        <w:t xml:space="preserve"> </w:t>
      </w:r>
      <w:r w:rsidR="00C65D28">
        <w:t>-</w:t>
      </w:r>
      <w:r w:rsidRPr="00D10C8C">
        <w:t xml:space="preserve">Detalle de los emails </w:t>
      </w:r>
      <w:bookmarkEnd w:id="96"/>
      <w:r w:rsidR="00C65D28" w:rsidRPr="00D10C8C">
        <w:t>notificación</w:t>
      </w:r>
      <w:bookmarkEnd w:id="97"/>
    </w:p>
    <w:p w14:paraId="1256BFD2" w14:textId="77777777" w:rsidR="00E725C1" w:rsidRPr="00D10C8C" w:rsidRDefault="00E725C1" w:rsidP="00E725C1">
      <w:r w:rsidRPr="00D10C8C">
        <w:t>El proceso de tramitación implementa el envío de comunicaciones por correo electrónico a los usuarios involucrados en el flujo de trabajo en tres momentos clave:</w:t>
      </w:r>
    </w:p>
    <w:p w14:paraId="2509A193" w14:textId="38524A35" w:rsidR="00E725C1" w:rsidRPr="00D10C8C" w:rsidRDefault="00E725C1" w:rsidP="007F2FA6">
      <w:pPr>
        <w:pStyle w:val="Prrafodelista"/>
        <w:numPr>
          <w:ilvl w:val="0"/>
          <w:numId w:val="16"/>
        </w:numPr>
      </w:pPr>
      <w:r w:rsidRPr="00D10C8C">
        <w:t>Cuando un usuario o un grupo de usuarios recibe la asignación de una tarea dentro del proceso. Esto permite notificar de manera inmediata a los responsables de las tareas que han sido asignadas, asegurando una pronta toma de acción y un seguimiento efectivo.</w:t>
      </w:r>
    </w:p>
    <w:p w14:paraId="7D884669" w14:textId="318F10F8" w:rsidR="00E725C1" w:rsidRPr="00D10C8C" w:rsidRDefault="00E725C1" w:rsidP="007F2FA6">
      <w:pPr>
        <w:pStyle w:val="Prrafodelista"/>
        <w:numPr>
          <w:ilvl w:val="0"/>
          <w:numId w:val="16"/>
        </w:numPr>
      </w:pPr>
      <w:r w:rsidRPr="00D10C8C">
        <w:t>En caso de que una tarea no se haya realizado en el tiempo establecido según los plazos definidos. Esta notificación de seguimiento informa a los usuarios correspondientes sobre la situación y la necesidad de una pronta actuación para cumplir con los tiempos previstos.</w:t>
      </w:r>
    </w:p>
    <w:p w14:paraId="70022B51" w14:textId="37157C62" w:rsidR="00E725C1" w:rsidRPr="00D10C8C" w:rsidRDefault="00E725C1" w:rsidP="007F2FA6">
      <w:pPr>
        <w:pStyle w:val="Prrafodelista"/>
        <w:numPr>
          <w:ilvl w:val="0"/>
          <w:numId w:val="16"/>
        </w:numPr>
      </w:pPr>
      <w:r w:rsidRPr="00D10C8C">
        <w:t>Una vez que la notificación ha sido tramitada y el proceso ha finalizado, se envía una comunicación de fin de proceso. Esta notificación incluye los detalles relevantes del proceso completado y se dirige a todos los interesados para mantenerlos informados sobre el resultado final.</w:t>
      </w:r>
    </w:p>
    <w:p w14:paraId="1E44C853" w14:textId="32CCCE44" w:rsidR="00E725C1" w:rsidRPr="00D10C8C" w:rsidRDefault="00E725C1" w:rsidP="00E725C1">
      <w:r w:rsidRPr="00D10C8C">
        <w:t>Estas comunicaciones por correo electrónico son esenciales para mantener a todos los participantes informados y actualizados sobre el progreso del flujo de trabajo, asegurando así una gestión eficiente y una adecuada coordinación entre los miembros del equipo. Además, facilitan la pronta detección de cualquier desviación o retraso, lo que contribuye a mantener altos niveles de eficiencia y satisfacción en el proceso de tramitación.</w:t>
      </w:r>
    </w:p>
    <w:p w14:paraId="4FC5E268" w14:textId="24904AB8" w:rsidR="00E725C1" w:rsidRPr="00D10C8C" w:rsidRDefault="00DB2FEA" w:rsidP="00E725C1">
      <w:r w:rsidRPr="00D10C8C">
        <w:rPr>
          <w:noProof/>
          <w:color w:val="000000"/>
          <w:sz w:val="20"/>
          <w:szCs w:val="20"/>
        </w:rPr>
        <w:drawing>
          <wp:anchor distT="0" distB="0" distL="114300" distR="114300" simplePos="0" relativeHeight="251701248" behindDoc="0" locked="0" layoutInCell="1" allowOverlap="1" wp14:anchorId="745FCAD6" wp14:editId="4FA8536A">
            <wp:simplePos x="0" y="0"/>
            <wp:positionH relativeFrom="column">
              <wp:posOffset>1131446</wp:posOffset>
            </wp:positionH>
            <wp:positionV relativeFrom="paragraph">
              <wp:posOffset>476322</wp:posOffset>
            </wp:positionV>
            <wp:extent cx="2943225" cy="4258945"/>
            <wp:effectExtent l="0" t="0" r="9525" b="8255"/>
            <wp:wrapTopAndBottom/>
            <wp:docPr id="848" name="Imagen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 name="Imagen 84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943225" cy="4258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5C1" w:rsidRPr="00D10C8C">
        <w:t xml:space="preserve">El formato de estos correos electrónicos está construido mediante HTML &amp; CSS (el código fuente se proporcionará para las modificaciones oportunas y la coordinación en estilo y contenido con </w:t>
      </w:r>
      <w:r w:rsidR="00FF22DC">
        <w:t>FCC</w:t>
      </w:r>
      <w:r w:rsidR="00E725C1" w:rsidRPr="00D10C8C">
        <w:t>.</w:t>
      </w:r>
      <w:r w:rsidR="00BE0DE4">
        <w:t>)</w:t>
      </w:r>
    </w:p>
    <w:p w14:paraId="6C2E4394" w14:textId="4A396C24" w:rsidR="007704D5" w:rsidRPr="00D10C8C" w:rsidRDefault="007704D5" w:rsidP="007704D5">
      <w:pPr>
        <w:pStyle w:val="PiedeFoto"/>
      </w:pPr>
      <w:bookmarkStart w:id="98" w:name="_Toc191457052"/>
      <w:r w:rsidRPr="00D10C8C">
        <w:t>WF – Formato de las notificaciones por email</w:t>
      </w:r>
      <w:bookmarkEnd w:id="98"/>
    </w:p>
    <w:p w14:paraId="758B89D8" w14:textId="1738B2BB" w:rsidR="00E725C1" w:rsidRPr="00D10C8C" w:rsidRDefault="00E725C1" w:rsidP="00E725C1"/>
    <w:p w14:paraId="38723B76" w14:textId="1DE8E626" w:rsidR="00E725C1" w:rsidRPr="00D10C8C" w:rsidRDefault="00E725C1" w:rsidP="00722D7A">
      <w:pPr>
        <w:pStyle w:val="Ttulo1"/>
        <w:jc w:val="left"/>
      </w:pPr>
      <w:bookmarkStart w:id="99" w:name="_Toc172828547"/>
      <w:bookmarkStart w:id="100" w:name="_Toc193887379"/>
      <w:r w:rsidRPr="00D10C8C">
        <w:lastRenderedPageBreak/>
        <w:t>A</w:t>
      </w:r>
      <w:r w:rsidR="00D634C3" w:rsidRPr="00D10C8C">
        <w:t>nexo</w:t>
      </w:r>
      <w:r w:rsidRPr="00D10C8C">
        <w:t xml:space="preserve"> </w:t>
      </w:r>
      <w:r w:rsidR="00817013" w:rsidRPr="00D10C8C">
        <w:t>2</w:t>
      </w:r>
      <w:r w:rsidRPr="00D10C8C">
        <w:t xml:space="preserve"> </w:t>
      </w:r>
      <w:r w:rsidR="00C65D28">
        <w:t xml:space="preserve">- </w:t>
      </w:r>
      <w:r w:rsidRPr="00D10C8C">
        <w:t>Carga de datos maestros iniciales</w:t>
      </w:r>
      <w:bookmarkEnd w:id="99"/>
      <w:bookmarkEnd w:id="100"/>
    </w:p>
    <w:p w14:paraId="115FF430" w14:textId="78AED027" w:rsidR="00E725C1" w:rsidRPr="00D10C8C" w:rsidRDefault="007704D5" w:rsidP="00E725C1">
      <w:r w:rsidRPr="00D10C8C">
        <w:rPr>
          <w:noProof/>
        </w:rPr>
        <w:drawing>
          <wp:anchor distT="0" distB="0" distL="114300" distR="114300" simplePos="0" relativeHeight="251706368" behindDoc="0" locked="0" layoutInCell="1" allowOverlap="1" wp14:anchorId="772BEB24" wp14:editId="1E42B350">
            <wp:simplePos x="0" y="0"/>
            <wp:positionH relativeFrom="column">
              <wp:posOffset>1632882</wp:posOffset>
            </wp:positionH>
            <wp:positionV relativeFrom="paragraph">
              <wp:posOffset>680613</wp:posOffset>
            </wp:positionV>
            <wp:extent cx="1751330" cy="1626235"/>
            <wp:effectExtent l="0" t="0" r="1270" b="0"/>
            <wp:wrapTopAndBottom/>
            <wp:docPr id="676894537" name="Imagen 67689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4537" name="Imagen 676894537"/>
                    <pic:cNvPicPr/>
                  </pic:nvPicPr>
                  <pic:blipFill>
                    <a:blip r:embed="rId38">
                      <a:extLst>
                        <a:ext uri="{28A0092B-C50C-407E-A947-70E740481C1C}">
                          <a14:useLocalDpi xmlns:a14="http://schemas.microsoft.com/office/drawing/2010/main" val="0"/>
                        </a:ext>
                      </a:extLst>
                    </a:blip>
                    <a:stretch>
                      <a:fillRect/>
                    </a:stretch>
                  </pic:blipFill>
                  <pic:spPr>
                    <a:xfrm>
                      <a:off x="0" y="0"/>
                      <a:ext cx="1751330" cy="1626235"/>
                    </a:xfrm>
                    <a:prstGeom prst="rect">
                      <a:avLst/>
                    </a:prstGeom>
                  </pic:spPr>
                </pic:pic>
              </a:graphicData>
            </a:graphic>
            <wp14:sizeRelH relativeFrom="margin">
              <wp14:pctWidth>0</wp14:pctWidth>
            </wp14:sizeRelH>
            <wp14:sizeRelV relativeFrom="margin">
              <wp14:pctHeight>0</wp14:pctHeight>
            </wp14:sizeRelV>
          </wp:anchor>
        </w:drawing>
      </w:r>
      <w:r w:rsidR="00E725C1" w:rsidRPr="00D10C8C">
        <w:t>Con el fin de agilizar la instalación y la puesta en producción de la herramienta se han creado perfiles de indexación para carga masiva de los datos maestros mediante “</w:t>
      </w:r>
      <w:r w:rsidR="0003100F" w:rsidRPr="00D10C8C">
        <w:t xml:space="preserve">Therefore™ </w:t>
      </w:r>
      <w:r w:rsidR="00E725C1" w:rsidRPr="00D10C8C">
        <w:t>Document Loader” u otras herramientas.</w:t>
      </w:r>
    </w:p>
    <w:p w14:paraId="29279281" w14:textId="5967A842" w:rsidR="00E725C1" w:rsidRPr="00D10C8C" w:rsidRDefault="00E725C1" w:rsidP="00E725C1"/>
    <w:p w14:paraId="6E2C3A20" w14:textId="68026289" w:rsidR="00E725C1" w:rsidRPr="00D10C8C" w:rsidRDefault="00E725C1" w:rsidP="00E725C1">
      <w:r w:rsidRPr="00D10C8C">
        <w:t>El formato de los ficheros de carga de todos estos archivos se proporcionará anexo a este documento y será fijo con el fin de homogeneizar la tarea y evitar la necesidad de modificaciones de los perfiles de indexación</w:t>
      </w:r>
    </w:p>
    <w:p w14:paraId="31BEC09B" w14:textId="52D3A67E" w:rsidR="00E725C1" w:rsidRPr="00D10C8C" w:rsidRDefault="00BC7031" w:rsidP="00E725C1">
      <w:r w:rsidRPr="00D10C8C">
        <w:rPr>
          <w:noProof/>
        </w:rPr>
        <w:drawing>
          <wp:anchor distT="0" distB="0" distL="114300" distR="114300" simplePos="0" relativeHeight="251692032" behindDoc="0" locked="0" layoutInCell="1" allowOverlap="1" wp14:anchorId="7FE6E2A7" wp14:editId="11AD38BC">
            <wp:simplePos x="0" y="0"/>
            <wp:positionH relativeFrom="column">
              <wp:posOffset>1360170</wp:posOffset>
            </wp:positionH>
            <wp:positionV relativeFrom="paragraph">
              <wp:posOffset>428625</wp:posOffset>
            </wp:positionV>
            <wp:extent cx="2303780" cy="2677795"/>
            <wp:effectExtent l="0" t="0" r="1270" b="825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39">
                      <a:extLst>
                        <a:ext uri="{28A0092B-C50C-407E-A947-70E740481C1C}">
                          <a14:useLocalDpi xmlns:a14="http://schemas.microsoft.com/office/drawing/2010/main" val="0"/>
                        </a:ext>
                      </a:extLst>
                    </a:blip>
                    <a:stretch>
                      <a:fillRect/>
                    </a:stretch>
                  </pic:blipFill>
                  <pic:spPr>
                    <a:xfrm>
                      <a:off x="0" y="0"/>
                      <a:ext cx="2303780" cy="2677795"/>
                    </a:xfrm>
                    <a:prstGeom prst="rect">
                      <a:avLst/>
                    </a:prstGeom>
                  </pic:spPr>
                </pic:pic>
              </a:graphicData>
            </a:graphic>
            <wp14:sizeRelH relativeFrom="margin">
              <wp14:pctWidth>0</wp14:pctWidth>
            </wp14:sizeRelH>
            <wp14:sizeRelV relativeFrom="margin">
              <wp14:pctHeight>0</wp14:pctHeight>
            </wp14:sizeRelV>
          </wp:anchor>
        </w:drawing>
      </w:r>
      <w:r w:rsidR="00E725C1" w:rsidRPr="00D10C8C">
        <w:t>Los datos relacionados incorporados en estos ficheros proceden de las auditorías realizadas previamente. Nuevas incorporaciones de datos se realizarán mediante las tareas de MDM establecidas.</w:t>
      </w:r>
    </w:p>
    <w:p w14:paraId="38B1F8B9" w14:textId="65C85E39" w:rsidR="007704D5" w:rsidRPr="00D10C8C" w:rsidRDefault="007704D5" w:rsidP="007704D5">
      <w:pPr>
        <w:pStyle w:val="PiedeFoto"/>
      </w:pPr>
      <w:bookmarkStart w:id="101" w:name="_Toc191457053"/>
      <w:r w:rsidRPr="00D10C8C">
        <w:t>Perfiles de Indexación</w:t>
      </w:r>
      <w:bookmarkEnd w:id="101"/>
    </w:p>
    <w:p w14:paraId="140F28C5" w14:textId="77777777" w:rsidR="00BC7031" w:rsidRDefault="00BC7031" w:rsidP="004F0BB6"/>
    <w:p w14:paraId="685E5D59" w14:textId="18B5C0CD" w:rsidR="004F0BB6" w:rsidRPr="00D10C8C" w:rsidRDefault="004F0BB6" w:rsidP="007340E0">
      <w:r>
        <w:t xml:space="preserve">En el caso de </w:t>
      </w:r>
      <w:r w:rsidR="00534B81">
        <w:t xml:space="preserve">requerir un mantenimiento o actualización masiva de los registros correspondientes a estos maestros </w:t>
      </w:r>
      <w:r w:rsidRPr="00D10C8C">
        <w:t>dentro del ent</w:t>
      </w:r>
      <w:r>
        <w:t>orn</w:t>
      </w:r>
      <w:r w:rsidRPr="00D10C8C">
        <w:t xml:space="preserve">o Therefore™ se ha planteado como método para ello una importación periódica desde un fichero CSV </w:t>
      </w:r>
      <w:r w:rsidR="007340E0" w:rsidRPr="00D10C8C">
        <w:t xml:space="preserve">(utilizando como separador </w:t>
      </w:r>
      <w:r w:rsidR="007340E0">
        <w:t xml:space="preserve">de campos </w:t>
      </w:r>
      <w:r w:rsidR="007340E0" w:rsidRPr="00D10C8C">
        <w:t>el carácter punto y coma “;”)</w:t>
      </w:r>
      <w:r w:rsidR="007340E0">
        <w:t xml:space="preserve"> elaborado </w:t>
      </w:r>
      <w:r w:rsidR="00521C6C">
        <w:t xml:space="preserve">por </w:t>
      </w:r>
      <w:r w:rsidR="00521C6C" w:rsidRPr="00D10C8C">
        <w:t>FCC</w:t>
      </w:r>
      <w:r w:rsidR="007340E0">
        <w:t>.</w:t>
      </w:r>
    </w:p>
    <w:p w14:paraId="75E3B10C" w14:textId="77777777" w:rsidR="004F0BB6" w:rsidRDefault="004F0BB6" w:rsidP="007340E0">
      <w:pPr>
        <w:pStyle w:val="Codigo"/>
        <w:pBdr>
          <w:bottom w:val="single" w:sz="4" w:space="16" w:color="auto"/>
        </w:pBdr>
        <w:rPr>
          <w:rFonts w:ascii="Montserrat" w:hAnsi="Montserrat"/>
        </w:rPr>
      </w:pPr>
      <w:r w:rsidRPr="007340E0">
        <w:rPr>
          <w:rFonts w:ascii="Montserrat" w:hAnsi="Montserrat"/>
        </w:rPr>
        <w:t>Este fichero se depositará según la frecuencia o necesidades de actualización que FCC requiera en el sitio FTPs asignado para ello y que responde a la siguiente configuración de conexión:</w:t>
      </w:r>
    </w:p>
    <w:p w14:paraId="6682F821" w14:textId="77777777" w:rsidR="007340E0" w:rsidRPr="007340E0" w:rsidRDefault="007340E0" w:rsidP="007340E0">
      <w:pPr>
        <w:pStyle w:val="Codigo"/>
        <w:pBdr>
          <w:bottom w:val="single" w:sz="4" w:space="16" w:color="auto"/>
        </w:pBdr>
        <w:rPr>
          <w:rFonts w:ascii="Montserrat" w:hAnsi="Montserrat"/>
        </w:rPr>
      </w:pPr>
    </w:p>
    <w:p w14:paraId="3B0C0E8C" w14:textId="66507803" w:rsidR="004F0BB6" w:rsidRPr="00521C6C" w:rsidRDefault="004F0BB6" w:rsidP="007340E0">
      <w:pPr>
        <w:pStyle w:val="Codigo"/>
        <w:pBdr>
          <w:bottom w:val="single" w:sz="4" w:space="16" w:color="auto"/>
        </w:pBdr>
        <w:rPr>
          <w:rFonts w:ascii="Montserrat" w:eastAsiaTheme="minorEastAsia" w:hAnsi="Montserrat"/>
          <w:lang w:val="en-US"/>
        </w:rPr>
      </w:pPr>
      <w:r w:rsidRPr="00521C6C">
        <w:rPr>
          <w:rFonts w:ascii="Montserrat" w:eastAsiaTheme="minorEastAsia" w:hAnsi="Montserrat"/>
          <w:lang w:val="en-US"/>
        </w:rPr>
        <w:t xml:space="preserve">SERVIDOR: </w:t>
      </w:r>
      <w:r w:rsidR="00521C6C" w:rsidRPr="00521C6C">
        <w:rPr>
          <w:rFonts w:ascii="Montserrat" w:eastAsiaTheme="minorEastAsia" w:hAnsi="Montserrat"/>
          <w:lang w:val="en-US"/>
        </w:rPr>
        <w:t>FCC-ES</w:t>
      </w:r>
      <w:r w:rsidRPr="00521C6C">
        <w:rPr>
          <w:rFonts w:ascii="Montserrat" w:eastAsiaTheme="minorEastAsia" w:hAnsi="Montserrat"/>
          <w:lang w:val="en-US"/>
        </w:rPr>
        <w:t>.thereforeonline.com/MasterSync</w:t>
      </w:r>
    </w:p>
    <w:p w14:paraId="5896EDFE" w14:textId="77777777" w:rsidR="004F0BB6" w:rsidRPr="007340E0" w:rsidRDefault="004F0BB6" w:rsidP="007340E0">
      <w:pPr>
        <w:pStyle w:val="Codigo"/>
        <w:pBdr>
          <w:bottom w:val="single" w:sz="4" w:space="16" w:color="auto"/>
        </w:pBdr>
        <w:rPr>
          <w:rFonts w:ascii="Montserrat" w:eastAsiaTheme="minorEastAsia" w:hAnsi="Montserrat"/>
        </w:rPr>
      </w:pPr>
      <w:r w:rsidRPr="007340E0">
        <w:rPr>
          <w:rFonts w:ascii="Montserrat" w:eastAsiaTheme="minorEastAsia" w:hAnsi="Montserrat"/>
        </w:rPr>
        <w:t>Modo: FTP Explicito a través de TLS</w:t>
      </w:r>
    </w:p>
    <w:p w14:paraId="31352103" w14:textId="28276097" w:rsidR="004F0BB6" w:rsidRPr="007340E0" w:rsidRDefault="004F0BB6" w:rsidP="007340E0">
      <w:pPr>
        <w:pStyle w:val="Codigo"/>
        <w:pBdr>
          <w:bottom w:val="single" w:sz="4" w:space="16" w:color="auto"/>
        </w:pBdr>
        <w:rPr>
          <w:rFonts w:ascii="Montserrat" w:eastAsiaTheme="minorEastAsia" w:hAnsi="Montserrat"/>
        </w:rPr>
      </w:pPr>
      <w:r w:rsidRPr="007340E0">
        <w:rPr>
          <w:rFonts w:ascii="Montserrat" w:eastAsiaTheme="minorEastAsia" w:hAnsi="Montserrat"/>
        </w:rPr>
        <w:t xml:space="preserve">Usuario: </w:t>
      </w:r>
      <w:r w:rsidR="00521C6C">
        <w:rPr>
          <w:rFonts w:ascii="Montserrat" w:eastAsiaTheme="minorEastAsia" w:hAnsi="Montserrat"/>
        </w:rPr>
        <w:t>XXXXXXXXXX</w:t>
      </w:r>
    </w:p>
    <w:p w14:paraId="5E402D9B" w14:textId="77777777" w:rsidR="004F0BB6" w:rsidRPr="007340E0" w:rsidRDefault="004F0BB6" w:rsidP="007340E0">
      <w:pPr>
        <w:pStyle w:val="Codigo"/>
        <w:pBdr>
          <w:bottom w:val="single" w:sz="4" w:space="16" w:color="auto"/>
        </w:pBdr>
        <w:rPr>
          <w:rFonts w:ascii="Montserrat" w:eastAsiaTheme="minorEastAsia" w:hAnsi="Montserrat"/>
        </w:rPr>
      </w:pPr>
      <w:r w:rsidRPr="007340E0">
        <w:rPr>
          <w:rFonts w:ascii="Montserrat" w:eastAsiaTheme="minorEastAsia" w:hAnsi="Montserrat"/>
        </w:rPr>
        <w:t>Password: ******** (Se proporcionará a los usuarios autorizados)</w:t>
      </w:r>
    </w:p>
    <w:p w14:paraId="51DC996D" w14:textId="732CC93B" w:rsidR="00C66515" w:rsidRPr="00D10C8C" w:rsidRDefault="00521C6C" w:rsidP="00914DA2">
      <w:pPr>
        <w:pStyle w:val="Ttulo2"/>
      </w:pPr>
      <w:bookmarkStart w:id="102" w:name="_Toc193887380"/>
      <w:r>
        <w:lastRenderedPageBreak/>
        <w:t>Formato</w:t>
      </w:r>
      <w:r w:rsidR="00914DA2">
        <w:t>s ficheros de Carga de tablas maestras</w:t>
      </w:r>
      <w:bookmarkEnd w:id="102"/>
    </w:p>
    <w:p w14:paraId="2F44028F" w14:textId="77777777" w:rsidR="006B0928" w:rsidRDefault="006B0928" w:rsidP="00C879FB">
      <w:pPr>
        <w:rPr>
          <w:b/>
        </w:rPr>
      </w:pPr>
      <w:r w:rsidRPr="006B0928">
        <w:t xml:space="preserve">A continuación, se describen los formatos de los ficheros para la carga masiva de registros, utilizados tanto en la carga inicial como en actualizaciones periódicas o puntuales de datos. </w:t>
      </w:r>
    </w:p>
    <w:p w14:paraId="134D8037" w14:textId="4E15A411" w:rsidR="006B0928" w:rsidRPr="006B0928" w:rsidRDefault="006B0928" w:rsidP="00C879FB">
      <w:r w:rsidRPr="006B0928">
        <w:t>Todos los formatos se basan en un fichero de texto plano en formato CSV, que incluye una línea de cabeceras y utiliza el carácter punto y coma (“;”) como separador de campos.</w:t>
      </w:r>
    </w:p>
    <w:p w14:paraId="515B49DB" w14:textId="77777777" w:rsidR="00526FA6" w:rsidRDefault="00923385" w:rsidP="006B0928">
      <w:pPr>
        <w:pStyle w:val="Titulo3"/>
      </w:pPr>
      <w:bookmarkStart w:id="103" w:name="_Toc193887381"/>
      <w:r>
        <w:t>Usuarios Asignados al servicio</w:t>
      </w:r>
      <w:bookmarkEnd w:id="103"/>
    </w:p>
    <w:p w14:paraId="64371308" w14:textId="77777777" w:rsidR="00163FA7" w:rsidRDefault="00163FA7" w:rsidP="00163FA7">
      <w:r w:rsidRPr="00163FA7">
        <w:t xml:space="preserve">El fichero para la carga masiva del maestro de usuarios debe ser un archivo en formato CSV con una línea de cabecera que defina los siguientes campos: </w:t>
      </w:r>
      <w:r w:rsidRPr="00B33396">
        <w:rPr>
          <w:i/>
          <w:iCs/>
        </w:rPr>
        <w:t>CodigoUsuario, Nombre, Email, y Comentarios</w:t>
      </w:r>
      <w:r w:rsidRPr="00163FA7">
        <w:t>. Cada línea posterior debe corresponder a un registro único, utilizando el carácter punto y coma (“;”) como separador de campos.</w:t>
      </w:r>
    </w:p>
    <w:p w14:paraId="2613C564" w14:textId="77777777" w:rsidR="00163FA7" w:rsidRDefault="00163FA7" w:rsidP="00163FA7">
      <w:r>
        <w:t>Ejemplo:</w:t>
      </w:r>
    </w:p>
    <w:p w14:paraId="4345EB44" w14:textId="77777777" w:rsidR="00B33396" w:rsidRPr="00560DA9" w:rsidRDefault="00B33396" w:rsidP="00CE4362">
      <w:pPr>
        <w:pStyle w:val="Codigo"/>
        <w:rPr>
          <w:b/>
          <w:bCs/>
        </w:rPr>
      </w:pPr>
      <w:r w:rsidRPr="00560DA9">
        <w:rPr>
          <w:b/>
          <w:bCs/>
        </w:rPr>
        <w:t>CodigoUsuario;Nombre;Email;Comentarios</w:t>
      </w:r>
    </w:p>
    <w:p w14:paraId="6C5F6259" w14:textId="77777777" w:rsidR="00B33396" w:rsidRDefault="00B33396" w:rsidP="00CE4362">
      <w:pPr>
        <w:pStyle w:val="Codigo"/>
      </w:pPr>
      <w:r>
        <w:t>U001;Juan Pérez;juan.perez@example.com;Usuario administrador</w:t>
      </w:r>
    </w:p>
    <w:p w14:paraId="06F75D99" w14:textId="77777777" w:rsidR="00CE4362" w:rsidRDefault="00B33396" w:rsidP="00CE4362">
      <w:pPr>
        <w:pStyle w:val="Codigo"/>
      </w:pPr>
      <w:r>
        <w:t>U002;María López;maria.lopez@example.com;Usuario estándar</w:t>
      </w:r>
    </w:p>
    <w:p w14:paraId="396ECE27" w14:textId="77777777" w:rsidR="00CE4362" w:rsidRDefault="00CE4362" w:rsidP="00CE4362"/>
    <w:p w14:paraId="465E2F82" w14:textId="77777777" w:rsidR="009864EB" w:rsidRDefault="009864EB" w:rsidP="009864EB">
      <w:pPr>
        <w:pStyle w:val="Titulo3"/>
      </w:pPr>
      <w:bookmarkStart w:id="104" w:name="_Toc193887382"/>
      <w:r>
        <w:t>Maestro de Sociedades</w:t>
      </w:r>
      <w:bookmarkEnd w:id="104"/>
    </w:p>
    <w:p w14:paraId="307821FA" w14:textId="77777777" w:rsidR="009864EB" w:rsidRDefault="009864EB" w:rsidP="009864EB">
      <w:r>
        <w:t xml:space="preserve">El fichero para la carga masiva del maestro de sociedades debe ser un archivo en formato CSV con una línea de cabecera que incluya, al menos, los campos obligatorios: CIF y RazonSocial. </w:t>
      </w:r>
    </w:p>
    <w:p w14:paraId="4C208B84" w14:textId="3C39A167" w:rsidR="00CE4362" w:rsidRDefault="009864EB" w:rsidP="009864EB">
      <w:r>
        <w:t xml:space="preserve">Opcionalmente, se pueden incluir otros datos relevantes, como DomicilioFiscal, </w:t>
      </w:r>
      <w:r w:rsidR="00DF4A05">
        <w:t>Teléfono</w:t>
      </w:r>
      <w:r>
        <w:t xml:space="preserve"> y Email, para facilitar una gestión más completa. El carácter punto y coma (“;”) se utilizará como separador de campos.</w:t>
      </w:r>
    </w:p>
    <w:p w14:paraId="521919D5" w14:textId="51CB499F" w:rsidR="00CB557F" w:rsidRDefault="00CB557F" w:rsidP="009864EB">
      <w:r>
        <w:t>Ejemplo:</w:t>
      </w:r>
    </w:p>
    <w:p w14:paraId="14BF482C" w14:textId="77777777" w:rsidR="00B060E0" w:rsidRPr="00560DA9" w:rsidRDefault="00B060E0" w:rsidP="004675CD">
      <w:pPr>
        <w:pStyle w:val="Codigo"/>
      </w:pPr>
      <w:r w:rsidRPr="00560DA9">
        <w:t>CIF;RazonSocial;DomicilioFiscal;Telefono;Email</w:t>
      </w:r>
    </w:p>
    <w:p w14:paraId="09407F87" w14:textId="77777777" w:rsidR="00B060E0" w:rsidRPr="005337F1" w:rsidRDefault="00B060E0" w:rsidP="004675CD">
      <w:pPr>
        <w:pStyle w:val="Codigo"/>
      </w:pPr>
      <w:r w:rsidRPr="005337F1">
        <w:t>A12345678;Empresa Ejemplo S.L.;Calle Mayor 1, Madrid;910000000;contacto@ejemplo.com</w:t>
      </w:r>
    </w:p>
    <w:p w14:paraId="0A6912B9" w14:textId="29FF4C1F" w:rsidR="00B060E0" w:rsidRDefault="00B060E0" w:rsidP="004675CD">
      <w:pPr>
        <w:pStyle w:val="Codigo"/>
      </w:pPr>
      <w:r w:rsidRPr="005337F1">
        <w:t>B87654321;Comercial S.A.;Av. Central 45, Barcelona;930000000;info@comercial.com</w:t>
      </w:r>
    </w:p>
    <w:p w14:paraId="30FCEFD1" w14:textId="77777777" w:rsidR="004675CD" w:rsidRPr="001E7724" w:rsidRDefault="004675CD" w:rsidP="004675CD">
      <w:pPr>
        <w:rPr>
          <w:rFonts w:eastAsiaTheme="majorEastAsia"/>
          <w:b/>
          <w:sz w:val="24"/>
          <w:szCs w:val="26"/>
        </w:rPr>
      </w:pPr>
    </w:p>
    <w:p w14:paraId="65CDD148" w14:textId="77777777" w:rsidR="00961FE0" w:rsidRDefault="004675CD" w:rsidP="00961FE0">
      <w:pPr>
        <w:rPr>
          <w:rStyle w:val="Titulo3Car"/>
          <w:lang w:eastAsia="es-ES"/>
        </w:rPr>
      </w:pPr>
      <w:bookmarkStart w:id="105" w:name="_Toc193887383"/>
      <w:r w:rsidRPr="004675CD">
        <w:rPr>
          <w:rStyle w:val="Titulo3Car"/>
          <w:lang w:eastAsia="es-ES"/>
        </w:rPr>
        <w:t>Fichero de Carga Masiva para Equipos de Tramitación</w:t>
      </w:r>
      <w:bookmarkEnd w:id="105"/>
    </w:p>
    <w:p w14:paraId="1016B261" w14:textId="23E2AA2C" w:rsidR="004675CD" w:rsidRPr="004675CD" w:rsidRDefault="00961FE0" w:rsidP="00961FE0">
      <w:pPr>
        <w:rPr>
          <w:rFonts w:ascii="Times New Roman" w:eastAsia="Times New Roman" w:hAnsi="Times New Roman" w:cs="Times New Roman"/>
          <w:szCs w:val="24"/>
          <w:lang w:eastAsia="es-ES"/>
        </w:rPr>
      </w:pPr>
      <w:r w:rsidRPr="00961FE0">
        <w:rPr>
          <w:lang w:eastAsia="es-ES"/>
        </w:rPr>
        <w:t>El fichero para la carga masiva de equipos de tramitación debe ser un archivo en formato CSV, estructurado de manera que cada línea represente un componente del equipo. Las cabeceras del fichero deben incluir información principal del equipo, como el nombre del equipo, posibles organismos emisores, y detalles sobre el contenido y las palabras clave asociadas. Además, cada línea incluirá los datos de los responsables y los componentes del equipo, junto con sus correos electrónicos. El carácter punto y coma (“;”) debe utilizarse como separador de campos.</w:t>
      </w:r>
    </w:p>
    <w:p w14:paraId="7D66F194" w14:textId="77777777" w:rsidR="004F66A2" w:rsidRPr="004F66A2" w:rsidRDefault="004675CD" w:rsidP="004F66A2">
      <w:pPr>
        <w:rPr>
          <w:rFonts w:ascii="Courier New" w:hAnsi="Courier New" w:cs="Courier New"/>
          <w:szCs w:val="20"/>
          <w:shd w:val="clear" w:color="auto" w:fill="FFF2CC" w:themeFill="accent4" w:themeFillTint="33"/>
          <w:lang w:eastAsia="es-ES"/>
        </w:rPr>
      </w:pPr>
      <w:r w:rsidRPr="004675CD">
        <w:rPr>
          <w:lang w:eastAsia="es-ES"/>
        </w:rPr>
        <w:t>Campos del fichero:</w:t>
      </w:r>
    </w:p>
    <w:p w14:paraId="4F1DF3DD" w14:textId="1E6F93CB" w:rsidR="00961FE0" w:rsidRDefault="004675CD" w:rsidP="004F66A2">
      <w:pPr>
        <w:pStyle w:val="Listas"/>
        <w:rPr>
          <w:rStyle w:val="CodigoCar"/>
          <w:rFonts w:eastAsiaTheme="minorHAnsi"/>
        </w:rPr>
      </w:pPr>
      <w:r w:rsidRPr="004675CD">
        <w:rPr>
          <w:rStyle w:val="CodigoCar"/>
          <w:rFonts w:eastAsiaTheme="minorEastAsia"/>
        </w:rPr>
        <w:t>EquipoTramitacion;</w:t>
      </w:r>
    </w:p>
    <w:p w14:paraId="12AD66BB" w14:textId="77777777" w:rsidR="007204BE" w:rsidRDefault="00961FE0" w:rsidP="004F66A2">
      <w:pPr>
        <w:pStyle w:val="Listas"/>
        <w:rPr>
          <w:rStyle w:val="CodigoCar"/>
          <w:rFonts w:eastAsiaTheme="minorHAnsi"/>
        </w:rPr>
      </w:pPr>
      <w:r>
        <w:rPr>
          <w:rStyle w:val="CodigoCar"/>
          <w:rFonts w:eastAsiaTheme="minorHAnsi"/>
        </w:rPr>
        <w:t>P</w:t>
      </w:r>
      <w:r w:rsidR="004675CD" w:rsidRPr="004675CD">
        <w:rPr>
          <w:rStyle w:val="CodigoCar"/>
          <w:rFonts w:eastAsiaTheme="minorEastAsia"/>
        </w:rPr>
        <w:t>OSIBLES ORGANISMOS EMISORES;</w:t>
      </w:r>
    </w:p>
    <w:p w14:paraId="4B66A91C" w14:textId="77777777" w:rsidR="007204BE" w:rsidRDefault="004675CD" w:rsidP="004F66A2">
      <w:pPr>
        <w:pStyle w:val="Listas"/>
        <w:rPr>
          <w:rStyle w:val="CodigoCar"/>
          <w:rFonts w:eastAsiaTheme="minorHAnsi"/>
        </w:rPr>
      </w:pPr>
      <w:r w:rsidRPr="004675CD">
        <w:rPr>
          <w:rStyle w:val="CodigoCar"/>
          <w:rFonts w:eastAsiaTheme="minorEastAsia"/>
        </w:rPr>
        <w:t>CONTENIDO;</w:t>
      </w:r>
    </w:p>
    <w:p w14:paraId="1068AF1B" w14:textId="77777777" w:rsidR="007204BE" w:rsidRDefault="004675CD" w:rsidP="004F66A2">
      <w:pPr>
        <w:pStyle w:val="Listas"/>
        <w:rPr>
          <w:rStyle w:val="CodigoCar"/>
          <w:rFonts w:eastAsiaTheme="minorHAnsi"/>
        </w:rPr>
      </w:pPr>
      <w:r w:rsidRPr="004675CD">
        <w:rPr>
          <w:rStyle w:val="CodigoCar"/>
          <w:rFonts w:eastAsiaTheme="minorEastAsia"/>
        </w:rPr>
        <w:t>PALABRAS CLAVE;</w:t>
      </w:r>
    </w:p>
    <w:p w14:paraId="2A10BF00" w14:textId="77777777" w:rsidR="007204BE" w:rsidRDefault="004675CD" w:rsidP="004F66A2">
      <w:pPr>
        <w:pStyle w:val="Listas"/>
        <w:rPr>
          <w:rStyle w:val="CodigoCar"/>
          <w:rFonts w:eastAsiaTheme="minorHAnsi"/>
        </w:rPr>
      </w:pPr>
      <w:r w:rsidRPr="004675CD">
        <w:rPr>
          <w:rStyle w:val="CodigoCar"/>
          <w:rFonts w:eastAsiaTheme="minorEastAsia"/>
        </w:rPr>
        <w:t>ResponsableNombre;</w:t>
      </w:r>
    </w:p>
    <w:p w14:paraId="3C64D3B5" w14:textId="77777777" w:rsidR="007204BE" w:rsidRDefault="004675CD" w:rsidP="004F66A2">
      <w:pPr>
        <w:pStyle w:val="Listas"/>
        <w:rPr>
          <w:rStyle w:val="CodigoCar"/>
          <w:rFonts w:eastAsiaTheme="minorHAnsi"/>
        </w:rPr>
      </w:pPr>
      <w:r w:rsidRPr="004675CD">
        <w:rPr>
          <w:rStyle w:val="CodigoCar"/>
          <w:rFonts w:eastAsiaTheme="minorEastAsia"/>
        </w:rPr>
        <w:t>ResponsableEmail;</w:t>
      </w:r>
    </w:p>
    <w:p w14:paraId="311C670B" w14:textId="77777777" w:rsidR="007204BE" w:rsidRDefault="004675CD" w:rsidP="004F66A2">
      <w:pPr>
        <w:pStyle w:val="Listas"/>
        <w:rPr>
          <w:rStyle w:val="CodigoCar"/>
          <w:rFonts w:eastAsiaTheme="minorHAnsi"/>
        </w:rPr>
      </w:pPr>
      <w:r w:rsidRPr="004675CD">
        <w:rPr>
          <w:rStyle w:val="CodigoCar"/>
          <w:rFonts w:eastAsiaTheme="minorEastAsia"/>
        </w:rPr>
        <w:t>ComponenteEquipoNombre;</w:t>
      </w:r>
    </w:p>
    <w:p w14:paraId="51C5EF1B" w14:textId="031AAAF0" w:rsidR="004675CD" w:rsidRPr="004675CD" w:rsidRDefault="004675CD" w:rsidP="004F66A2">
      <w:pPr>
        <w:pStyle w:val="Listas"/>
        <w:rPr>
          <w:rFonts w:ascii="Times New Roman" w:eastAsia="Times New Roman" w:hAnsi="Times New Roman" w:cs="Times New Roman"/>
          <w:sz w:val="24"/>
          <w:szCs w:val="24"/>
          <w:lang w:eastAsia="es-ES"/>
        </w:rPr>
      </w:pPr>
      <w:r w:rsidRPr="004675CD">
        <w:rPr>
          <w:rStyle w:val="CodigoCar"/>
          <w:rFonts w:eastAsiaTheme="minorEastAsia"/>
        </w:rPr>
        <w:t>ComponenteEquipoEmail</w:t>
      </w:r>
    </w:p>
    <w:p w14:paraId="3172BDAB" w14:textId="77777777" w:rsidR="004675CD" w:rsidRPr="004F66A2" w:rsidRDefault="004675CD" w:rsidP="004F66A2">
      <w:pPr>
        <w:rPr>
          <w:b/>
          <w:bCs/>
          <w:lang w:eastAsia="es-ES"/>
        </w:rPr>
      </w:pPr>
      <w:r w:rsidRPr="004F66A2">
        <w:rPr>
          <w:b/>
          <w:bCs/>
          <w:lang w:eastAsia="es-ES"/>
        </w:rPr>
        <w:t>Ejemplo de fichero:</w:t>
      </w:r>
    </w:p>
    <w:p w14:paraId="4377846E" w14:textId="77777777" w:rsidR="004675CD" w:rsidRPr="004675CD" w:rsidRDefault="004675CD" w:rsidP="004F66A2">
      <w:pPr>
        <w:pStyle w:val="Codigo"/>
      </w:pPr>
      <w:r w:rsidRPr="004675CD">
        <w:lastRenderedPageBreak/>
        <w:t>EquipoTramitacion;POSIBLES ORGANISMOS EMISORES;CONTENIDO;PALABRAS CLAVE;ResponsableNombre;ResponsableEmail;ComponenteEquipoNombre;ComponenteEquipoEmail</w:t>
      </w:r>
    </w:p>
    <w:p w14:paraId="5B2035F1" w14:textId="77777777" w:rsidR="004675CD" w:rsidRPr="004675CD" w:rsidRDefault="004675CD" w:rsidP="004F66A2">
      <w:pPr>
        <w:pStyle w:val="Codigo"/>
      </w:pPr>
      <w:r w:rsidRPr="004675CD">
        <w:t>COLLECTIONS;Ayuntamientos, Comunidades;IBI, Tasas, Vados;IBI, Tasas, Referencias Catastrales;Luis Martínez;luis.martinez@correo.test;María López;maria.lopez@correo.test</w:t>
      </w:r>
    </w:p>
    <w:p w14:paraId="7DC2516A" w14:textId="77777777" w:rsidR="004675CD" w:rsidRPr="004675CD" w:rsidRDefault="004675CD" w:rsidP="004F66A2">
      <w:pPr>
        <w:pStyle w:val="Codigo"/>
      </w:pPr>
      <w:r w:rsidRPr="004675CD">
        <w:t>COO-HOME;AEAT, Comunidades;Actos Jurídicos Documentados;AJD, Embargos, Hipotecas;Ana García;ana.garcia@correo.test;Carlos Pérez;carlos.perez@correo.test</w:t>
      </w:r>
    </w:p>
    <w:p w14:paraId="22BA3ACF" w14:textId="77777777" w:rsidR="004675CD" w:rsidRPr="004675CD" w:rsidRDefault="004675CD" w:rsidP="004F66A2">
      <w:pPr>
        <w:pStyle w:val="Codigo"/>
      </w:pPr>
      <w:r w:rsidRPr="004675CD">
        <w:t>FIN-FISCAL;AEAT, Diputaciones;IVA, IAE, Inspecciones;Impuestos, Modelos Tributarios;Jorge Sánchez;jorge.sanchez@correo.test;Elena Fernández;elena.fernandez@correo.test</w:t>
      </w:r>
    </w:p>
    <w:p w14:paraId="5D6ECEDF" w14:textId="77777777" w:rsidR="004675CD" w:rsidRPr="004F66A2" w:rsidRDefault="004675CD" w:rsidP="004F66A2">
      <w:pPr>
        <w:rPr>
          <w:b/>
          <w:bCs/>
          <w:lang w:eastAsia="es-ES"/>
        </w:rPr>
      </w:pPr>
      <w:r w:rsidRPr="004F66A2">
        <w:rPr>
          <w:b/>
          <w:bCs/>
          <w:lang w:eastAsia="es-ES"/>
        </w:rPr>
        <w:t>Descripción de los campos:</w:t>
      </w:r>
    </w:p>
    <w:p w14:paraId="7F031946"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EquipoTramitacion</w:t>
      </w:r>
      <w:r w:rsidRPr="004675CD">
        <w:rPr>
          <w:rFonts w:eastAsia="Times New Roman"/>
          <w:lang w:eastAsia="es-ES"/>
        </w:rPr>
        <w:t>: Nombre del equipo.</w:t>
      </w:r>
    </w:p>
    <w:p w14:paraId="34ED9196"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POSIBLES ORGANISMOS EMISORES</w:t>
      </w:r>
      <w:r w:rsidRPr="004675CD">
        <w:rPr>
          <w:rFonts w:eastAsia="Times New Roman"/>
          <w:lang w:eastAsia="es-ES"/>
        </w:rPr>
        <w:t>: Entidades asociadas al equipo.</w:t>
      </w:r>
    </w:p>
    <w:p w14:paraId="18F6E469"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CONTENIDO</w:t>
      </w:r>
      <w:r w:rsidRPr="004675CD">
        <w:rPr>
          <w:rFonts w:eastAsia="Times New Roman"/>
          <w:lang w:eastAsia="es-ES"/>
        </w:rPr>
        <w:t>: Tipos de documentación o procesos gestionados.</w:t>
      </w:r>
    </w:p>
    <w:p w14:paraId="52A55D78"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PALABRAS CLAVE</w:t>
      </w:r>
      <w:r w:rsidRPr="004675CD">
        <w:rPr>
          <w:rFonts w:eastAsia="Times New Roman"/>
          <w:lang w:eastAsia="es-ES"/>
        </w:rPr>
        <w:t>: Términos clave para identificar la actividad del equipo.</w:t>
      </w:r>
    </w:p>
    <w:p w14:paraId="2CFFAFD1"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ResponsableNombre</w:t>
      </w:r>
      <w:r w:rsidRPr="004675CD">
        <w:rPr>
          <w:rFonts w:eastAsia="Times New Roman"/>
          <w:lang w:eastAsia="es-ES"/>
        </w:rPr>
        <w:t xml:space="preserve"> y </w:t>
      </w:r>
      <w:r w:rsidRPr="004675CD">
        <w:rPr>
          <w:rFonts w:ascii="Courier New" w:eastAsia="Times New Roman" w:hAnsi="Courier New" w:cs="Courier New"/>
          <w:sz w:val="20"/>
          <w:szCs w:val="20"/>
          <w:lang w:eastAsia="es-ES"/>
        </w:rPr>
        <w:t>ResponsableEmail</w:t>
      </w:r>
      <w:r w:rsidRPr="004675CD">
        <w:rPr>
          <w:rFonts w:eastAsia="Times New Roman"/>
          <w:lang w:eastAsia="es-ES"/>
        </w:rPr>
        <w:t>: Nombre y correo electrónico del responsable del equipo.</w:t>
      </w:r>
    </w:p>
    <w:p w14:paraId="6808BBFE" w14:textId="77777777" w:rsidR="004675CD" w:rsidRPr="004675CD" w:rsidRDefault="004675CD" w:rsidP="004F66A2">
      <w:pPr>
        <w:pStyle w:val="Listas"/>
        <w:rPr>
          <w:rFonts w:eastAsia="Times New Roman"/>
          <w:lang w:eastAsia="es-ES"/>
        </w:rPr>
      </w:pPr>
      <w:r w:rsidRPr="004675CD">
        <w:rPr>
          <w:rFonts w:ascii="Courier New" w:eastAsia="Times New Roman" w:hAnsi="Courier New" w:cs="Courier New"/>
          <w:sz w:val="20"/>
          <w:szCs w:val="20"/>
          <w:lang w:eastAsia="es-ES"/>
        </w:rPr>
        <w:t>ComponenteEquipoNombre</w:t>
      </w:r>
      <w:r w:rsidRPr="004675CD">
        <w:rPr>
          <w:rFonts w:eastAsia="Times New Roman"/>
          <w:lang w:eastAsia="es-ES"/>
        </w:rPr>
        <w:t xml:space="preserve"> y </w:t>
      </w:r>
      <w:r w:rsidRPr="004675CD">
        <w:rPr>
          <w:rFonts w:ascii="Courier New" w:eastAsia="Times New Roman" w:hAnsi="Courier New" w:cs="Courier New"/>
          <w:sz w:val="20"/>
          <w:szCs w:val="20"/>
          <w:lang w:eastAsia="es-ES"/>
        </w:rPr>
        <w:t>ComponenteEquipoEmail</w:t>
      </w:r>
      <w:r w:rsidRPr="004675CD">
        <w:rPr>
          <w:rFonts w:eastAsia="Times New Roman"/>
          <w:lang w:eastAsia="es-ES"/>
        </w:rPr>
        <w:t>: Nombre y correo electrónico de un componente del equipo.</w:t>
      </w:r>
    </w:p>
    <w:p w14:paraId="7B1DD9D1" w14:textId="77777777" w:rsidR="001E7724" w:rsidRDefault="001E7724" w:rsidP="009864EB"/>
    <w:p w14:paraId="1266AC12" w14:textId="77777777" w:rsidR="004F66A2" w:rsidRDefault="004F66A2">
      <w:pPr>
        <w:spacing w:after="160" w:line="259" w:lineRule="auto"/>
        <w:jc w:val="left"/>
        <w:rPr>
          <w:rFonts w:eastAsiaTheme="majorEastAsia" w:cstheme="majorBidi"/>
          <w:b/>
          <w:color w:val="000000" w:themeColor="text1"/>
          <w:sz w:val="36"/>
          <w:szCs w:val="32"/>
        </w:rPr>
      </w:pPr>
      <w:r>
        <w:br w:type="page"/>
      </w:r>
    </w:p>
    <w:p w14:paraId="065AF505" w14:textId="2AAB8DAB" w:rsidR="00C66515" w:rsidRPr="00D10C8C" w:rsidRDefault="00C66515" w:rsidP="00C66515">
      <w:pPr>
        <w:pStyle w:val="Ttulo1"/>
        <w:jc w:val="left"/>
      </w:pPr>
      <w:bookmarkStart w:id="106" w:name="_Toc193887384"/>
      <w:r w:rsidRPr="00D10C8C">
        <w:lastRenderedPageBreak/>
        <w:t xml:space="preserve">Anexo </w:t>
      </w:r>
      <w:r w:rsidR="00817013" w:rsidRPr="00D10C8C">
        <w:t>3</w:t>
      </w:r>
      <w:r w:rsidR="00C82496">
        <w:t xml:space="preserve"> - </w:t>
      </w:r>
      <w:r w:rsidR="00522A30" w:rsidRPr="00D10C8C">
        <w:t>Imagenes corporativas</w:t>
      </w:r>
      <w:bookmarkEnd w:id="106"/>
    </w:p>
    <w:p w14:paraId="3D45E2DF" w14:textId="28851D1F" w:rsidR="00134213" w:rsidRPr="00D10C8C" w:rsidRDefault="00EB1817" w:rsidP="00EB1817">
      <w:r w:rsidRPr="00D10C8C">
        <w:t>En el diseño de este aplicativo se han utilizado algunas imágenes a efectos de personalización tanto de los formularios de las diferentes categorías como del ento</w:t>
      </w:r>
      <w:r w:rsidR="00134213" w:rsidRPr="00D10C8C">
        <w:t>r</w:t>
      </w:r>
      <w:r w:rsidRPr="00D10C8C">
        <w:t>no WEB en</w:t>
      </w:r>
    </w:p>
    <w:p w14:paraId="570A2B42" w14:textId="74F4AF0B" w:rsidR="00EB1817" w:rsidRPr="00D10C8C" w:rsidRDefault="00EB1817" w:rsidP="00EB1817">
      <w:r w:rsidRPr="00D10C8C">
        <w:t xml:space="preserve"> </w:t>
      </w:r>
      <w:r w:rsidR="004A123A" w:rsidRPr="00D10C8C">
        <w:rPr>
          <w:color w:val="7030A0"/>
          <w:sz w:val="20"/>
          <w:szCs w:val="24"/>
        </w:rPr>
        <w:t>https://</w:t>
      </w:r>
      <w:r w:rsidR="004F66A2">
        <w:rPr>
          <w:color w:val="7030A0"/>
          <w:sz w:val="20"/>
          <w:szCs w:val="24"/>
        </w:rPr>
        <w:t>fcc-es</w:t>
      </w:r>
      <w:r w:rsidR="004A123A" w:rsidRPr="00D10C8C">
        <w:rPr>
          <w:color w:val="7030A0"/>
          <w:sz w:val="20"/>
          <w:szCs w:val="24"/>
        </w:rPr>
        <w:t>.thereforeonline.com</w:t>
      </w:r>
      <w:r w:rsidRPr="00D10C8C">
        <w:rPr>
          <w:color w:val="7030A0"/>
          <w:sz w:val="20"/>
          <w:szCs w:val="24"/>
        </w:rPr>
        <w:t>.</w:t>
      </w:r>
    </w:p>
    <w:p w14:paraId="3C2A56BF" w14:textId="04992F42" w:rsidR="00EB1817" w:rsidRPr="00D10C8C" w:rsidRDefault="00AC1ABC" w:rsidP="00EB1817">
      <w:r w:rsidRPr="00D10C8C">
        <w:rPr>
          <w:noProof/>
        </w:rPr>
        <w:drawing>
          <wp:anchor distT="0" distB="0" distL="114300" distR="114300" simplePos="0" relativeHeight="251696128" behindDoc="0" locked="0" layoutInCell="1" allowOverlap="1" wp14:anchorId="004B2569" wp14:editId="26760638">
            <wp:simplePos x="0" y="0"/>
            <wp:positionH relativeFrom="column">
              <wp:posOffset>374015</wp:posOffset>
            </wp:positionH>
            <wp:positionV relativeFrom="paragraph">
              <wp:posOffset>537845</wp:posOffset>
            </wp:positionV>
            <wp:extent cx="4644390" cy="1569720"/>
            <wp:effectExtent l="0" t="0" r="381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44390" cy="1569720"/>
                    </a:xfrm>
                    <a:prstGeom prst="rect">
                      <a:avLst/>
                    </a:prstGeom>
                  </pic:spPr>
                </pic:pic>
              </a:graphicData>
            </a:graphic>
            <wp14:sizeRelH relativeFrom="margin">
              <wp14:pctWidth>0</wp14:pctWidth>
            </wp14:sizeRelH>
          </wp:anchor>
        </w:drawing>
      </w:r>
      <w:r w:rsidR="00EB1817" w:rsidRPr="00D10C8C">
        <w:t xml:space="preserve">La imagen de logotipo de empresa que aparece en los formularios </w:t>
      </w:r>
      <w:r w:rsidR="00DC066B" w:rsidRPr="00D10C8C">
        <w:t>está</w:t>
      </w:r>
      <w:r w:rsidR="00EB1817" w:rsidRPr="00D10C8C">
        <w:t xml:space="preserve"> ubicada en el repositorio de plantillas bajo el nombre “</w:t>
      </w:r>
      <w:r w:rsidR="00DC066B" w:rsidRPr="00D10C8C">
        <w:t>company_logo</w:t>
      </w:r>
      <w:r w:rsidR="00EB1817" w:rsidRPr="00D10C8C">
        <w:t>.jpg” y el tipo “Index Dialog Image”</w:t>
      </w:r>
    </w:p>
    <w:p w14:paraId="3F4EBA13" w14:textId="316A1C7B" w:rsidR="00EB1817" w:rsidRPr="00D10C8C" w:rsidRDefault="00EB1817" w:rsidP="00EB1817"/>
    <w:p w14:paraId="4A4538D4" w14:textId="7EDB6BB0" w:rsidR="00EB1817" w:rsidRPr="00D10C8C" w:rsidRDefault="00EB1817" w:rsidP="00EB1817">
      <w:r w:rsidRPr="00D10C8C">
        <w:t>Esto facilitará la modificación del logotipo en todas las categorías únicamente sustituyendo el registro por la nueva imagen a utilizar.</w:t>
      </w:r>
    </w:p>
    <w:p w14:paraId="5CA1F342" w14:textId="3B6A8B4E" w:rsidR="00EB1817" w:rsidRPr="00D10C8C" w:rsidRDefault="00EB1817" w:rsidP="00EB1817">
      <w:r w:rsidRPr="00D10C8C">
        <w:t xml:space="preserve">Para el entorno WEB se podrán adjuntar imágenes corporativas que actuarán sobre WebNavigator &amp; WebViewer on PCs </w:t>
      </w:r>
      <w:r w:rsidR="00DC066B" w:rsidRPr="00D10C8C">
        <w:t xml:space="preserve"> and</w:t>
      </w:r>
      <w:r w:rsidRPr="00D10C8C">
        <w:t xml:space="preserve"> Tablets:</w:t>
      </w:r>
    </w:p>
    <w:p w14:paraId="137C2162" w14:textId="77777777" w:rsidR="00DC066B" w:rsidRPr="00D10C8C" w:rsidRDefault="00DC066B" w:rsidP="00EB1817"/>
    <w:tbl>
      <w:tblPr>
        <w:tblStyle w:val="Tablaconcuadrcula"/>
        <w:tblW w:w="4876" w:type="pct"/>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713"/>
        <w:gridCol w:w="2291"/>
        <w:gridCol w:w="4279"/>
      </w:tblGrid>
      <w:tr w:rsidR="00EB1817" w:rsidRPr="002C5510" w14:paraId="00190C5F" w14:textId="77777777" w:rsidTr="001310D4">
        <w:trPr>
          <w:trHeight w:val="1286"/>
        </w:trPr>
        <w:tc>
          <w:tcPr>
            <w:tcW w:w="1034" w:type="pct"/>
          </w:tcPr>
          <w:p w14:paraId="4BFE0770" w14:textId="77777777" w:rsidR="00EB1817" w:rsidRPr="00D10C8C" w:rsidRDefault="00EB1817" w:rsidP="001310D4">
            <w:pPr>
              <w:rPr>
                <w:lang w:val="es-ES"/>
              </w:rPr>
            </w:pPr>
            <w:r w:rsidRPr="00D10C8C">
              <w:rPr>
                <w:lang w:val="es-ES"/>
              </w:rPr>
              <w:t>UI logo (130x38)</w:t>
            </w:r>
          </w:p>
          <w:p w14:paraId="6B703312" w14:textId="77777777" w:rsidR="00EB1817" w:rsidRPr="00D10C8C" w:rsidRDefault="00EB1817" w:rsidP="001310D4">
            <w:pPr>
              <w:rPr>
                <w:lang w:val="es-ES"/>
              </w:rPr>
            </w:pPr>
          </w:p>
        </w:tc>
        <w:tc>
          <w:tcPr>
            <w:tcW w:w="1383" w:type="pct"/>
          </w:tcPr>
          <w:p w14:paraId="4A641C25" w14:textId="77777777" w:rsidR="00EB1817" w:rsidRPr="00D10C8C" w:rsidRDefault="00EB1817" w:rsidP="001310D4">
            <w:pPr>
              <w:rPr>
                <w:lang w:val="es-ES"/>
              </w:rPr>
            </w:pPr>
            <w:r w:rsidRPr="00D10C8C">
              <w:rPr>
                <w:noProof/>
              </w:rPr>
              <w:drawing>
                <wp:anchor distT="0" distB="0" distL="114300" distR="114300" simplePos="0" relativeHeight="251685888" behindDoc="0" locked="0" layoutInCell="1" allowOverlap="1" wp14:anchorId="7A97E436" wp14:editId="1BA94185">
                  <wp:simplePos x="0" y="0"/>
                  <wp:positionH relativeFrom="column">
                    <wp:posOffset>160020</wp:posOffset>
                  </wp:positionH>
                  <wp:positionV relativeFrom="paragraph">
                    <wp:posOffset>174625</wp:posOffset>
                  </wp:positionV>
                  <wp:extent cx="842010" cy="473710"/>
                  <wp:effectExtent l="0" t="0" r="0" b="254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42010" cy="473710"/>
                          </a:xfrm>
                          <a:prstGeom prst="rect">
                            <a:avLst/>
                          </a:prstGeom>
                        </pic:spPr>
                      </pic:pic>
                    </a:graphicData>
                  </a:graphic>
                  <wp14:sizeRelH relativeFrom="page">
                    <wp14:pctWidth>0</wp14:pctWidth>
                  </wp14:sizeRelH>
                  <wp14:sizeRelV relativeFrom="page">
                    <wp14:pctHeight>0</wp14:pctHeight>
                  </wp14:sizeRelV>
                </wp:anchor>
              </w:drawing>
            </w:r>
          </w:p>
        </w:tc>
        <w:tc>
          <w:tcPr>
            <w:tcW w:w="2583" w:type="pct"/>
          </w:tcPr>
          <w:p w14:paraId="7D9892C7" w14:textId="42C7E3A1" w:rsidR="00EB1817" w:rsidRPr="007B7D05" w:rsidRDefault="003238B3" w:rsidP="001310D4">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6143C63D" w14:textId="77777777" w:rsidR="00EB1817" w:rsidRPr="007B7D05" w:rsidRDefault="00EB1817" w:rsidP="001310D4">
            <w:pPr>
              <w:rPr>
                <w:szCs w:val="20"/>
                <w:lang w:val="nl-NL"/>
              </w:rPr>
            </w:pPr>
          </w:p>
        </w:tc>
      </w:tr>
      <w:tr w:rsidR="00EB1817" w:rsidRPr="002C5510" w14:paraId="71D42FCE" w14:textId="77777777" w:rsidTr="001310D4">
        <w:trPr>
          <w:trHeight w:val="2114"/>
        </w:trPr>
        <w:tc>
          <w:tcPr>
            <w:tcW w:w="1034" w:type="pct"/>
          </w:tcPr>
          <w:p w14:paraId="5BFC55CD" w14:textId="77777777" w:rsidR="00EB1817" w:rsidRPr="00D10C8C" w:rsidRDefault="00EB1817" w:rsidP="001310D4">
            <w:pPr>
              <w:rPr>
                <w:lang w:val="es-ES"/>
              </w:rPr>
            </w:pPr>
            <w:r w:rsidRPr="00D10C8C">
              <w:rPr>
                <w:lang w:val="es-ES"/>
              </w:rPr>
              <w:t>Login  (130x38)</w:t>
            </w:r>
          </w:p>
          <w:p w14:paraId="7A7489A3" w14:textId="77777777" w:rsidR="00EB1817" w:rsidRPr="00D10C8C" w:rsidRDefault="00EB1817" w:rsidP="001310D4">
            <w:pPr>
              <w:rPr>
                <w:lang w:val="es-ES"/>
              </w:rPr>
            </w:pPr>
          </w:p>
        </w:tc>
        <w:tc>
          <w:tcPr>
            <w:tcW w:w="1383" w:type="pct"/>
          </w:tcPr>
          <w:p w14:paraId="63D13CD5" w14:textId="7D1A3CE0" w:rsidR="00EB1817" w:rsidRPr="00D10C8C" w:rsidRDefault="00491A5E" w:rsidP="001310D4">
            <w:pPr>
              <w:rPr>
                <w:lang w:val="es-ES"/>
              </w:rPr>
            </w:pPr>
            <w:r w:rsidRPr="00D10C8C">
              <w:rPr>
                <w:noProof/>
              </w:rPr>
              <w:drawing>
                <wp:anchor distT="0" distB="0" distL="114300" distR="114300" simplePos="0" relativeHeight="251784192" behindDoc="0" locked="0" layoutInCell="1" allowOverlap="1" wp14:anchorId="729E56C2" wp14:editId="29BB90A8">
                  <wp:simplePos x="0" y="0"/>
                  <wp:positionH relativeFrom="column">
                    <wp:posOffset>138227</wp:posOffset>
                  </wp:positionH>
                  <wp:positionV relativeFrom="paragraph">
                    <wp:posOffset>276932</wp:posOffset>
                  </wp:positionV>
                  <wp:extent cx="842010" cy="473710"/>
                  <wp:effectExtent l="0" t="0" r="0" b="2540"/>
                  <wp:wrapTopAndBottom/>
                  <wp:docPr id="1344641048" name="Imagen 134464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42010" cy="473710"/>
                          </a:xfrm>
                          <a:prstGeom prst="rect">
                            <a:avLst/>
                          </a:prstGeom>
                        </pic:spPr>
                      </pic:pic>
                    </a:graphicData>
                  </a:graphic>
                  <wp14:sizeRelH relativeFrom="page">
                    <wp14:pctWidth>0</wp14:pctWidth>
                  </wp14:sizeRelH>
                  <wp14:sizeRelV relativeFrom="page">
                    <wp14:pctHeight>0</wp14:pctHeight>
                  </wp14:sizeRelV>
                </wp:anchor>
              </w:drawing>
            </w:r>
          </w:p>
        </w:tc>
        <w:tc>
          <w:tcPr>
            <w:tcW w:w="2583" w:type="pct"/>
          </w:tcPr>
          <w:p w14:paraId="1484AC37" w14:textId="52F8B784" w:rsidR="003238B3" w:rsidRPr="007B7D05" w:rsidRDefault="003238B3" w:rsidP="003238B3">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3C64606E" w14:textId="77777777" w:rsidR="00EB1817" w:rsidRPr="007B7D05" w:rsidRDefault="00EB1817" w:rsidP="001310D4">
            <w:pPr>
              <w:rPr>
                <w:szCs w:val="20"/>
                <w:lang w:val="nl-NL"/>
              </w:rPr>
            </w:pPr>
          </w:p>
        </w:tc>
      </w:tr>
    </w:tbl>
    <w:p w14:paraId="743AD57D" w14:textId="77777777" w:rsidR="00EB1817" w:rsidRPr="007B7D05" w:rsidRDefault="00EB1817" w:rsidP="00EB1817">
      <w:pPr>
        <w:rPr>
          <w:lang w:val="nl-NL"/>
        </w:rPr>
      </w:pPr>
    </w:p>
    <w:p w14:paraId="101D0CBB" w14:textId="77777777" w:rsidR="00EB1817" w:rsidRPr="007B7D05" w:rsidRDefault="00EB1817" w:rsidP="00EB1817">
      <w:pPr>
        <w:spacing w:after="200" w:line="276" w:lineRule="auto"/>
        <w:jc w:val="left"/>
        <w:rPr>
          <w:lang w:val="nl-NL"/>
        </w:rPr>
      </w:pPr>
      <w:r w:rsidRPr="007B7D05">
        <w:rPr>
          <w:lang w:val="nl-NL"/>
        </w:rPr>
        <w:br w:type="page"/>
      </w:r>
    </w:p>
    <w:p w14:paraId="457E2033" w14:textId="21CEA595" w:rsidR="00EB1817" w:rsidRPr="00D10C8C" w:rsidRDefault="00EB1817" w:rsidP="00722D7A">
      <w:pPr>
        <w:pStyle w:val="Ttulo1"/>
        <w:jc w:val="left"/>
      </w:pPr>
      <w:bookmarkStart w:id="107" w:name="_Toc172828549"/>
      <w:bookmarkStart w:id="108" w:name="_Toc193887385"/>
      <w:r w:rsidRPr="00D10C8C">
        <w:lastRenderedPageBreak/>
        <w:t>A</w:t>
      </w:r>
      <w:r w:rsidR="003663A9" w:rsidRPr="00D10C8C">
        <w:t>nexo</w:t>
      </w:r>
      <w:r w:rsidRPr="00D10C8C">
        <w:t xml:space="preserve"> </w:t>
      </w:r>
      <w:r w:rsidR="00C55366" w:rsidRPr="00D10C8C">
        <w:t>4</w:t>
      </w:r>
      <w:r w:rsidR="00C84A24">
        <w:br/>
      </w:r>
      <w:r w:rsidRPr="00D10C8C">
        <w:t xml:space="preserve">Comparativa </w:t>
      </w:r>
      <w:r w:rsidR="003663A9" w:rsidRPr="00D10C8C">
        <w:t>a</w:t>
      </w:r>
      <w:r w:rsidRPr="00D10C8C">
        <w:t xml:space="preserve">plicaciones </w:t>
      </w:r>
      <w:r w:rsidR="00C84A24">
        <w:t>T</w:t>
      </w:r>
      <w:r w:rsidRPr="00D10C8C">
        <w:t>herefore™</w:t>
      </w:r>
      <w:bookmarkEnd w:id="107"/>
      <w:bookmarkEnd w:id="108"/>
    </w:p>
    <w:p w14:paraId="12A61C32" w14:textId="469FA055" w:rsidR="00EB1817" w:rsidRPr="00D10C8C" w:rsidRDefault="00EB1817" w:rsidP="00EB1817">
      <w:r w:rsidRPr="00D10C8C">
        <w:t xml:space="preserve">En el siguiente anexo se detallan las características y prestaciones de las aplicaciones Therefore™ con el fin de proporcionar el máximo de información posible para </w:t>
      </w:r>
      <w:r w:rsidR="0010015A" w:rsidRPr="00D10C8C">
        <w:t>la optimización</w:t>
      </w:r>
      <w:r w:rsidRPr="00D10C8C">
        <w:t xml:space="preserve"> en cada caso de uso.</w:t>
      </w:r>
    </w:p>
    <w:p w14:paraId="6FE93B5B" w14:textId="7FE31E71" w:rsidR="00BD2C67" w:rsidRPr="00D10C8C" w:rsidRDefault="00BD2C67" w:rsidP="00EB1817">
      <w:r w:rsidRPr="00D10C8C">
        <w:t xml:space="preserve">Además de la guía que supone esta comparativa entre las diferentes aplicaciones </w:t>
      </w:r>
      <w:r w:rsidR="00293E9B" w:rsidRPr="00D10C8C">
        <w:t xml:space="preserve">cliente de </w:t>
      </w:r>
      <w:r w:rsidR="0003100F" w:rsidRPr="00D10C8C">
        <w:t xml:space="preserve">Therefore™ </w:t>
      </w:r>
      <w:r w:rsidR="00293E9B" w:rsidRPr="00D10C8C">
        <w:t xml:space="preserve">es recomendable disponer de los siguientes enlaces que proporcionan toda la ayuda genérica sobre </w:t>
      </w:r>
      <w:r w:rsidR="00E527A5" w:rsidRPr="00D10C8C">
        <w:t>la aplicación y su uso.</w:t>
      </w:r>
    </w:p>
    <w:p w14:paraId="349FE84E" w14:textId="77777777" w:rsidR="00E527A5" w:rsidRPr="00D10C8C" w:rsidRDefault="00E527A5" w:rsidP="00EB1817"/>
    <w:p w14:paraId="25688AB5" w14:textId="2BB88F6D" w:rsidR="00BA3508" w:rsidRPr="00D10C8C" w:rsidRDefault="00BA3508" w:rsidP="00E527A5">
      <w:pPr>
        <w:pStyle w:val="Listas"/>
        <w:numPr>
          <w:ilvl w:val="0"/>
          <w:numId w:val="0"/>
        </w:numPr>
        <w:rPr>
          <w:b/>
          <w:bCs/>
        </w:rPr>
      </w:pPr>
      <w:r w:rsidRPr="00D10C8C">
        <w:rPr>
          <w:b/>
          <w:bCs/>
        </w:rPr>
        <w:t xml:space="preserve">Documentación de ayuda a </w:t>
      </w:r>
      <w:r w:rsidR="003B151C" w:rsidRPr="00D10C8C">
        <w:rPr>
          <w:b/>
          <w:bCs/>
        </w:rPr>
        <w:t>usuarios</w:t>
      </w:r>
    </w:p>
    <w:p w14:paraId="6D29CA51" w14:textId="611F36CE" w:rsidR="0010015A" w:rsidRPr="00D10C8C" w:rsidRDefault="00340683" w:rsidP="00E527A5">
      <w:pPr>
        <w:pStyle w:val="Listas"/>
      </w:pPr>
      <w:r w:rsidRPr="00D10C8C">
        <w:t xml:space="preserve">Existe una documentación Online exhaustiva sobre el uso de las aplicaciones </w:t>
      </w:r>
      <w:r w:rsidR="0003100F" w:rsidRPr="00D10C8C">
        <w:t xml:space="preserve">Therefore™ </w:t>
      </w:r>
      <w:r w:rsidRPr="00D10C8C">
        <w:t>por parte de los usuarios</w:t>
      </w:r>
      <w:r w:rsidR="00FE302B" w:rsidRPr="00D10C8C">
        <w:t>. Tanto en formato manual, como en formato multimedia con tutoriales, manuales y casos de uso que pueden ser consultados.</w:t>
      </w:r>
    </w:p>
    <w:p w14:paraId="7CB3AE46" w14:textId="5897C065" w:rsidR="00CA7D99" w:rsidRPr="00D10C8C" w:rsidRDefault="00CA7D99" w:rsidP="00E527A5">
      <w:pPr>
        <w:pStyle w:val="Listas"/>
      </w:pPr>
      <w:r w:rsidRPr="00D10C8C">
        <w:t>Manual de usuario completo, con todos los tutoriales y ayudas sobre el manejo de los aplicativos.</w:t>
      </w:r>
    </w:p>
    <w:bookmarkStart w:id="109" w:name="_Hlk183112633"/>
    <w:p w14:paraId="52F8B1D6" w14:textId="31A59CD0" w:rsidR="00CA7D99" w:rsidRPr="007B7D05" w:rsidRDefault="00BA3508" w:rsidP="00E527A5">
      <w:pPr>
        <w:pStyle w:val="Listas"/>
        <w:numPr>
          <w:ilvl w:val="0"/>
          <w:numId w:val="0"/>
        </w:numPr>
        <w:ind w:left="568"/>
        <w:rPr>
          <w:lang w:val="en-US"/>
        </w:rPr>
      </w:pPr>
      <w:r w:rsidRPr="00D10C8C">
        <w:fldChar w:fldCharType="begin"/>
      </w:r>
      <w:r w:rsidRPr="007B7D05">
        <w:rPr>
          <w:lang w:val="en-US"/>
        </w:rPr>
        <w:instrText>HYPERLINK "https://help.therefore.net/tfo/es/tdwv/dwv_t_intro.htm"</w:instrText>
      </w:r>
      <w:r w:rsidRPr="00D10C8C">
        <w:fldChar w:fldCharType="separate"/>
      </w:r>
      <w:r w:rsidRPr="007B7D05">
        <w:rPr>
          <w:rStyle w:val="Hipervnculo"/>
          <w:lang w:val="en-US"/>
        </w:rPr>
        <w:t>Therefore™ Web Client</w:t>
      </w:r>
      <w:r w:rsidRPr="00D10C8C">
        <w:fldChar w:fldCharType="end"/>
      </w:r>
      <w:bookmarkEnd w:id="109"/>
    </w:p>
    <w:p w14:paraId="0CA48EF5" w14:textId="7A4E5F8C" w:rsidR="00E527A5" w:rsidRPr="007B7D05" w:rsidRDefault="00000000" w:rsidP="00E527A5">
      <w:pPr>
        <w:pStyle w:val="Listas"/>
        <w:numPr>
          <w:ilvl w:val="0"/>
          <w:numId w:val="0"/>
        </w:numPr>
        <w:ind w:left="568"/>
        <w:rPr>
          <w:lang w:val="en-US"/>
        </w:rPr>
      </w:pPr>
      <w:hyperlink r:id="rId42" w:history="1">
        <w:r w:rsidR="00E527A5" w:rsidRPr="007B7D05">
          <w:rPr>
            <w:rStyle w:val="Hipervnculo"/>
            <w:lang w:val="en-US"/>
          </w:rPr>
          <w:t>https://help.therefore.net/tfo/es/tdwv/dwv_t_intro.htm</w:t>
        </w:r>
      </w:hyperlink>
    </w:p>
    <w:p w14:paraId="5A4D7561" w14:textId="148DB994" w:rsidR="006679B2" w:rsidRPr="00D10C8C" w:rsidRDefault="006679B2" w:rsidP="00E527A5">
      <w:pPr>
        <w:pStyle w:val="Listas"/>
      </w:pPr>
      <w:r w:rsidRPr="00D10C8C">
        <w:t>Videos breves de formación a usuario con las funcionalidades</w:t>
      </w:r>
      <w:r w:rsidR="005C0206" w:rsidRPr="00D10C8C">
        <w:t xml:space="preserve"> clave de cada una de l</w:t>
      </w:r>
      <w:r w:rsidR="00BD2C67" w:rsidRPr="00D10C8C">
        <w:t>a</w:t>
      </w:r>
      <w:r w:rsidR="005C0206" w:rsidRPr="00D10C8C">
        <w:t xml:space="preserve">s herramientas y </w:t>
      </w:r>
      <w:r w:rsidR="00BD2C67" w:rsidRPr="00D10C8C">
        <w:t>sus casos</w:t>
      </w:r>
      <w:r w:rsidR="005C0206" w:rsidRPr="00D10C8C">
        <w:t xml:space="preserve"> de uso</w:t>
      </w:r>
    </w:p>
    <w:p w14:paraId="4EA9258B" w14:textId="472ABE6B" w:rsidR="005C0206" w:rsidRPr="00D10C8C" w:rsidRDefault="00000000" w:rsidP="00E527A5">
      <w:pPr>
        <w:pStyle w:val="Listas"/>
        <w:numPr>
          <w:ilvl w:val="0"/>
          <w:numId w:val="0"/>
        </w:numPr>
        <w:ind w:left="568"/>
      </w:pPr>
      <w:hyperlink r:id="rId43" w:history="1">
        <w:r w:rsidR="005C0206" w:rsidRPr="00D10C8C">
          <w:rPr>
            <w:rStyle w:val="Hipervnculo"/>
          </w:rPr>
          <w:t>Formación para el usuario final</w:t>
        </w:r>
      </w:hyperlink>
    </w:p>
    <w:p w14:paraId="218809CE" w14:textId="142A9E2F" w:rsidR="00E527A5" w:rsidRPr="00D10C8C" w:rsidRDefault="00000000" w:rsidP="00E527A5">
      <w:pPr>
        <w:pStyle w:val="Listas"/>
        <w:numPr>
          <w:ilvl w:val="0"/>
          <w:numId w:val="0"/>
        </w:numPr>
        <w:ind w:left="568"/>
      </w:pPr>
      <w:hyperlink r:id="rId44" w:history="1">
        <w:r w:rsidR="004F3CF6" w:rsidRPr="00D10C8C">
          <w:rPr>
            <w:rStyle w:val="Hipervnculo"/>
          </w:rPr>
          <w:t>https://therefore.net/es/formacion-para-el-usuario-final</w:t>
        </w:r>
      </w:hyperlink>
    </w:p>
    <w:p w14:paraId="0810953E" w14:textId="77777777" w:rsidR="00BA3508" w:rsidRPr="00D10C8C" w:rsidRDefault="00BA3508" w:rsidP="00E527A5">
      <w:pPr>
        <w:pStyle w:val="Listas"/>
      </w:pPr>
      <w:r w:rsidRPr="00D10C8C">
        <w:t>Manual completo de los aplicativos, tanto para usuarios como para administradores e integradores o desarrolladores de software.</w:t>
      </w:r>
    </w:p>
    <w:p w14:paraId="7F3A18B4" w14:textId="77777777" w:rsidR="00BA3508" w:rsidRPr="00D10C8C" w:rsidRDefault="00000000" w:rsidP="00E527A5">
      <w:pPr>
        <w:pStyle w:val="Listas"/>
        <w:numPr>
          <w:ilvl w:val="0"/>
          <w:numId w:val="0"/>
        </w:numPr>
        <w:ind w:left="568"/>
      </w:pPr>
      <w:hyperlink r:id="rId45" w:history="1">
        <w:r w:rsidR="00BA3508" w:rsidRPr="00D10C8C">
          <w:rPr>
            <w:rStyle w:val="Hipervnculo"/>
          </w:rPr>
          <w:t>Bienvenido a la ayuda de Therefore</w:t>
        </w:r>
      </w:hyperlink>
    </w:p>
    <w:p w14:paraId="4496CFBC" w14:textId="1C797877" w:rsidR="00E527A5" w:rsidRPr="00D10C8C" w:rsidRDefault="00000000" w:rsidP="00E527A5">
      <w:pPr>
        <w:pStyle w:val="Listas"/>
        <w:numPr>
          <w:ilvl w:val="0"/>
          <w:numId w:val="0"/>
        </w:numPr>
        <w:ind w:left="568"/>
      </w:pPr>
      <w:hyperlink r:id="rId46" w:history="1">
        <w:r w:rsidR="004F3CF6" w:rsidRPr="00D10C8C">
          <w:rPr>
            <w:rStyle w:val="Hipervnculo"/>
          </w:rPr>
          <w:t>https://therefore.net/help/2024/es-es/index.html</w:t>
        </w:r>
      </w:hyperlink>
    </w:p>
    <w:p w14:paraId="33A636D0" w14:textId="77777777" w:rsidR="004F3CF6" w:rsidRPr="00D10C8C" w:rsidRDefault="004F3CF6" w:rsidP="00E527A5">
      <w:pPr>
        <w:pStyle w:val="Listas"/>
        <w:numPr>
          <w:ilvl w:val="0"/>
          <w:numId w:val="0"/>
        </w:numPr>
        <w:ind w:left="568"/>
      </w:pPr>
    </w:p>
    <w:p w14:paraId="4D5CD0D3" w14:textId="77777777" w:rsidR="00BA3508" w:rsidRPr="00D10C8C" w:rsidRDefault="00BA3508" w:rsidP="00EB1817"/>
    <w:p w14:paraId="29D534AF" w14:textId="77777777" w:rsidR="0011714C" w:rsidRPr="00D10C8C" w:rsidRDefault="0011714C" w:rsidP="00EB1817"/>
    <w:p w14:paraId="27640ECB" w14:textId="77777777" w:rsidR="0011714C" w:rsidRPr="00D10C8C" w:rsidRDefault="0011714C" w:rsidP="00EB1817"/>
    <w:p w14:paraId="640440F9" w14:textId="77777777" w:rsidR="00A70E92" w:rsidRPr="00D10C8C" w:rsidRDefault="00A70E92">
      <w:pPr>
        <w:spacing w:after="160" w:line="259" w:lineRule="auto"/>
        <w:jc w:val="left"/>
      </w:pPr>
      <w:r w:rsidRPr="00D10C8C">
        <w:br w:type="page"/>
      </w:r>
    </w:p>
    <w:p w14:paraId="2C57BD00" w14:textId="77777777" w:rsidR="00B57DD0" w:rsidRPr="00D10C8C" w:rsidRDefault="00B57DD0" w:rsidP="00B57DD0">
      <w:pPr>
        <w:pStyle w:val="Ttulo2"/>
        <w:rPr>
          <w:rFonts w:ascii="Times New Roman" w:hAnsi="Times New Roman"/>
          <w:sz w:val="48"/>
        </w:rPr>
      </w:pPr>
      <w:bookmarkStart w:id="110" w:name="_Toc193887386"/>
      <w:r w:rsidRPr="00D10C8C">
        <w:lastRenderedPageBreak/>
        <w:t>Comparaci</w:t>
      </w:r>
      <w:r w:rsidRPr="00D10C8C">
        <w:rPr>
          <w:rFonts w:ascii="Cambria" w:hAnsi="Cambria" w:cs="Cambria"/>
        </w:rPr>
        <w:t>ó</w:t>
      </w:r>
      <w:r w:rsidRPr="00D10C8C">
        <w:t>n de las Diferentes Aplicaciones Therefore</w:t>
      </w:r>
      <w:r w:rsidRPr="00D10C8C">
        <w:rPr>
          <w:rFonts w:ascii="Tungsten Reveal" w:hAnsi="Tungsten Reveal" w:cs="Tungsten Reveal"/>
        </w:rPr>
        <w:t>™</w:t>
      </w:r>
      <w:bookmarkEnd w:id="110"/>
    </w:p>
    <w:p w14:paraId="2BFB8B17" w14:textId="77777777" w:rsidR="00BB625D" w:rsidRPr="00D10C8C" w:rsidRDefault="00B57DD0" w:rsidP="00B57DD0">
      <w:r w:rsidRPr="00D10C8C">
        <w:t xml:space="preserve">Este </w:t>
      </w:r>
      <w:r w:rsidR="00C60E25" w:rsidRPr="00D10C8C">
        <w:t xml:space="preserve">anexo </w:t>
      </w:r>
      <w:r w:rsidRPr="00D10C8C">
        <w:t xml:space="preserve">está </w:t>
      </w:r>
      <w:r w:rsidR="00C60E25" w:rsidRPr="00D10C8C">
        <w:t xml:space="preserve">destinado a </w:t>
      </w:r>
      <w:r w:rsidRPr="00D10C8C">
        <w:t xml:space="preserve">proporcionar una visión general de las diferencias clave entre el Therefore™ Navigator instalado de forma estándar y el Therefore™ Web Access, así como la aplicación móvil Therefore™ Go. </w:t>
      </w:r>
    </w:p>
    <w:p w14:paraId="6E7226B1" w14:textId="660369B7" w:rsidR="00B57DD0" w:rsidRPr="00D10C8C" w:rsidRDefault="00B57DD0" w:rsidP="00B57DD0">
      <w:r w:rsidRPr="00D10C8C">
        <w:t>Además, hay una segunda página que compara las diferencias entre el Therefore™ Classic Web Client y el Therefore™ Dynamic Web View.</w:t>
      </w:r>
    </w:p>
    <w:p w14:paraId="2C435434" w14:textId="77777777" w:rsidR="00B57DD0" w:rsidRPr="00D10C8C" w:rsidRDefault="00B57DD0" w:rsidP="00B57DD0">
      <w:r w:rsidRPr="00D10C8C">
        <w:t xml:space="preserve">Para obtener una lista completa de las funciones específicas de la aplicación móvil Therefore™ Go, visite nuestra página de referencias sobre el tema: </w:t>
      </w:r>
      <w:hyperlink r:id="rId47" w:history="1">
        <w:r w:rsidRPr="00D10C8C">
          <w:rPr>
            <w:rStyle w:val="Hipervnculo"/>
          </w:rPr>
          <w:t>Therefore™ Go</w:t>
        </w:r>
      </w:hyperlink>
    </w:p>
    <w:p w14:paraId="2E022B21" w14:textId="4E4F6B9E" w:rsidR="00B57DD0" w:rsidRPr="00D10C8C" w:rsidRDefault="00B57DD0" w:rsidP="00B57DD0">
      <w:r w:rsidRPr="00D10C8C">
        <w:t xml:space="preserve">Aunque este documento ha sido escrito para ser lo más preciso posible, es posible que ciertas comparaciones de funcionalidades no se mencionen. </w:t>
      </w:r>
    </w:p>
    <w:p w14:paraId="60EAD333" w14:textId="77777777" w:rsidR="00B57DD0" w:rsidRPr="00D10C8C" w:rsidRDefault="00B57DD0" w:rsidP="00CD5A00">
      <w:pPr>
        <w:pStyle w:val="Titulo3"/>
      </w:pPr>
      <w:bookmarkStart w:id="111" w:name="_Toc193887387"/>
      <w:r w:rsidRPr="00D10C8C">
        <w:t>Tabla de Comparaciones</w:t>
      </w:r>
      <w:bookmarkEnd w:id="111"/>
    </w:p>
    <w:p w14:paraId="2BB525BE" w14:textId="77777777" w:rsidR="00B57DD0" w:rsidRPr="00D10C8C" w:rsidRDefault="00B57DD0" w:rsidP="00CD5A00">
      <w:pPr>
        <w:pStyle w:val="Titulo4"/>
      </w:pPr>
      <w:r w:rsidRPr="00D10C8C">
        <w:t>Funcionalidades de Gestión de Documentos</w:t>
      </w:r>
    </w:p>
    <w:tbl>
      <w:tblPr>
        <w:tblStyle w:val="Tabladecuadrcula5oscura-nfasis31"/>
        <w:tblW w:w="0" w:type="auto"/>
        <w:tblLook w:val="04A0" w:firstRow="1" w:lastRow="0" w:firstColumn="1" w:lastColumn="0" w:noHBand="0" w:noVBand="1"/>
      </w:tblPr>
      <w:tblGrid>
        <w:gridCol w:w="2629"/>
        <w:gridCol w:w="1982"/>
        <w:gridCol w:w="2167"/>
        <w:gridCol w:w="1419"/>
      </w:tblGrid>
      <w:tr w:rsidR="00B57DD0" w:rsidRPr="00D10C8C" w14:paraId="0963E390"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5B82C" w14:textId="77777777" w:rsidR="00B57DD0" w:rsidRPr="00D10C8C" w:rsidRDefault="00B57DD0">
            <w:pPr>
              <w:jc w:val="center"/>
              <w:rPr>
                <w:lang w:val="es-ES"/>
              </w:rPr>
            </w:pPr>
            <w:r w:rsidRPr="00D10C8C">
              <w:rPr>
                <w:rStyle w:val="Textoennegrita"/>
                <w:lang w:val="es-ES"/>
              </w:rPr>
              <w:t>Función</w:t>
            </w:r>
          </w:p>
        </w:tc>
        <w:tc>
          <w:tcPr>
            <w:tcW w:w="0" w:type="auto"/>
            <w:hideMark/>
          </w:tcPr>
          <w:p w14:paraId="42275B2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Navigator</w:t>
            </w:r>
          </w:p>
        </w:tc>
        <w:tc>
          <w:tcPr>
            <w:tcW w:w="0" w:type="auto"/>
            <w:hideMark/>
          </w:tcPr>
          <w:p w14:paraId="7ADFF77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Web Access</w:t>
            </w:r>
          </w:p>
        </w:tc>
        <w:tc>
          <w:tcPr>
            <w:tcW w:w="0" w:type="auto"/>
            <w:hideMark/>
          </w:tcPr>
          <w:p w14:paraId="7D24D748"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Go</w:t>
            </w:r>
          </w:p>
        </w:tc>
      </w:tr>
      <w:tr w:rsidR="00B57DD0" w:rsidRPr="00D10C8C" w14:paraId="68D96CC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DCF45" w14:textId="77777777" w:rsidR="00B57DD0" w:rsidRPr="00D10C8C" w:rsidRDefault="00B57DD0" w:rsidP="00F82498">
            <w:pPr>
              <w:rPr>
                <w:rFonts w:eastAsiaTheme="minorHAnsi"/>
                <w:b w:val="0"/>
                <w:bCs w:val="0"/>
                <w:color w:val="auto"/>
                <w:lang w:val="es-ES"/>
              </w:rPr>
            </w:pPr>
            <w:r w:rsidRPr="00D10C8C">
              <w:rPr>
                <w:rFonts w:eastAsiaTheme="minorHAnsi"/>
                <w:b w:val="0"/>
                <w:bCs w:val="0"/>
                <w:color w:val="auto"/>
                <w:lang w:val="es-ES"/>
              </w:rPr>
              <w:t>Añadir archivos</w:t>
            </w:r>
          </w:p>
        </w:tc>
        <w:tc>
          <w:tcPr>
            <w:tcW w:w="0" w:type="auto"/>
            <w:hideMark/>
          </w:tcPr>
          <w:p w14:paraId="0AA5809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A437B6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9E2B22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61448FCA"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782F6D6D" w14:textId="77777777" w:rsidR="00B57DD0" w:rsidRPr="00D10C8C" w:rsidRDefault="00B57DD0">
            <w:r w:rsidRPr="00D10C8C">
              <w:t>Anotar documentos TIFF</w:t>
            </w:r>
          </w:p>
        </w:tc>
        <w:tc>
          <w:tcPr>
            <w:tcW w:w="0" w:type="auto"/>
            <w:hideMark/>
          </w:tcPr>
          <w:p w14:paraId="4E85EBF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2B9C52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2BCC8C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4A2FC23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D2E3F" w14:textId="77777777" w:rsidR="00B57DD0" w:rsidRPr="00D10C8C" w:rsidRDefault="00B57DD0">
            <w:r w:rsidRPr="00D10C8C">
              <w:t>Anotar documentos PDF</w:t>
            </w:r>
          </w:p>
        </w:tc>
        <w:tc>
          <w:tcPr>
            <w:tcW w:w="0" w:type="auto"/>
            <w:hideMark/>
          </w:tcPr>
          <w:p w14:paraId="11F3F60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731A3B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0" w:type="auto"/>
            <w:hideMark/>
          </w:tcPr>
          <w:p w14:paraId="26634A8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43E78C0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53B6EC9" w14:textId="77777777" w:rsidR="00B57DD0" w:rsidRPr="00D10C8C" w:rsidRDefault="00B57DD0">
            <w:r w:rsidRPr="00D10C8C">
              <w:t>Eliminar documentos</w:t>
            </w:r>
          </w:p>
        </w:tc>
        <w:tc>
          <w:tcPr>
            <w:tcW w:w="0" w:type="auto"/>
            <w:hideMark/>
          </w:tcPr>
          <w:p w14:paraId="7415D9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548E45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86C0AC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EF62E8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BB4C" w14:textId="77777777" w:rsidR="00B57DD0" w:rsidRPr="00D10C8C" w:rsidRDefault="00B57DD0">
            <w:r w:rsidRPr="00D10C8C">
              <w:t>Descargar documentos</w:t>
            </w:r>
          </w:p>
        </w:tc>
        <w:tc>
          <w:tcPr>
            <w:tcW w:w="0" w:type="auto"/>
            <w:hideMark/>
          </w:tcPr>
          <w:p w14:paraId="5BC20DA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3E929E9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9DB591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3C7FD1D7"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156318EE" w14:textId="77777777" w:rsidR="00B57DD0" w:rsidRPr="00D10C8C" w:rsidRDefault="00B57DD0">
            <w:r w:rsidRPr="00D10C8C">
              <w:t>Editar documentos en Office</w:t>
            </w:r>
          </w:p>
        </w:tc>
        <w:tc>
          <w:tcPr>
            <w:tcW w:w="0" w:type="auto"/>
            <w:hideMark/>
          </w:tcPr>
          <w:p w14:paraId="15C024ED"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7554FF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6EEAB071"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676177CC"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20970" w14:textId="77777777" w:rsidR="00B57DD0" w:rsidRPr="00D10C8C" w:rsidRDefault="00B57DD0">
            <w:r w:rsidRPr="00D10C8C">
              <w:t>Ver documentos vinculados</w:t>
            </w:r>
          </w:p>
        </w:tc>
        <w:tc>
          <w:tcPr>
            <w:tcW w:w="0" w:type="auto"/>
            <w:hideMark/>
          </w:tcPr>
          <w:p w14:paraId="7950C9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2B4E4B9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75B622C9"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25C6138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13DB3D7" w14:textId="77777777" w:rsidR="00B57DD0" w:rsidRPr="00D10C8C" w:rsidRDefault="00B57DD0">
            <w:r w:rsidRPr="00D10C8C">
              <w:t>Vinculación automática</w:t>
            </w:r>
          </w:p>
        </w:tc>
        <w:tc>
          <w:tcPr>
            <w:tcW w:w="0" w:type="auto"/>
            <w:hideMark/>
          </w:tcPr>
          <w:p w14:paraId="5728F3B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91A2D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C5E393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19B7832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EBE1" w14:textId="77777777" w:rsidR="00B57DD0" w:rsidRPr="00D10C8C" w:rsidRDefault="00B57DD0">
            <w:r w:rsidRPr="00D10C8C">
              <w:t>Vinculación manual</w:t>
            </w:r>
          </w:p>
        </w:tc>
        <w:tc>
          <w:tcPr>
            <w:tcW w:w="0" w:type="auto"/>
            <w:hideMark/>
          </w:tcPr>
          <w:p w14:paraId="14ADE08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6D8C0B1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309330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C9E1BAD"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30301A6F" w14:textId="77777777" w:rsidR="00B57DD0" w:rsidRPr="00D10C8C" w:rsidRDefault="00B57DD0">
            <w:r w:rsidRPr="00D10C8C">
              <w:t>Guardar documentos</w:t>
            </w:r>
          </w:p>
        </w:tc>
        <w:tc>
          <w:tcPr>
            <w:tcW w:w="0" w:type="auto"/>
            <w:hideMark/>
          </w:tcPr>
          <w:p w14:paraId="4072D9E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111F75D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EF8DF5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2D274E2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87F82" w14:textId="77777777" w:rsidR="00B57DD0" w:rsidRPr="00D10C8C" w:rsidRDefault="00B57DD0">
            <w:r w:rsidRPr="00D10C8C">
              <w:t>Imprimir documentos</w:t>
            </w:r>
          </w:p>
        </w:tc>
        <w:tc>
          <w:tcPr>
            <w:tcW w:w="0" w:type="auto"/>
            <w:hideMark/>
          </w:tcPr>
          <w:p w14:paraId="1D6078E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90A946E"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45ECEC0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5EB7EE5"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57EE6CA2" w14:textId="77777777" w:rsidR="00B57DD0" w:rsidRPr="00D10C8C" w:rsidRDefault="00B57DD0">
            <w:r w:rsidRPr="00D10C8C">
              <w:t>Compartir documentos</w:t>
            </w:r>
          </w:p>
        </w:tc>
        <w:tc>
          <w:tcPr>
            <w:tcW w:w="0" w:type="auto"/>
            <w:hideMark/>
          </w:tcPr>
          <w:p w14:paraId="70CA78B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2285D39B"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313B3F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bl>
    <w:p w14:paraId="566FD635" w14:textId="77777777" w:rsidR="00B57DD0" w:rsidRPr="00D10C8C" w:rsidRDefault="00B57DD0" w:rsidP="00CD5A00">
      <w:r w:rsidRPr="00D10C8C">
        <w:rPr>
          <w:rStyle w:val="Textoennegrita"/>
        </w:rPr>
        <w:t>Notas:</w:t>
      </w:r>
    </w:p>
    <w:p w14:paraId="1B7996E2" w14:textId="77777777" w:rsidR="00B57DD0" w:rsidRPr="00D10C8C" w:rsidRDefault="00B57DD0" w:rsidP="00CD5A00">
      <w:pPr>
        <w:pStyle w:val="Listas"/>
      </w:pPr>
      <w:r w:rsidRPr="00D10C8C">
        <w:t>*El soporte para el visor de imágenes ActiveX fue descontinuado.</w:t>
      </w:r>
    </w:p>
    <w:p w14:paraId="229E1799" w14:textId="77777777" w:rsidR="00B57DD0" w:rsidRPr="00D10C8C" w:rsidRDefault="00B57DD0" w:rsidP="00CD5A00">
      <w:pPr>
        <w:pStyle w:val="Listas"/>
      </w:pPr>
      <w:r w:rsidRPr="00D10C8C">
        <w:t>**Exportando una versión PDF del documento completo a una aplicación de terceros.</w:t>
      </w:r>
    </w:p>
    <w:p w14:paraId="25FC049A" w14:textId="77777777" w:rsidR="00B57DD0" w:rsidRPr="00D10C8C" w:rsidRDefault="00B57DD0" w:rsidP="00CD5A00">
      <w:pPr>
        <w:pStyle w:val="Listas"/>
      </w:pPr>
      <w:r w:rsidRPr="00D10C8C">
        <w:t>***La edición de documentos se realiza a través de Microsoft OneDrive.</w:t>
      </w:r>
    </w:p>
    <w:p w14:paraId="50494E61" w14:textId="77777777" w:rsidR="00B57DD0" w:rsidRPr="00D10C8C" w:rsidRDefault="00B57DD0" w:rsidP="00CD5A00">
      <w:pPr>
        <w:pStyle w:val="Listas"/>
      </w:pPr>
      <w:r w:rsidRPr="00D10C8C">
        <w:t>****La impresión de encabezados/pie de página/marca de agua no está soportada.</w:t>
      </w:r>
    </w:p>
    <w:p w14:paraId="2750AF30" w14:textId="77777777" w:rsidR="00B57DD0" w:rsidRPr="00D10C8C" w:rsidRDefault="00B57DD0" w:rsidP="00CD5A00">
      <w:pPr>
        <w:pStyle w:val="Listas"/>
      </w:pPr>
      <w:r w:rsidRPr="00D10C8C">
        <w:t>*****Exportando una versión PDF del documento completo a una aplicación de terceros.</w:t>
      </w:r>
    </w:p>
    <w:p w14:paraId="7F498A96" w14:textId="77777777" w:rsidR="00A76D88" w:rsidRPr="00D10C8C" w:rsidRDefault="00A76D88">
      <w:pPr>
        <w:spacing w:after="160" w:line="259" w:lineRule="auto"/>
        <w:jc w:val="left"/>
        <w:rPr>
          <w:rFonts w:eastAsiaTheme="majorEastAsia" w:cstheme="majorBidi"/>
          <w:b/>
          <w:color w:val="7F7F7F" w:themeColor="text1" w:themeTint="80"/>
          <w:sz w:val="18"/>
          <w:szCs w:val="26"/>
        </w:rPr>
      </w:pPr>
      <w:r w:rsidRPr="00D10C8C">
        <w:br w:type="page"/>
      </w:r>
    </w:p>
    <w:p w14:paraId="5D5D9702" w14:textId="4E0A6174" w:rsidR="00B57DD0" w:rsidRPr="00D10C8C" w:rsidRDefault="00B57DD0" w:rsidP="00CD5A00">
      <w:pPr>
        <w:pStyle w:val="Titulo4"/>
      </w:pPr>
      <w:r w:rsidRPr="00D10C8C">
        <w:lastRenderedPageBreak/>
        <w:t>Funcionalidades de Búsqueda</w:t>
      </w:r>
    </w:p>
    <w:tbl>
      <w:tblPr>
        <w:tblStyle w:val="Tabladecuadrcula5oscura-nfasis31"/>
        <w:tblW w:w="0" w:type="auto"/>
        <w:tblLook w:val="04A0" w:firstRow="1" w:lastRow="0" w:firstColumn="1" w:lastColumn="0" w:noHBand="0" w:noVBand="1"/>
      </w:tblPr>
      <w:tblGrid>
        <w:gridCol w:w="3539"/>
        <w:gridCol w:w="1985"/>
        <w:gridCol w:w="1531"/>
        <w:gridCol w:w="1419"/>
      </w:tblGrid>
      <w:tr w:rsidR="00B57DD0" w:rsidRPr="00D10C8C" w14:paraId="39C926AF"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A770802" w14:textId="77777777" w:rsidR="00B57DD0" w:rsidRPr="00D10C8C" w:rsidRDefault="00B57DD0">
            <w:pPr>
              <w:rPr>
                <w:color w:val="auto"/>
                <w:lang w:val="es-ES"/>
              </w:rPr>
            </w:pPr>
            <w:r w:rsidRPr="00D10C8C">
              <w:rPr>
                <w:rStyle w:val="Textoennegrita"/>
                <w:color w:val="auto"/>
                <w:lang w:val="es-ES"/>
              </w:rPr>
              <w:t>Función</w:t>
            </w:r>
          </w:p>
        </w:tc>
        <w:tc>
          <w:tcPr>
            <w:tcW w:w="1985" w:type="dxa"/>
            <w:hideMark/>
          </w:tcPr>
          <w:p w14:paraId="737B1E3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Navigator</w:t>
            </w:r>
          </w:p>
        </w:tc>
        <w:tc>
          <w:tcPr>
            <w:tcW w:w="1531" w:type="dxa"/>
            <w:hideMark/>
          </w:tcPr>
          <w:p w14:paraId="55436751"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Web Access</w:t>
            </w:r>
          </w:p>
        </w:tc>
        <w:tc>
          <w:tcPr>
            <w:tcW w:w="0" w:type="auto"/>
            <w:hideMark/>
          </w:tcPr>
          <w:p w14:paraId="15DF7CF3"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Go</w:t>
            </w:r>
          </w:p>
        </w:tc>
      </w:tr>
      <w:tr w:rsidR="00B57DD0" w:rsidRPr="00D10C8C" w14:paraId="6111816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4DDC816" w14:textId="77777777" w:rsidR="00B57DD0" w:rsidRPr="007B7D05" w:rsidRDefault="00B57DD0">
            <w:pPr>
              <w:rPr>
                <w:lang w:val="es-ES"/>
              </w:rPr>
            </w:pPr>
            <w:r w:rsidRPr="007B7D05">
              <w:rPr>
                <w:lang w:val="es-ES"/>
              </w:rPr>
              <w:t>Buscar por datos de índice</w:t>
            </w:r>
          </w:p>
        </w:tc>
        <w:tc>
          <w:tcPr>
            <w:tcW w:w="1985" w:type="dxa"/>
            <w:hideMark/>
          </w:tcPr>
          <w:p w14:paraId="7B51DC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0E93FC0F"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E398E3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83DFCC4"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79D8FA6" w14:textId="77777777" w:rsidR="00B57DD0" w:rsidRPr="00D10C8C" w:rsidRDefault="00B57DD0">
            <w:r w:rsidRPr="00D10C8C">
              <w:t>Búsqueda de texto completo</w:t>
            </w:r>
          </w:p>
        </w:tc>
        <w:tc>
          <w:tcPr>
            <w:tcW w:w="1985" w:type="dxa"/>
            <w:hideMark/>
          </w:tcPr>
          <w:p w14:paraId="729CC79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03A1E87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55FD36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738CC8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16F033" w14:textId="77777777" w:rsidR="00B57DD0" w:rsidRPr="007B7D05" w:rsidRDefault="00B57DD0">
            <w:pPr>
              <w:rPr>
                <w:lang w:val="es-ES"/>
              </w:rPr>
            </w:pPr>
            <w:r w:rsidRPr="007B7D05">
              <w:rPr>
                <w:lang w:val="es-ES"/>
              </w:rPr>
              <w:t>Encontrar y reclamar tareas de flujo</w:t>
            </w:r>
          </w:p>
        </w:tc>
        <w:tc>
          <w:tcPr>
            <w:tcW w:w="1985" w:type="dxa"/>
            <w:hideMark/>
          </w:tcPr>
          <w:p w14:paraId="7409BE4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34D4827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79E6B7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89431D9"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AE88FC2" w14:textId="77777777" w:rsidR="00B57DD0" w:rsidRPr="00D10C8C" w:rsidRDefault="00B57DD0">
            <w:r w:rsidRPr="00D10C8C">
              <w:t>Búsqueda combinada (texto + índice)</w:t>
            </w:r>
          </w:p>
        </w:tc>
        <w:tc>
          <w:tcPr>
            <w:tcW w:w="1985" w:type="dxa"/>
            <w:hideMark/>
          </w:tcPr>
          <w:p w14:paraId="46DFF9D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19808A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349FDA2"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5CDE275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84957BA" w14:textId="77777777" w:rsidR="00B57DD0" w:rsidRPr="00D10C8C" w:rsidRDefault="00B57DD0">
            <w:r w:rsidRPr="00D10C8C">
              <w:t>Búsqueda entre categorías</w:t>
            </w:r>
          </w:p>
        </w:tc>
        <w:tc>
          <w:tcPr>
            <w:tcW w:w="1985" w:type="dxa"/>
            <w:hideMark/>
          </w:tcPr>
          <w:p w14:paraId="60B76B3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7797EA8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A0C171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36CD57A6"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51991777" w14:textId="77777777" w:rsidR="00B57DD0" w:rsidRPr="00D10C8C" w:rsidRDefault="00B57DD0">
            <w:r w:rsidRPr="00D10C8C">
              <w:t>Búsquedas personales</w:t>
            </w:r>
          </w:p>
        </w:tc>
        <w:tc>
          <w:tcPr>
            <w:tcW w:w="1985" w:type="dxa"/>
            <w:hideMark/>
          </w:tcPr>
          <w:p w14:paraId="792613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44CD15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C4B12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A54B0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EA84867" w14:textId="77777777" w:rsidR="00B57DD0" w:rsidRPr="00D10C8C" w:rsidRDefault="00B57DD0">
            <w:r w:rsidRPr="00D10C8C">
              <w:t>Exportar resultados de búsqueda</w:t>
            </w:r>
          </w:p>
        </w:tc>
        <w:tc>
          <w:tcPr>
            <w:tcW w:w="1985" w:type="dxa"/>
            <w:hideMark/>
          </w:tcPr>
          <w:p w14:paraId="18EE941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13B4668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ACD8AD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588580D0"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6DF78629" w14:textId="77777777" w:rsidR="00B57DD0" w:rsidRPr="00D10C8C" w:rsidRDefault="00B57DD0">
            <w:r w:rsidRPr="00D10C8C">
              <w:t>Copiar listas de resultados</w:t>
            </w:r>
          </w:p>
        </w:tc>
        <w:tc>
          <w:tcPr>
            <w:tcW w:w="1985" w:type="dxa"/>
            <w:hideMark/>
          </w:tcPr>
          <w:p w14:paraId="4BE2CE9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571CBF9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4EECEF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9C97034"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AB8B2D" w14:textId="77777777" w:rsidR="00B57DD0" w:rsidRPr="007B7D05" w:rsidRDefault="00B57DD0">
            <w:pPr>
              <w:rPr>
                <w:lang w:val="es-ES"/>
              </w:rPr>
            </w:pPr>
            <w:r w:rsidRPr="007B7D05">
              <w:rPr>
                <w:lang w:val="es-ES"/>
              </w:rPr>
              <w:t>Vista previa de miniaturas en listas</w:t>
            </w:r>
          </w:p>
        </w:tc>
        <w:tc>
          <w:tcPr>
            <w:tcW w:w="1985" w:type="dxa"/>
            <w:hideMark/>
          </w:tcPr>
          <w:p w14:paraId="1406E82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31" w:type="dxa"/>
            <w:hideMark/>
          </w:tcPr>
          <w:p w14:paraId="68042F5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3986E3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bl>
    <w:p w14:paraId="0FE23929" w14:textId="77777777" w:rsidR="00B57DD0" w:rsidRPr="00D10C8C" w:rsidRDefault="00B57DD0" w:rsidP="00CD5A00">
      <w:pPr>
        <w:pStyle w:val="Titulo4"/>
      </w:pPr>
      <w:r w:rsidRPr="00D10C8C">
        <w:rPr>
          <w:rStyle w:val="Textoennegrita"/>
        </w:rPr>
        <w:t>Notas:</w:t>
      </w:r>
    </w:p>
    <w:p w14:paraId="74B78B32" w14:textId="77777777" w:rsidR="00B57DD0" w:rsidRPr="00D10C8C" w:rsidRDefault="00B57DD0" w:rsidP="00C60E25">
      <w:pPr>
        <w:pStyle w:val="Listas"/>
      </w:pPr>
      <w:r w:rsidRPr="00D10C8C">
        <w:t>******Funciona en todos los navegadores compatibles. El atajo de teclado Ctrl+C está soportado.</w:t>
      </w:r>
    </w:p>
    <w:p w14:paraId="4063EAEF" w14:textId="0BBC3380" w:rsidR="00B57DD0" w:rsidRPr="00D10C8C" w:rsidRDefault="00B57DD0" w:rsidP="00B57DD0"/>
    <w:p w14:paraId="5438B0B5" w14:textId="77777777" w:rsidR="00B57DD0" w:rsidRPr="00D10C8C" w:rsidRDefault="00B57DD0" w:rsidP="00C60E25">
      <w:pPr>
        <w:pStyle w:val="Titulo3"/>
      </w:pPr>
      <w:bookmarkStart w:id="112" w:name="_Toc193887388"/>
      <w:r w:rsidRPr="00D10C8C">
        <w:t>Tabla de Comparaciones - Clientes Web</w:t>
      </w:r>
      <w:bookmarkEnd w:id="112"/>
    </w:p>
    <w:p w14:paraId="1DE00073" w14:textId="77777777" w:rsidR="00B57DD0" w:rsidRPr="00D10C8C" w:rsidRDefault="00B57DD0" w:rsidP="00C60E25">
      <w:pPr>
        <w:pStyle w:val="Titulo4"/>
      </w:pPr>
      <w:r w:rsidRPr="00D10C8C">
        <w:t>Funcionalidades de Gestión de Documentos</w:t>
      </w:r>
    </w:p>
    <w:tbl>
      <w:tblPr>
        <w:tblStyle w:val="Tabladecuadrcula5oscura-nfasis31"/>
        <w:tblW w:w="5000" w:type="pct"/>
        <w:tblLook w:val="04A0" w:firstRow="1" w:lastRow="0" w:firstColumn="1" w:lastColumn="0" w:noHBand="0" w:noVBand="1"/>
      </w:tblPr>
      <w:tblGrid>
        <w:gridCol w:w="3214"/>
        <w:gridCol w:w="2710"/>
        <w:gridCol w:w="2570"/>
      </w:tblGrid>
      <w:tr w:rsidR="00B57DD0" w:rsidRPr="00D10C8C" w14:paraId="3FBEC356"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57DF672" w14:textId="77777777" w:rsidR="00B57DD0" w:rsidRPr="00D10C8C" w:rsidRDefault="00B57DD0">
            <w:pPr>
              <w:rPr>
                <w:color w:val="auto"/>
                <w:lang w:val="es-ES"/>
              </w:rPr>
            </w:pPr>
            <w:r w:rsidRPr="00D10C8C">
              <w:rPr>
                <w:rStyle w:val="Textoennegrita"/>
                <w:color w:val="auto"/>
                <w:lang w:val="es-ES"/>
              </w:rPr>
              <w:t>Función</w:t>
            </w:r>
          </w:p>
        </w:tc>
        <w:tc>
          <w:tcPr>
            <w:tcW w:w="1595" w:type="pct"/>
            <w:hideMark/>
          </w:tcPr>
          <w:p w14:paraId="3C6455D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514" w:type="pct"/>
            <w:hideMark/>
          </w:tcPr>
          <w:p w14:paraId="703F196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497AB55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4588D31" w14:textId="77777777" w:rsidR="00B57DD0" w:rsidRPr="00D10C8C" w:rsidRDefault="00B57DD0">
            <w:r w:rsidRPr="00D10C8C">
              <w:t>Añadir archivos</w:t>
            </w:r>
          </w:p>
        </w:tc>
        <w:tc>
          <w:tcPr>
            <w:tcW w:w="1595" w:type="pct"/>
            <w:hideMark/>
          </w:tcPr>
          <w:p w14:paraId="242D473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7811446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48C4A93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38C40E6" w14:textId="77777777" w:rsidR="00B57DD0" w:rsidRPr="00D10C8C" w:rsidRDefault="00B57DD0">
            <w:r w:rsidRPr="00D10C8C">
              <w:t>Anotar documentos TIFF</w:t>
            </w:r>
          </w:p>
        </w:tc>
        <w:tc>
          <w:tcPr>
            <w:tcW w:w="1595" w:type="pct"/>
            <w:hideMark/>
          </w:tcPr>
          <w:p w14:paraId="36A26D0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1514" w:type="pct"/>
            <w:hideMark/>
          </w:tcPr>
          <w:p w14:paraId="103E801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6EFE4045"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B9C083B" w14:textId="77777777" w:rsidR="00B57DD0" w:rsidRPr="00D10C8C" w:rsidRDefault="00B57DD0">
            <w:r w:rsidRPr="00D10C8C">
              <w:t>Anotar documentos PDF</w:t>
            </w:r>
          </w:p>
        </w:tc>
        <w:tc>
          <w:tcPr>
            <w:tcW w:w="1595" w:type="pct"/>
            <w:hideMark/>
          </w:tcPr>
          <w:p w14:paraId="6BF49F31"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14" w:type="pct"/>
            <w:hideMark/>
          </w:tcPr>
          <w:p w14:paraId="228BF9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5EA503A7"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2AF489DC" w14:textId="77777777" w:rsidR="00B57DD0" w:rsidRPr="00D10C8C" w:rsidRDefault="00B57DD0">
            <w:r w:rsidRPr="00D10C8C">
              <w:t>Eliminar documentos</w:t>
            </w:r>
          </w:p>
        </w:tc>
        <w:tc>
          <w:tcPr>
            <w:tcW w:w="1595" w:type="pct"/>
            <w:hideMark/>
          </w:tcPr>
          <w:p w14:paraId="02597AE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3DCC389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02C2E5E6"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7B8A10FB" w14:textId="77777777" w:rsidR="00B57DD0" w:rsidRPr="00D10C8C" w:rsidRDefault="00B57DD0">
            <w:r w:rsidRPr="00D10C8C">
              <w:t>Descargar documentos</w:t>
            </w:r>
          </w:p>
        </w:tc>
        <w:tc>
          <w:tcPr>
            <w:tcW w:w="1595" w:type="pct"/>
            <w:hideMark/>
          </w:tcPr>
          <w:p w14:paraId="7ABA5BE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5A657EE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6E53BC6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9FA6AF2" w14:textId="77777777" w:rsidR="00B57DD0" w:rsidRPr="00D10C8C" w:rsidRDefault="00B57DD0">
            <w:r w:rsidRPr="00D10C8C">
              <w:t>Guardar documentos</w:t>
            </w:r>
          </w:p>
        </w:tc>
        <w:tc>
          <w:tcPr>
            <w:tcW w:w="1595" w:type="pct"/>
            <w:hideMark/>
          </w:tcPr>
          <w:p w14:paraId="66E576D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0C0D1E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086F2ACE"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D6F2EE8" w14:textId="77777777" w:rsidR="00B57DD0" w:rsidRPr="00D10C8C" w:rsidRDefault="00B57DD0">
            <w:r w:rsidRPr="00D10C8C">
              <w:t>Compartir documentos</w:t>
            </w:r>
          </w:p>
        </w:tc>
        <w:tc>
          <w:tcPr>
            <w:tcW w:w="1595" w:type="pct"/>
            <w:hideMark/>
          </w:tcPr>
          <w:p w14:paraId="4D6747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0E2A50E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bl>
    <w:p w14:paraId="2BC9D5BD" w14:textId="77777777" w:rsidR="00B57DD0" w:rsidRPr="00D10C8C" w:rsidRDefault="00B57DD0" w:rsidP="00C60E25">
      <w:pPr>
        <w:pStyle w:val="Titulo4"/>
      </w:pPr>
      <w:r w:rsidRPr="00D10C8C">
        <w:rPr>
          <w:rStyle w:val="Textoennegrita"/>
        </w:rPr>
        <w:t>Notas:</w:t>
      </w:r>
    </w:p>
    <w:p w14:paraId="79197046" w14:textId="77777777" w:rsidR="00B57DD0" w:rsidRPr="00D10C8C" w:rsidRDefault="00B57DD0" w:rsidP="00C60E25">
      <w:pPr>
        <w:pStyle w:val="Listas"/>
      </w:pPr>
      <w:r w:rsidRPr="00D10C8C">
        <w:t>*Los documentos eliminados en Dynamic Web View no van a la papelera de reciclaje.</w:t>
      </w:r>
    </w:p>
    <w:p w14:paraId="5FF52B9B" w14:textId="77777777" w:rsidR="00B57DD0" w:rsidRPr="00D10C8C" w:rsidRDefault="00B57DD0" w:rsidP="00C60E25">
      <w:pPr>
        <w:pStyle w:val="Listas"/>
      </w:pPr>
      <w:r w:rsidRPr="00D10C8C">
        <w:t>**Los documentos pueden compartirse con usuarios no autenticados o grupos específicos.</w:t>
      </w:r>
    </w:p>
    <w:p w14:paraId="07E288B8" w14:textId="77777777" w:rsidR="00C60E25" w:rsidRPr="00D10C8C" w:rsidRDefault="00C60E25">
      <w:pPr>
        <w:spacing w:after="160" w:line="259" w:lineRule="auto"/>
        <w:jc w:val="left"/>
        <w:rPr>
          <w:rFonts w:eastAsiaTheme="majorEastAsia" w:cstheme="majorBidi"/>
          <w:b/>
          <w:color w:val="7F7F7F" w:themeColor="text1" w:themeTint="80"/>
          <w:sz w:val="18"/>
          <w:szCs w:val="26"/>
        </w:rPr>
      </w:pPr>
      <w:r w:rsidRPr="00D10C8C">
        <w:br w:type="page"/>
      </w:r>
    </w:p>
    <w:p w14:paraId="5B96D504" w14:textId="0E199E82" w:rsidR="00B57DD0" w:rsidRPr="00D10C8C" w:rsidRDefault="00B57DD0" w:rsidP="00C60E25">
      <w:pPr>
        <w:pStyle w:val="Titulo4"/>
      </w:pPr>
      <w:r w:rsidRPr="00D10C8C">
        <w:lastRenderedPageBreak/>
        <w:t>Funcionalidades de Búsqueda</w:t>
      </w:r>
    </w:p>
    <w:tbl>
      <w:tblPr>
        <w:tblStyle w:val="Tabladecuadrcula5oscura-nfasis31"/>
        <w:tblW w:w="5000" w:type="pct"/>
        <w:tblLook w:val="04A0" w:firstRow="1" w:lastRow="0" w:firstColumn="1" w:lastColumn="0" w:noHBand="0" w:noVBand="1"/>
      </w:tblPr>
      <w:tblGrid>
        <w:gridCol w:w="3983"/>
        <w:gridCol w:w="2314"/>
        <w:gridCol w:w="2197"/>
      </w:tblGrid>
      <w:tr w:rsidR="00B57DD0" w:rsidRPr="00D10C8C" w14:paraId="442D1D82"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4476D005" w14:textId="77777777" w:rsidR="00B57DD0" w:rsidRPr="00D10C8C" w:rsidRDefault="00B57DD0">
            <w:pPr>
              <w:rPr>
                <w:lang w:val="es-ES"/>
              </w:rPr>
            </w:pPr>
            <w:r w:rsidRPr="00D10C8C">
              <w:rPr>
                <w:rStyle w:val="Textoennegrita"/>
                <w:lang w:val="es-ES"/>
              </w:rPr>
              <w:t>Función</w:t>
            </w:r>
          </w:p>
        </w:tc>
        <w:tc>
          <w:tcPr>
            <w:tcW w:w="1362" w:type="pct"/>
            <w:hideMark/>
          </w:tcPr>
          <w:p w14:paraId="1D173A4B"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293" w:type="pct"/>
            <w:hideMark/>
          </w:tcPr>
          <w:p w14:paraId="1F2406F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15353BF2"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1D1D8E6" w14:textId="77777777" w:rsidR="00B57DD0" w:rsidRPr="007B7D05" w:rsidRDefault="00B57DD0">
            <w:pPr>
              <w:rPr>
                <w:lang w:val="es-ES"/>
              </w:rPr>
            </w:pPr>
            <w:r w:rsidRPr="007B7D05">
              <w:rPr>
                <w:lang w:val="es-ES"/>
              </w:rPr>
              <w:t>Buscar por datos de índice</w:t>
            </w:r>
          </w:p>
        </w:tc>
        <w:tc>
          <w:tcPr>
            <w:tcW w:w="1362" w:type="pct"/>
            <w:hideMark/>
          </w:tcPr>
          <w:p w14:paraId="3A7AACC6"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0F42EAC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19F5081C"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649651E" w14:textId="77777777" w:rsidR="00B57DD0" w:rsidRPr="00D10C8C" w:rsidRDefault="00B57DD0">
            <w:r w:rsidRPr="00D10C8C">
              <w:t>Búsqueda de texto completo</w:t>
            </w:r>
          </w:p>
        </w:tc>
        <w:tc>
          <w:tcPr>
            <w:tcW w:w="1362" w:type="pct"/>
            <w:hideMark/>
          </w:tcPr>
          <w:p w14:paraId="38B8FE3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2BFCBD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2E83F3E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6844D510" w14:textId="77777777" w:rsidR="00B57DD0" w:rsidRPr="00D10C8C" w:rsidRDefault="00B57DD0">
            <w:r w:rsidRPr="00D10C8C">
              <w:t>Búsqueda combinada (texto + índice)</w:t>
            </w:r>
          </w:p>
        </w:tc>
        <w:tc>
          <w:tcPr>
            <w:tcW w:w="1362" w:type="pct"/>
            <w:hideMark/>
          </w:tcPr>
          <w:p w14:paraId="33AEBE2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51C285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131B256A"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173146C1" w14:textId="77777777" w:rsidR="00B57DD0" w:rsidRPr="00D10C8C" w:rsidRDefault="00B57DD0">
            <w:r w:rsidRPr="00D10C8C">
              <w:t>Copiar listas de resultados</w:t>
            </w:r>
          </w:p>
        </w:tc>
        <w:tc>
          <w:tcPr>
            <w:tcW w:w="1362" w:type="pct"/>
            <w:hideMark/>
          </w:tcPr>
          <w:p w14:paraId="58741F6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79E64CB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6E3D00F4"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37707E3" w14:textId="77777777" w:rsidR="00B57DD0" w:rsidRPr="007B7D05" w:rsidRDefault="00B57DD0">
            <w:pPr>
              <w:rPr>
                <w:lang w:val="es-ES"/>
              </w:rPr>
            </w:pPr>
            <w:r w:rsidRPr="007B7D05">
              <w:rPr>
                <w:lang w:val="es-ES"/>
              </w:rPr>
              <w:t>Vista previa de miniaturas en listas</w:t>
            </w:r>
          </w:p>
        </w:tc>
        <w:tc>
          <w:tcPr>
            <w:tcW w:w="1362" w:type="pct"/>
            <w:hideMark/>
          </w:tcPr>
          <w:p w14:paraId="587641A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4BC20B6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r w:rsidR="00B57DD0" w:rsidRPr="00D10C8C" w14:paraId="7ADE0931"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55A7EDC" w14:textId="77777777" w:rsidR="00B57DD0" w:rsidRPr="00D10C8C" w:rsidRDefault="00B57DD0">
            <w:r w:rsidRPr="00D10C8C">
              <w:t>Buscar casos</w:t>
            </w:r>
          </w:p>
        </w:tc>
        <w:tc>
          <w:tcPr>
            <w:tcW w:w="1362" w:type="pct"/>
            <w:hideMark/>
          </w:tcPr>
          <w:p w14:paraId="6BC19F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7E0758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Sí</w:t>
            </w:r>
          </w:p>
        </w:tc>
      </w:tr>
      <w:tr w:rsidR="00B57DD0" w:rsidRPr="00D10C8C" w14:paraId="4C47C291"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33139E81" w14:textId="77777777" w:rsidR="00B57DD0" w:rsidRPr="00D10C8C" w:rsidRDefault="00B57DD0">
            <w:r w:rsidRPr="00D10C8C">
              <w:t>Exportar resultados de búsqueda</w:t>
            </w:r>
          </w:p>
        </w:tc>
        <w:tc>
          <w:tcPr>
            <w:tcW w:w="1362" w:type="pct"/>
            <w:hideMark/>
          </w:tcPr>
          <w:p w14:paraId="12B47E8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293" w:type="pct"/>
            <w:hideMark/>
          </w:tcPr>
          <w:p w14:paraId="3166B558"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Sí</w:t>
            </w:r>
          </w:p>
        </w:tc>
      </w:tr>
    </w:tbl>
    <w:p w14:paraId="78000718" w14:textId="4E1071F7" w:rsidR="00B57DD0" w:rsidRPr="00D10C8C" w:rsidRDefault="00B57DD0" w:rsidP="00B57DD0"/>
    <w:p w14:paraId="341D1C6E" w14:textId="77777777" w:rsidR="00B57DD0" w:rsidRPr="00D10C8C" w:rsidRDefault="00B57DD0" w:rsidP="00C60E25">
      <w:pPr>
        <w:pStyle w:val="Titulo3"/>
      </w:pPr>
      <w:bookmarkStart w:id="113" w:name="_Toc193887389"/>
      <w:r w:rsidRPr="00D10C8C">
        <w:t>Otras Diferencias Relativas al Therefore™ Web Access</w:t>
      </w:r>
      <w:bookmarkEnd w:id="113"/>
    </w:p>
    <w:p w14:paraId="5BD8736A" w14:textId="77777777" w:rsidR="00B57DD0" w:rsidRPr="00D10C8C" w:rsidRDefault="00B57DD0" w:rsidP="00C60E25">
      <w:pPr>
        <w:pStyle w:val="Listas"/>
      </w:pPr>
      <w:r w:rsidRPr="00D10C8C">
        <w:t>Para enviar documentos por correo, se debe configurar un servidor/usuario SMTP.</w:t>
      </w:r>
    </w:p>
    <w:p w14:paraId="19D07FFA" w14:textId="77777777" w:rsidR="00B57DD0" w:rsidRPr="00D10C8C" w:rsidRDefault="00B57DD0" w:rsidP="00C60E25">
      <w:pPr>
        <w:pStyle w:val="Listas"/>
      </w:pPr>
      <w:r w:rsidRPr="00D10C8C">
        <w:t>Dentro del Therefore™ Web Access, las vistas de casos no pueden publicarse ni eliminarse.</w:t>
      </w:r>
    </w:p>
    <w:p w14:paraId="6ECA64D2" w14:textId="77777777" w:rsidR="00B57DD0" w:rsidRPr="00D10C8C" w:rsidRDefault="00B57DD0" w:rsidP="00C60E25">
      <w:pPr>
        <w:pStyle w:val="Listas"/>
      </w:pPr>
      <w:r w:rsidRPr="00D10C8C">
        <w:t>El resaltado de búsquedas de texto completo no está soportado en el visor web.</w:t>
      </w:r>
    </w:p>
    <w:p w14:paraId="658AC5AC" w14:textId="77777777" w:rsidR="00B57DD0" w:rsidRPr="00D10C8C" w:rsidRDefault="00B57DD0" w:rsidP="00C60E25">
      <w:pPr>
        <w:pStyle w:val="Listas"/>
      </w:pPr>
      <w:r w:rsidRPr="00D10C8C">
        <w:t>Los usuarios internos pueden cambiar su contraseña en el acceso web.</w:t>
      </w:r>
    </w:p>
    <w:p w14:paraId="17CE3B37" w14:textId="77777777" w:rsidR="00B57DD0" w:rsidRPr="00D10C8C" w:rsidRDefault="00B57DD0" w:rsidP="00C60E25">
      <w:pPr>
        <w:pStyle w:val="Listas"/>
      </w:pPr>
      <w:r w:rsidRPr="00D10C8C">
        <w:t>Los macros "Archivo creado" y "Archivo modificado" no son compatibles por razones de seguridad.</w:t>
      </w:r>
    </w:p>
    <w:p w14:paraId="5DC27DC0" w14:textId="77777777" w:rsidR="00B57DD0" w:rsidRPr="00D10C8C" w:rsidRDefault="00B57DD0" w:rsidP="00C60E25">
      <w:pPr>
        <w:pStyle w:val="Listas"/>
      </w:pPr>
      <w:r w:rsidRPr="00D10C8C">
        <w:t>Al ver múltiples archivos, el visor web no genera miniaturas separadas para cada página.</w:t>
      </w:r>
    </w:p>
    <w:p w14:paraId="44E62C19" w14:textId="35474B7D" w:rsidR="00C55366" w:rsidRPr="00D10C8C" w:rsidRDefault="00C55366" w:rsidP="00B57DD0">
      <w:pPr>
        <w:spacing w:after="160" w:line="259" w:lineRule="auto"/>
        <w:jc w:val="left"/>
      </w:pPr>
    </w:p>
    <w:p w14:paraId="3DF053BF" w14:textId="77777777" w:rsidR="00C55366" w:rsidRPr="00D10C8C" w:rsidRDefault="00C55366">
      <w:pPr>
        <w:spacing w:after="160" w:line="259" w:lineRule="auto"/>
        <w:jc w:val="left"/>
      </w:pPr>
      <w:r w:rsidRPr="00D10C8C">
        <w:br w:type="page"/>
      </w:r>
    </w:p>
    <w:p w14:paraId="7A6460C7" w14:textId="35558C01" w:rsidR="00BC4D85" w:rsidRPr="00D10C8C" w:rsidRDefault="00BC4D85" w:rsidP="00BC4D85">
      <w:pPr>
        <w:pStyle w:val="Ttulo1"/>
        <w:jc w:val="left"/>
      </w:pPr>
      <w:bookmarkStart w:id="114" w:name="_Anexo_5_"/>
      <w:bookmarkStart w:id="115" w:name="_Toc193887390"/>
      <w:bookmarkEnd w:id="114"/>
      <w:r w:rsidRPr="00D10C8C">
        <w:lastRenderedPageBreak/>
        <w:t xml:space="preserve">Anexo 5  </w:t>
      </w:r>
      <w:r w:rsidR="00957B72" w:rsidRPr="00D10C8C">
        <w:t>Common scripts</w:t>
      </w:r>
      <w:bookmarkEnd w:id="115"/>
    </w:p>
    <w:p w14:paraId="34ADD913" w14:textId="77777777" w:rsidR="0010228E" w:rsidRPr="00D10C8C" w:rsidRDefault="0010228E" w:rsidP="0010228E">
      <w:r w:rsidRPr="00D10C8C">
        <w:t>En este capítulo se documentan los scripts comunes implementados en el servidor Therefore, los cuales pueden ser utilizados desde cualquier proceso. El objetivo de centralizar estas funciones es facilitar la gestión del código, permitiendo que las ediciones o correcciones se realicen únicamente desde un lugar.</w:t>
      </w:r>
    </w:p>
    <w:p w14:paraId="0C6D76D0" w14:textId="77777777" w:rsidR="0010228E" w:rsidRPr="00D10C8C" w:rsidRDefault="0010228E" w:rsidP="0010228E">
      <w:pPr>
        <w:spacing w:after="160" w:line="259" w:lineRule="auto"/>
        <w:jc w:val="left"/>
      </w:pPr>
    </w:p>
    <w:p w14:paraId="7D955B0F" w14:textId="77777777" w:rsidR="00CE30A6" w:rsidRPr="00D10C8C" w:rsidRDefault="0010228E" w:rsidP="0010228E">
      <w:pPr>
        <w:spacing w:after="160" w:line="259" w:lineRule="auto"/>
        <w:jc w:val="left"/>
      </w:pPr>
      <w:r w:rsidRPr="00D10C8C">
        <w:t>A continuación, se describen los scripts comunes desarrollados en este proyecto</w:t>
      </w:r>
      <w:r w:rsidR="00CE30A6" w:rsidRPr="00D10C8C">
        <w:t>:</w:t>
      </w:r>
    </w:p>
    <w:p w14:paraId="09E50BF0" w14:textId="77777777" w:rsidR="00CE30A6" w:rsidRPr="00D10C8C" w:rsidRDefault="00CE30A6" w:rsidP="00CE30A6">
      <w:pPr>
        <w:pStyle w:val="Ttulo2"/>
      </w:pPr>
      <w:bookmarkStart w:id="116" w:name="_Toc193887391"/>
      <w:r w:rsidRPr="00D10C8C">
        <w:t>Actualización de Vencimientos</w:t>
      </w:r>
      <w:bookmarkEnd w:id="116"/>
    </w:p>
    <w:p w14:paraId="3307BA60" w14:textId="77777777" w:rsidR="00CE30A6" w:rsidRPr="00D10C8C" w:rsidRDefault="00CE30A6" w:rsidP="00CE30A6">
      <w:pPr>
        <w:pStyle w:val="Titulo4"/>
      </w:pPr>
      <w:r w:rsidRPr="00D10C8C">
        <w:t>Descripción</w:t>
      </w:r>
    </w:p>
    <w:p w14:paraId="4A85B397" w14:textId="77777777" w:rsidR="00CE30A6" w:rsidRPr="00D10C8C" w:rsidRDefault="00CE30A6" w:rsidP="00CE30A6">
      <w:r w:rsidRPr="00D10C8C">
        <w:t>Este script se encarga de actualizar automáticamente los vencimientos de ciertos documentos en función de reglas predefinidas. Su uso es clave para garantizar que los registros estén al día y cumplir con los requisitos de gestión del ciclo de vida de los documentos.</w:t>
      </w:r>
    </w:p>
    <w:p w14:paraId="064782F9" w14:textId="77777777" w:rsidR="00CE30A6" w:rsidRPr="00D10C8C" w:rsidRDefault="00CE30A6" w:rsidP="00CE30A6">
      <w:pPr>
        <w:pStyle w:val="Titulo4"/>
      </w:pPr>
      <w:r w:rsidRPr="00D10C8C">
        <w:t>Funcionalidades</w:t>
      </w:r>
    </w:p>
    <w:p w14:paraId="00783924" w14:textId="77777777" w:rsidR="00CE30A6" w:rsidRPr="00D10C8C" w:rsidRDefault="00CE30A6" w:rsidP="00CE30A6">
      <w:pPr>
        <w:pStyle w:val="Listas"/>
      </w:pPr>
      <w:r w:rsidRPr="00D10C8C">
        <w:t>Cálculo automático de nuevas fechas de vencimiento basadas en configuraciones.</w:t>
      </w:r>
    </w:p>
    <w:p w14:paraId="1F34D3C6" w14:textId="77777777" w:rsidR="00CE30A6" w:rsidRPr="00D10C8C" w:rsidRDefault="00CE30A6" w:rsidP="00CE30A6">
      <w:pPr>
        <w:pStyle w:val="Listas"/>
      </w:pPr>
      <w:r w:rsidRPr="00D10C8C">
        <w:t>Actualización de los campos de vencimiento en el sistema Therefore.</w:t>
      </w:r>
    </w:p>
    <w:p w14:paraId="48AD2786" w14:textId="77777777" w:rsidR="00CE30A6" w:rsidRPr="00D10C8C" w:rsidRDefault="00CE30A6" w:rsidP="00CE30A6">
      <w:pPr>
        <w:pStyle w:val="Listas"/>
      </w:pPr>
      <w:r w:rsidRPr="00D10C8C">
        <w:t>Generación de un log para registrar las modificaciones realizadas.</w:t>
      </w:r>
    </w:p>
    <w:p w14:paraId="35D227CB" w14:textId="77777777" w:rsidR="00CE30A6" w:rsidRPr="00D10C8C" w:rsidRDefault="00CE30A6" w:rsidP="00CE30A6">
      <w:pPr>
        <w:pStyle w:val="Titulo4"/>
      </w:pPr>
      <w:r w:rsidRPr="00D10C8C">
        <w:t>Detalle del Código</w:t>
      </w:r>
    </w:p>
    <w:p w14:paraId="5A4D6C50" w14:textId="77777777" w:rsidR="00CE30A6" w:rsidRPr="00D10C8C" w:rsidRDefault="00CE30A6" w:rsidP="00E37AB9">
      <w:pPr>
        <w:pStyle w:val="Codigo"/>
        <w:rPr>
          <w:rStyle w:val="CdigoHTML"/>
          <w:sz w:val="16"/>
        </w:rPr>
      </w:pPr>
      <w:r w:rsidRPr="00D10C8C">
        <w:rPr>
          <w:rStyle w:val="CdigoHTML"/>
          <w:sz w:val="16"/>
        </w:rPr>
        <w:t>' Obtener los valores de los campos</w:t>
      </w:r>
    </w:p>
    <w:p w14:paraId="67412389" w14:textId="77777777" w:rsidR="00CE30A6" w:rsidRPr="00D10C8C" w:rsidRDefault="00CE30A6" w:rsidP="00E37AB9">
      <w:pPr>
        <w:pStyle w:val="Codigo"/>
        <w:rPr>
          <w:rStyle w:val="CdigoHTML"/>
          <w:sz w:val="16"/>
        </w:rPr>
      </w:pPr>
      <w:r w:rsidRPr="00D10C8C">
        <w:rPr>
          <w:rStyle w:val="CdigoHTML"/>
          <w:sz w:val="16"/>
        </w:rPr>
        <w:t>Dias = SourceIndexData.GetField("TipoNotificacion_TiempoRespuesta")</w:t>
      </w:r>
    </w:p>
    <w:p w14:paraId="48FD1CE1" w14:textId="77777777" w:rsidR="00CE30A6" w:rsidRPr="00D10C8C" w:rsidRDefault="00CE30A6" w:rsidP="00E37AB9">
      <w:pPr>
        <w:pStyle w:val="Codigo"/>
        <w:rPr>
          <w:rStyle w:val="CdigoHTML"/>
          <w:sz w:val="16"/>
        </w:rPr>
      </w:pPr>
      <w:r w:rsidRPr="00D10C8C">
        <w:rPr>
          <w:rStyle w:val="CdigoHTML"/>
          <w:sz w:val="16"/>
        </w:rPr>
        <w:t>DiasAviso = dias - 5</w:t>
      </w:r>
    </w:p>
    <w:p w14:paraId="3149C2F9" w14:textId="77777777" w:rsidR="00CE30A6" w:rsidRPr="00D10C8C" w:rsidRDefault="00CE30A6" w:rsidP="00E37AB9">
      <w:pPr>
        <w:pStyle w:val="Codigo"/>
        <w:rPr>
          <w:rStyle w:val="CdigoHTML"/>
          <w:sz w:val="16"/>
        </w:rPr>
      </w:pPr>
      <w:r w:rsidRPr="00D10C8C">
        <w:rPr>
          <w:rStyle w:val="CdigoHTML"/>
          <w:sz w:val="16"/>
        </w:rPr>
        <w:t>FechaEnvio = SourceIndexData.GetField("Fecha_Envio")</w:t>
      </w:r>
    </w:p>
    <w:p w14:paraId="75C99F1F" w14:textId="77777777" w:rsidR="00CE30A6" w:rsidRPr="00D10C8C" w:rsidRDefault="00CE30A6" w:rsidP="00E37AB9">
      <w:pPr>
        <w:pStyle w:val="Codigo"/>
        <w:rPr>
          <w:rStyle w:val="CdigoHTML"/>
          <w:sz w:val="16"/>
        </w:rPr>
      </w:pPr>
      <w:r w:rsidRPr="00D10C8C">
        <w:rPr>
          <w:rStyle w:val="CdigoHTML"/>
          <w:sz w:val="16"/>
        </w:rPr>
        <w:t>Estado_TiempoMax = SourceIndexData.GetField("Estado_TiempoMax")</w:t>
      </w:r>
    </w:p>
    <w:p w14:paraId="52EA7234" w14:textId="77777777" w:rsidR="00CE30A6" w:rsidRPr="00D10C8C" w:rsidRDefault="00CE30A6" w:rsidP="00E37AB9">
      <w:pPr>
        <w:pStyle w:val="Codigo"/>
        <w:rPr>
          <w:rStyle w:val="CdigoHTML"/>
          <w:sz w:val="16"/>
        </w:rPr>
      </w:pPr>
    </w:p>
    <w:p w14:paraId="072C1E2B" w14:textId="77777777" w:rsidR="00CE30A6" w:rsidRPr="00D10C8C" w:rsidRDefault="00CE30A6" w:rsidP="00E37AB9">
      <w:pPr>
        <w:pStyle w:val="Codigo"/>
        <w:rPr>
          <w:rStyle w:val="CdigoHTML"/>
          <w:sz w:val="16"/>
        </w:rPr>
      </w:pPr>
      <w:r w:rsidRPr="00D10C8C">
        <w:rPr>
          <w:rStyle w:val="CdigoHTML"/>
          <w:sz w:val="16"/>
        </w:rPr>
        <w:t>' Calcular fechas ajustadas</w:t>
      </w:r>
    </w:p>
    <w:p w14:paraId="428E12F7" w14:textId="77777777" w:rsidR="00CE30A6" w:rsidRPr="00D10C8C" w:rsidRDefault="00CE30A6" w:rsidP="00E37AB9">
      <w:pPr>
        <w:pStyle w:val="Codigo"/>
        <w:rPr>
          <w:rStyle w:val="CdigoHTML"/>
          <w:sz w:val="16"/>
        </w:rPr>
      </w:pPr>
      <w:r w:rsidRPr="00D10C8C">
        <w:rPr>
          <w:rStyle w:val="CdigoHTML"/>
          <w:sz w:val="16"/>
        </w:rPr>
        <w:t>FechaMaxima = GetField("Fecha_Maxima")</w:t>
      </w:r>
    </w:p>
    <w:p w14:paraId="5F7A622C" w14:textId="77777777" w:rsidR="00CE30A6" w:rsidRPr="00D10C8C" w:rsidRDefault="00CE30A6" w:rsidP="00E37AB9">
      <w:pPr>
        <w:pStyle w:val="Codigo"/>
        <w:rPr>
          <w:rStyle w:val="CdigoHTML"/>
          <w:sz w:val="16"/>
        </w:rPr>
      </w:pPr>
      <w:r w:rsidRPr="00D10C8C">
        <w:rPr>
          <w:rStyle w:val="CdigoHTML"/>
          <w:sz w:val="16"/>
        </w:rPr>
        <w:t>FechaAvisoPrevio = DateAdd("d", -1, FechaMaxima)</w:t>
      </w:r>
    </w:p>
    <w:p w14:paraId="75152705" w14:textId="77777777" w:rsidR="00CE30A6" w:rsidRPr="00D10C8C" w:rsidRDefault="00CE30A6" w:rsidP="00E37AB9">
      <w:pPr>
        <w:pStyle w:val="Codigo"/>
        <w:rPr>
          <w:rStyle w:val="CdigoHTML"/>
          <w:sz w:val="16"/>
        </w:rPr>
      </w:pPr>
    </w:p>
    <w:p w14:paraId="4786E061" w14:textId="77777777" w:rsidR="00CE30A6" w:rsidRPr="00D10C8C" w:rsidRDefault="00CE30A6" w:rsidP="00E37AB9">
      <w:pPr>
        <w:pStyle w:val="Codigo"/>
        <w:rPr>
          <w:rStyle w:val="CdigoHTML"/>
          <w:sz w:val="16"/>
        </w:rPr>
      </w:pPr>
      <w:r w:rsidRPr="00D10C8C">
        <w:rPr>
          <w:rStyle w:val="CdigoHTML"/>
          <w:sz w:val="16"/>
        </w:rPr>
        <w:t>' Obtener la fecha actual formateada</w:t>
      </w:r>
    </w:p>
    <w:p w14:paraId="1C5AC2EE" w14:textId="77777777" w:rsidR="00CE30A6" w:rsidRPr="007B7D05" w:rsidRDefault="00CE30A6" w:rsidP="00E37AB9">
      <w:pPr>
        <w:pStyle w:val="Codigo"/>
        <w:rPr>
          <w:rStyle w:val="CdigoHTML"/>
          <w:sz w:val="16"/>
          <w:lang w:val="en-US"/>
        </w:rPr>
      </w:pPr>
      <w:r w:rsidRPr="007B7D05">
        <w:rPr>
          <w:rStyle w:val="CdigoHTML"/>
          <w:sz w:val="16"/>
          <w:lang w:val="en-US"/>
        </w:rPr>
        <w:t>FechaActual = Day(Now) &amp; "/" &amp; Month(Now) &amp; "/" &amp; Year(Now)</w:t>
      </w:r>
    </w:p>
    <w:p w14:paraId="60F4E832" w14:textId="77777777" w:rsidR="00CE30A6" w:rsidRPr="007B7D05" w:rsidRDefault="00CE30A6" w:rsidP="00E37AB9">
      <w:pPr>
        <w:pStyle w:val="Codigo"/>
        <w:rPr>
          <w:rStyle w:val="CdigoHTML"/>
          <w:sz w:val="16"/>
          <w:lang w:val="en-US"/>
        </w:rPr>
      </w:pPr>
      <w:r w:rsidRPr="007B7D05">
        <w:rPr>
          <w:rStyle w:val="CdigoHTML"/>
          <w:sz w:val="16"/>
          <w:lang w:val="en-US"/>
        </w:rPr>
        <w:t>FechaHoraActual = Day(Now) &amp; "/" &amp; Month(Now) &amp; "/" &amp; Year(Now) &amp; " " &amp; Right("0" &amp; Hour(Now), 2) &amp; ":" &amp; Right("0" &amp; Minute(Now), 2)</w:t>
      </w:r>
    </w:p>
    <w:p w14:paraId="2E7CA7CC" w14:textId="77777777" w:rsidR="00CE30A6" w:rsidRPr="007B7D05" w:rsidRDefault="00CE30A6" w:rsidP="00E37AB9">
      <w:pPr>
        <w:pStyle w:val="Codigo"/>
        <w:rPr>
          <w:rStyle w:val="CdigoHTML"/>
          <w:sz w:val="16"/>
          <w:lang w:val="en-US"/>
        </w:rPr>
      </w:pPr>
    </w:p>
    <w:p w14:paraId="7F3E0A95" w14:textId="77777777" w:rsidR="00CE30A6" w:rsidRPr="00D10C8C" w:rsidRDefault="00CE30A6" w:rsidP="00E37AB9">
      <w:pPr>
        <w:pStyle w:val="Codigo"/>
        <w:rPr>
          <w:rStyle w:val="CdigoHTML"/>
          <w:sz w:val="16"/>
        </w:rPr>
      </w:pPr>
      <w:r w:rsidRPr="00D10C8C">
        <w:rPr>
          <w:rStyle w:val="CdigoHTML"/>
          <w:sz w:val="16"/>
        </w:rPr>
        <w:t>' Establecer campos con las fechas y valores calculados</w:t>
      </w:r>
    </w:p>
    <w:p w14:paraId="0A28EF4B" w14:textId="77777777" w:rsidR="00CE30A6" w:rsidRPr="00D10C8C" w:rsidRDefault="00CE30A6" w:rsidP="00E37AB9">
      <w:pPr>
        <w:pStyle w:val="Codigo"/>
        <w:rPr>
          <w:rStyle w:val="CdigoHTML"/>
          <w:sz w:val="16"/>
        </w:rPr>
      </w:pPr>
      <w:r w:rsidRPr="00D10C8C">
        <w:rPr>
          <w:rStyle w:val="CdigoHTML"/>
          <w:sz w:val="16"/>
        </w:rPr>
        <w:t>SetField "Fecha_Aviso_Previo", FechaAvisoPrevio</w:t>
      </w:r>
    </w:p>
    <w:p w14:paraId="5F70B8C8" w14:textId="77777777" w:rsidR="00CE30A6" w:rsidRPr="00D10C8C" w:rsidRDefault="00CE30A6" w:rsidP="00E37AB9">
      <w:pPr>
        <w:pStyle w:val="Codigo"/>
      </w:pPr>
      <w:r w:rsidRPr="00D10C8C">
        <w:rPr>
          <w:rStyle w:val="CdigoHTML"/>
          <w:sz w:val="16"/>
        </w:rPr>
        <w:t>SetField "Caducidad_Tarea_Actual", DateAdd("h", Estado_TiempoMax, Now)</w:t>
      </w:r>
    </w:p>
    <w:p w14:paraId="026DB4C4" w14:textId="77777777" w:rsidR="00CE30A6" w:rsidRPr="00D10C8C" w:rsidRDefault="00CE30A6" w:rsidP="00CE30A6">
      <w:pPr>
        <w:pStyle w:val="Titulo4"/>
      </w:pPr>
      <w:r w:rsidRPr="00D10C8C">
        <w:t>Uso</w:t>
      </w:r>
    </w:p>
    <w:p w14:paraId="45BC6A17" w14:textId="77777777" w:rsidR="00CE30A6" w:rsidRPr="00D10C8C" w:rsidRDefault="00CE30A6" w:rsidP="00CE30A6">
      <w:r w:rsidRPr="00D10C8C">
        <w:t>Este script puede ser invocado desde cualquier proceso que requiera mantener actualizados los vencimientos de documentos.</w:t>
      </w:r>
    </w:p>
    <w:p w14:paraId="683ED89C" w14:textId="5151E95E" w:rsidR="00CE30A6" w:rsidRPr="00D10C8C" w:rsidRDefault="00CE30A6" w:rsidP="00CE30A6"/>
    <w:p w14:paraId="5A5FDC89" w14:textId="77777777" w:rsidR="005174BA" w:rsidRDefault="005174BA">
      <w:pPr>
        <w:spacing w:after="160" w:line="259" w:lineRule="auto"/>
        <w:jc w:val="left"/>
        <w:rPr>
          <w:rFonts w:eastAsiaTheme="majorEastAsia" w:cstheme="majorBidi"/>
          <w:b/>
          <w:sz w:val="28"/>
          <w:szCs w:val="26"/>
        </w:rPr>
      </w:pPr>
      <w:r>
        <w:br w:type="page"/>
      </w:r>
    </w:p>
    <w:p w14:paraId="4E08CADD" w14:textId="2DE8E32C" w:rsidR="00CE30A6" w:rsidRPr="00D10C8C" w:rsidRDefault="00CE30A6" w:rsidP="00CE30A6">
      <w:pPr>
        <w:pStyle w:val="Ttulo2"/>
      </w:pPr>
      <w:bookmarkStart w:id="117" w:name="_Toc193887392"/>
      <w:r w:rsidRPr="00D10C8C">
        <w:lastRenderedPageBreak/>
        <w:t>Actualizar Historial</w:t>
      </w:r>
      <w:bookmarkEnd w:id="117"/>
    </w:p>
    <w:p w14:paraId="425B533B" w14:textId="77777777" w:rsidR="00CE30A6" w:rsidRPr="00D10C8C" w:rsidRDefault="00CE30A6" w:rsidP="00CE30A6">
      <w:pPr>
        <w:pStyle w:val="Titulo4"/>
      </w:pPr>
      <w:r w:rsidRPr="00D10C8C">
        <w:t>Descripción</w:t>
      </w:r>
    </w:p>
    <w:p w14:paraId="4494DB32" w14:textId="77777777" w:rsidR="00CE30A6" w:rsidRPr="00D10C8C" w:rsidRDefault="00CE30A6" w:rsidP="00CE30A6">
      <w:r w:rsidRPr="00D10C8C">
        <w:t>Este script recopila información sobre los cambios realizados en documentos y los almacena en un historial centralizado. Su propósito es asegurar la trazabilidad y facilitar auditorías.</w:t>
      </w:r>
    </w:p>
    <w:p w14:paraId="1DA9E20F" w14:textId="77777777" w:rsidR="00CE30A6" w:rsidRPr="00D10C8C" w:rsidRDefault="00CE30A6" w:rsidP="00CE30A6">
      <w:pPr>
        <w:pStyle w:val="Titulo4"/>
      </w:pPr>
      <w:r w:rsidRPr="00D10C8C">
        <w:t>Funcionalidades</w:t>
      </w:r>
    </w:p>
    <w:p w14:paraId="19522B93" w14:textId="77777777" w:rsidR="00CE30A6" w:rsidRPr="00D10C8C" w:rsidRDefault="00CE30A6" w:rsidP="00CE30A6">
      <w:pPr>
        <w:pStyle w:val="Listas"/>
      </w:pPr>
      <w:r w:rsidRPr="00D10C8C">
        <w:t>Registro de eventos relacionados con los documentos, como actualizaciones, aprobaciones o rechazos.</w:t>
      </w:r>
    </w:p>
    <w:p w14:paraId="005E5CE1" w14:textId="77777777" w:rsidR="00CE30A6" w:rsidRPr="00D10C8C" w:rsidRDefault="00CE30A6" w:rsidP="00CE30A6">
      <w:pPr>
        <w:pStyle w:val="Listas"/>
      </w:pPr>
      <w:r w:rsidRPr="00D10C8C">
        <w:t>Consolidación del historial en un formato estandarizado.</w:t>
      </w:r>
    </w:p>
    <w:p w14:paraId="3F1DD93D" w14:textId="77777777" w:rsidR="00CE30A6" w:rsidRPr="00D10C8C" w:rsidRDefault="00CE30A6" w:rsidP="00CE30A6">
      <w:pPr>
        <w:pStyle w:val="Listas"/>
      </w:pPr>
      <w:r w:rsidRPr="00D10C8C">
        <w:t>Inclusión de metadatos clave, como usuario, fecha y hora del cambio.</w:t>
      </w:r>
    </w:p>
    <w:p w14:paraId="7723C729" w14:textId="77777777" w:rsidR="00CE30A6" w:rsidRPr="007B7D05" w:rsidRDefault="00CE30A6" w:rsidP="00CE30A6">
      <w:pPr>
        <w:pStyle w:val="Titulo4"/>
        <w:rPr>
          <w:lang w:val="en-US"/>
        </w:rPr>
      </w:pPr>
      <w:r w:rsidRPr="007B7D05">
        <w:rPr>
          <w:lang w:val="en-US"/>
        </w:rPr>
        <w:t>Detalle del Código</w:t>
      </w:r>
    </w:p>
    <w:p w14:paraId="329C5B7E" w14:textId="77777777" w:rsidR="00CE30A6" w:rsidRPr="007B7D05" w:rsidRDefault="00CE30A6" w:rsidP="00E37AB9">
      <w:pPr>
        <w:pStyle w:val="Codigo"/>
        <w:rPr>
          <w:rStyle w:val="CdigoHTML"/>
          <w:sz w:val="16"/>
          <w:lang w:val="en-US"/>
        </w:rPr>
      </w:pPr>
      <w:r w:rsidRPr="007B7D05">
        <w:rPr>
          <w:rStyle w:val="CdigoHTML"/>
          <w:sz w:val="16"/>
          <w:lang w:val="en-US"/>
        </w:rPr>
        <w:t>if Len(WF.AdditionalInfo)&gt;0 Then</w:t>
      </w:r>
    </w:p>
    <w:p w14:paraId="336EC452" w14:textId="77777777" w:rsidR="00CE30A6" w:rsidRPr="007B7D05" w:rsidRDefault="00CE30A6" w:rsidP="00E37AB9">
      <w:pPr>
        <w:pStyle w:val="Codigo"/>
        <w:rPr>
          <w:rStyle w:val="CdigoHTML"/>
          <w:sz w:val="16"/>
          <w:lang w:val="en-US"/>
        </w:rPr>
      </w:pPr>
      <w:r w:rsidRPr="007B7D05">
        <w:rPr>
          <w:rStyle w:val="CdigoHTML"/>
          <w:sz w:val="16"/>
          <w:lang w:val="en-US"/>
        </w:rPr>
        <w:t xml:space="preserve">    SetField "comentarios", SourceIndexData.GetField("Comentarios") &amp; " / " &amp; WF.AdditionalInfo</w:t>
      </w:r>
    </w:p>
    <w:p w14:paraId="3B6E4592" w14:textId="77777777" w:rsidR="00CE30A6" w:rsidRPr="007B7D05" w:rsidRDefault="00CE30A6" w:rsidP="00E37AB9">
      <w:pPr>
        <w:pStyle w:val="Codigo"/>
        <w:rPr>
          <w:rStyle w:val="CdigoHTML"/>
          <w:sz w:val="16"/>
          <w:lang w:val="en-US"/>
        </w:rPr>
      </w:pPr>
      <w:r w:rsidRPr="007B7D05">
        <w:rPr>
          <w:rStyle w:val="CdigoHTML"/>
          <w:sz w:val="16"/>
          <w:lang w:val="en-US"/>
        </w:rPr>
        <w:t>End if</w:t>
      </w:r>
    </w:p>
    <w:p w14:paraId="106FCC55" w14:textId="77777777" w:rsidR="00CE30A6" w:rsidRPr="007B7D05" w:rsidRDefault="00CE30A6" w:rsidP="00E37AB9">
      <w:pPr>
        <w:pStyle w:val="Codigo"/>
        <w:rPr>
          <w:rStyle w:val="CdigoHTML"/>
          <w:sz w:val="16"/>
          <w:lang w:val="en-US"/>
        </w:rPr>
      </w:pPr>
    </w:p>
    <w:p w14:paraId="2BFE87A3" w14:textId="77777777" w:rsidR="00CE30A6" w:rsidRPr="007B7D05" w:rsidRDefault="00CE30A6" w:rsidP="00E37AB9">
      <w:pPr>
        <w:pStyle w:val="Codigo"/>
        <w:rPr>
          <w:rStyle w:val="CdigoHTML"/>
          <w:sz w:val="16"/>
          <w:lang w:val="en-US"/>
        </w:rPr>
      </w:pPr>
      <w:r w:rsidRPr="007B7D05">
        <w:rPr>
          <w:rStyle w:val="CdigoHTML"/>
          <w:sz w:val="16"/>
          <w:lang w:val="en-US"/>
        </w:rPr>
        <w:t>Function AgregarRegistro(AccionValue, UsuarioValue)</w:t>
      </w:r>
    </w:p>
    <w:p w14:paraId="5EA638E0" w14:textId="77777777" w:rsidR="00CE30A6" w:rsidRPr="007B7D05" w:rsidRDefault="00CE30A6" w:rsidP="00E37AB9">
      <w:pPr>
        <w:pStyle w:val="Codigo"/>
        <w:rPr>
          <w:rStyle w:val="CdigoHTML"/>
          <w:sz w:val="16"/>
          <w:lang w:val="en-US"/>
        </w:rPr>
      </w:pPr>
      <w:r w:rsidRPr="007B7D05">
        <w:rPr>
          <w:rStyle w:val="CdigoHTML"/>
          <w:sz w:val="16"/>
          <w:lang w:val="en-US"/>
        </w:rPr>
        <w:t xml:space="preserve">    ' Get the existing index data of the table columns.</w:t>
      </w:r>
    </w:p>
    <w:p w14:paraId="29E0E037" w14:textId="77777777" w:rsidR="00CE30A6" w:rsidRPr="00D10C8C" w:rsidRDefault="00CE30A6" w:rsidP="00E37AB9">
      <w:pPr>
        <w:pStyle w:val="Codigo"/>
        <w:rPr>
          <w:rStyle w:val="CdigoHTML"/>
          <w:sz w:val="16"/>
        </w:rPr>
      </w:pPr>
      <w:r w:rsidRPr="007B7D05">
        <w:rPr>
          <w:rStyle w:val="CdigoHTML"/>
          <w:sz w:val="16"/>
          <w:lang w:val="en-US"/>
        </w:rPr>
        <w:t xml:space="preserve">    </w:t>
      </w:r>
      <w:r w:rsidRPr="00D10C8C">
        <w:rPr>
          <w:rStyle w:val="CdigoHTML"/>
          <w:sz w:val="16"/>
        </w:rPr>
        <w:t>Dim Fecha, Accion, Usuario</w:t>
      </w:r>
    </w:p>
    <w:p w14:paraId="3306549B" w14:textId="77777777" w:rsidR="00CE30A6" w:rsidRPr="00D10C8C" w:rsidRDefault="00CE30A6" w:rsidP="00E37AB9">
      <w:pPr>
        <w:pStyle w:val="Codigo"/>
        <w:rPr>
          <w:rStyle w:val="CdigoHTML"/>
          <w:sz w:val="16"/>
        </w:rPr>
      </w:pPr>
    </w:p>
    <w:p w14:paraId="14E881BF" w14:textId="77777777" w:rsidR="00CE30A6" w:rsidRPr="00D10C8C" w:rsidRDefault="00CE30A6" w:rsidP="00E37AB9">
      <w:pPr>
        <w:pStyle w:val="Codigo"/>
        <w:rPr>
          <w:rStyle w:val="CdigoHTML"/>
          <w:sz w:val="16"/>
        </w:rPr>
      </w:pPr>
      <w:r w:rsidRPr="00D10C8C">
        <w:rPr>
          <w:rStyle w:val="CdigoHTML"/>
          <w:sz w:val="16"/>
        </w:rPr>
        <w:t xml:space="preserve">    ' Establece ultimo Usuario</w:t>
      </w:r>
    </w:p>
    <w:p w14:paraId="36C64225" w14:textId="77777777" w:rsidR="00CE30A6" w:rsidRPr="007B7D05" w:rsidRDefault="00CE30A6" w:rsidP="00E37AB9">
      <w:pPr>
        <w:pStyle w:val="Codigo"/>
        <w:rPr>
          <w:rStyle w:val="CdigoHTML"/>
          <w:sz w:val="16"/>
          <w:lang w:val="en-US"/>
        </w:rPr>
      </w:pPr>
      <w:r w:rsidRPr="00D10C8C">
        <w:rPr>
          <w:rStyle w:val="CdigoHTML"/>
          <w:sz w:val="16"/>
        </w:rPr>
        <w:t xml:space="preserve">    </w:t>
      </w:r>
      <w:r w:rsidRPr="007B7D05">
        <w:rPr>
          <w:rStyle w:val="CdigoHTML"/>
          <w:sz w:val="16"/>
          <w:lang w:val="en-US"/>
        </w:rPr>
        <w:t>If Len(WF.PreviousTaskUserDisplayName)&gt;0 Then</w:t>
      </w:r>
    </w:p>
    <w:p w14:paraId="6EE46366" w14:textId="77777777" w:rsidR="00CE30A6" w:rsidRPr="007B7D05" w:rsidRDefault="00CE30A6" w:rsidP="00E37AB9">
      <w:pPr>
        <w:pStyle w:val="Codigo"/>
        <w:rPr>
          <w:rStyle w:val="CdigoHTML"/>
          <w:sz w:val="16"/>
          <w:lang w:val="en-US"/>
        </w:rPr>
      </w:pPr>
      <w:r w:rsidRPr="007B7D05">
        <w:rPr>
          <w:rStyle w:val="CdigoHTML"/>
          <w:sz w:val="16"/>
          <w:lang w:val="en-US"/>
        </w:rPr>
        <w:t xml:space="preserve">        UsuarioValue = WF.PreviousTaskUserDisplayName</w:t>
      </w:r>
    </w:p>
    <w:p w14:paraId="4AC637B7" w14:textId="77777777" w:rsidR="00CE30A6" w:rsidRPr="007B7D05" w:rsidRDefault="00CE30A6" w:rsidP="00E37AB9">
      <w:pPr>
        <w:pStyle w:val="Codigo"/>
        <w:rPr>
          <w:rStyle w:val="CdigoHTML"/>
          <w:sz w:val="16"/>
          <w:lang w:val="en-US"/>
        </w:rPr>
      </w:pPr>
      <w:r w:rsidRPr="007B7D05">
        <w:rPr>
          <w:rStyle w:val="CdigoHTML"/>
          <w:sz w:val="16"/>
          <w:lang w:val="en-US"/>
        </w:rPr>
        <w:t xml:space="preserve">    Else</w:t>
      </w:r>
    </w:p>
    <w:p w14:paraId="31544478" w14:textId="77777777" w:rsidR="00CE30A6" w:rsidRPr="007B7D05" w:rsidRDefault="00CE30A6" w:rsidP="00E37AB9">
      <w:pPr>
        <w:pStyle w:val="Codigo"/>
        <w:rPr>
          <w:rStyle w:val="CdigoHTML"/>
          <w:sz w:val="16"/>
          <w:lang w:val="en-US"/>
        </w:rPr>
      </w:pPr>
      <w:r w:rsidRPr="007B7D05">
        <w:rPr>
          <w:rStyle w:val="CdigoHTML"/>
          <w:sz w:val="16"/>
          <w:lang w:val="en-US"/>
        </w:rPr>
        <w:t xml:space="preserve">        UsuarioValue = WF.InitiatorDisplayName</w:t>
      </w:r>
    </w:p>
    <w:p w14:paraId="08D37308" w14:textId="77777777" w:rsidR="00CE30A6" w:rsidRPr="007B7D05" w:rsidRDefault="00CE30A6" w:rsidP="00E37AB9">
      <w:pPr>
        <w:pStyle w:val="Codigo"/>
        <w:rPr>
          <w:rStyle w:val="CdigoHTML"/>
          <w:sz w:val="16"/>
          <w:lang w:val="en-US"/>
        </w:rPr>
      </w:pPr>
      <w:r w:rsidRPr="007B7D05">
        <w:rPr>
          <w:rStyle w:val="CdigoHTML"/>
          <w:sz w:val="16"/>
          <w:lang w:val="en-US"/>
        </w:rPr>
        <w:t xml:space="preserve">    End If</w:t>
      </w:r>
    </w:p>
    <w:p w14:paraId="32F0BFAA" w14:textId="77777777" w:rsidR="00CE30A6" w:rsidRPr="007B7D05" w:rsidRDefault="00CE30A6" w:rsidP="00E37AB9">
      <w:pPr>
        <w:pStyle w:val="Codigo"/>
        <w:rPr>
          <w:rStyle w:val="CdigoHTML"/>
          <w:sz w:val="16"/>
          <w:lang w:val="en-US"/>
        </w:rPr>
      </w:pPr>
    </w:p>
    <w:p w14:paraId="58F5BAB7" w14:textId="77777777" w:rsidR="00CE30A6" w:rsidRPr="007B7D05" w:rsidRDefault="00CE30A6" w:rsidP="00E37AB9">
      <w:pPr>
        <w:pStyle w:val="Codigo"/>
        <w:rPr>
          <w:rStyle w:val="CdigoHTML"/>
          <w:sz w:val="16"/>
          <w:lang w:val="en-US"/>
        </w:rPr>
      </w:pPr>
      <w:r w:rsidRPr="007B7D05">
        <w:rPr>
          <w:rStyle w:val="CdigoHTML"/>
          <w:sz w:val="16"/>
          <w:lang w:val="en-US"/>
        </w:rPr>
        <w:t xml:space="preserve">    ' Get existing data or initialize empty arrays if no data is present</w:t>
      </w:r>
    </w:p>
    <w:p w14:paraId="6608F624" w14:textId="77777777" w:rsidR="00CE30A6" w:rsidRPr="007B7D05" w:rsidRDefault="00CE30A6" w:rsidP="00E37AB9">
      <w:pPr>
        <w:pStyle w:val="Codigo"/>
        <w:rPr>
          <w:rStyle w:val="CdigoHTML"/>
          <w:sz w:val="16"/>
          <w:lang w:val="en-US"/>
        </w:rPr>
      </w:pPr>
      <w:r w:rsidRPr="007B7D05">
        <w:rPr>
          <w:rStyle w:val="CdigoHTML"/>
          <w:sz w:val="16"/>
          <w:lang w:val="en-US"/>
        </w:rPr>
        <w:t xml:space="preserve">    Fecha = SourceIndexData.GetField("Accion_Timestamp")</w:t>
      </w:r>
    </w:p>
    <w:p w14:paraId="00D79FFE" w14:textId="77777777" w:rsidR="00CE30A6" w:rsidRPr="007B7D05" w:rsidRDefault="00CE30A6" w:rsidP="00E37AB9">
      <w:pPr>
        <w:pStyle w:val="Codigo"/>
        <w:rPr>
          <w:rStyle w:val="CdigoHTML"/>
          <w:sz w:val="16"/>
          <w:lang w:val="en-US"/>
        </w:rPr>
      </w:pPr>
      <w:r w:rsidRPr="007B7D05">
        <w:rPr>
          <w:rStyle w:val="CdigoHTML"/>
          <w:sz w:val="16"/>
          <w:lang w:val="en-US"/>
        </w:rPr>
        <w:t xml:space="preserve">    Accion = SourceIndexData.GetField("Accion_Tipo")</w:t>
      </w:r>
    </w:p>
    <w:p w14:paraId="6B218FBD" w14:textId="77777777" w:rsidR="00CE30A6" w:rsidRPr="007B7D05" w:rsidRDefault="00CE30A6" w:rsidP="00E37AB9">
      <w:pPr>
        <w:pStyle w:val="Codigo"/>
        <w:rPr>
          <w:rStyle w:val="CdigoHTML"/>
          <w:sz w:val="16"/>
          <w:lang w:val="en-US"/>
        </w:rPr>
      </w:pPr>
      <w:r w:rsidRPr="007B7D05">
        <w:rPr>
          <w:rStyle w:val="CdigoHTML"/>
          <w:sz w:val="16"/>
          <w:lang w:val="en-US"/>
        </w:rPr>
        <w:t xml:space="preserve">    Usuario = SourceIndexData.GetField("Accion_Usuario")</w:t>
      </w:r>
    </w:p>
    <w:p w14:paraId="019435E8" w14:textId="77777777" w:rsidR="00CE30A6" w:rsidRPr="007B7D05" w:rsidRDefault="00CE30A6" w:rsidP="00E37AB9">
      <w:pPr>
        <w:pStyle w:val="Codigo"/>
        <w:rPr>
          <w:rStyle w:val="CdigoHTML"/>
          <w:sz w:val="16"/>
          <w:lang w:val="en-US"/>
        </w:rPr>
      </w:pPr>
    </w:p>
    <w:p w14:paraId="2DE4C80B" w14:textId="77777777" w:rsidR="00CE30A6" w:rsidRPr="007B7D05" w:rsidRDefault="00CE30A6" w:rsidP="00E37AB9">
      <w:pPr>
        <w:pStyle w:val="Codigo"/>
        <w:rPr>
          <w:rStyle w:val="CdigoHTML"/>
          <w:sz w:val="16"/>
          <w:lang w:val="en-US"/>
        </w:rPr>
      </w:pPr>
      <w:r w:rsidRPr="007B7D05">
        <w:rPr>
          <w:rStyle w:val="CdigoHTML"/>
          <w:sz w:val="16"/>
          <w:lang w:val="en-US"/>
        </w:rPr>
        <w:t xml:space="preserve">    ' Check if arrays are empty and initialize them with the new record if necessary</w:t>
      </w:r>
    </w:p>
    <w:p w14:paraId="3CDB21C5" w14:textId="77777777" w:rsidR="00CE30A6" w:rsidRPr="007B7D05" w:rsidRDefault="00CE30A6" w:rsidP="00E37AB9">
      <w:pPr>
        <w:pStyle w:val="Codigo"/>
        <w:rPr>
          <w:rStyle w:val="CdigoHTML"/>
          <w:sz w:val="16"/>
          <w:lang w:val="en-US"/>
        </w:rPr>
      </w:pPr>
      <w:r w:rsidRPr="007B7D05">
        <w:rPr>
          <w:rStyle w:val="CdigoHTML"/>
          <w:sz w:val="16"/>
          <w:lang w:val="en-US"/>
        </w:rPr>
        <w:t xml:space="preserve">    If IsEmpty(Fecha) Then</w:t>
      </w:r>
    </w:p>
    <w:p w14:paraId="3DAB4464" w14:textId="77777777" w:rsidR="00CE30A6" w:rsidRPr="007B7D05" w:rsidRDefault="00CE30A6" w:rsidP="00E37AB9">
      <w:pPr>
        <w:pStyle w:val="Codigo"/>
        <w:rPr>
          <w:rStyle w:val="CdigoHTML"/>
          <w:sz w:val="16"/>
          <w:lang w:val="en-US"/>
        </w:rPr>
      </w:pPr>
      <w:r w:rsidRPr="007B7D05">
        <w:rPr>
          <w:rStyle w:val="CdigoHTML"/>
          <w:sz w:val="16"/>
          <w:lang w:val="en-US"/>
        </w:rPr>
        <w:t xml:space="preserve">        ReDim Fecha(0)</w:t>
      </w:r>
    </w:p>
    <w:p w14:paraId="6E6B8CF0" w14:textId="77777777" w:rsidR="00CE30A6" w:rsidRPr="007B7D05" w:rsidRDefault="00CE30A6" w:rsidP="00E37AB9">
      <w:pPr>
        <w:pStyle w:val="Codigo"/>
        <w:rPr>
          <w:rStyle w:val="CdigoHTML"/>
          <w:sz w:val="16"/>
          <w:lang w:val="en-US"/>
        </w:rPr>
      </w:pPr>
      <w:r w:rsidRPr="007B7D05">
        <w:rPr>
          <w:rStyle w:val="CdigoHTML"/>
          <w:sz w:val="16"/>
          <w:lang w:val="en-US"/>
        </w:rPr>
        <w:t xml:space="preserve">        ReDim Accion(0)</w:t>
      </w:r>
    </w:p>
    <w:p w14:paraId="2F0AC082" w14:textId="77777777" w:rsidR="00CE30A6" w:rsidRPr="007B7D05" w:rsidRDefault="00CE30A6" w:rsidP="00E37AB9">
      <w:pPr>
        <w:pStyle w:val="Codigo"/>
        <w:rPr>
          <w:rStyle w:val="CdigoHTML"/>
          <w:sz w:val="16"/>
          <w:lang w:val="en-US"/>
        </w:rPr>
      </w:pPr>
      <w:r w:rsidRPr="007B7D05">
        <w:rPr>
          <w:rStyle w:val="CdigoHTML"/>
          <w:sz w:val="16"/>
          <w:lang w:val="en-US"/>
        </w:rPr>
        <w:t xml:space="preserve">        ReDim Usuario(0)</w:t>
      </w:r>
    </w:p>
    <w:p w14:paraId="4A8815AA" w14:textId="77777777" w:rsidR="00CE30A6" w:rsidRPr="007B7D05" w:rsidRDefault="00CE30A6" w:rsidP="00E37AB9">
      <w:pPr>
        <w:pStyle w:val="Codigo"/>
        <w:rPr>
          <w:rStyle w:val="CdigoHTML"/>
          <w:sz w:val="16"/>
          <w:lang w:val="en-US"/>
        </w:rPr>
      </w:pPr>
      <w:r w:rsidRPr="007B7D05">
        <w:rPr>
          <w:rStyle w:val="CdigoHTML"/>
          <w:sz w:val="16"/>
          <w:lang w:val="en-US"/>
        </w:rPr>
        <w:t xml:space="preserve">        ' Set the value of the first row</w:t>
      </w:r>
    </w:p>
    <w:p w14:paraId="61B3FDD0" w14:textId="77777777" w:rsidR="00CE30A6" w:rsidRPr="007B7D05" w:rsidRDefault="00CE30A6" w:rsidP="00E37AB9">
      <w:pPr>
        <w:pStyle w:val="Codigo"/>
        <w:rPr>
          <w:rStyle w:val="CdigoHTML"/>
          <w:sz w:val="16"/>
          <w:lang w:val="en-US"/>
        </w:rPr>
      </w:pPr>
      <w:r w:rsidRPr="007B7D05">
        <w:rPr>
          <w:rStyle w:val="CdigoHTML"/>
          <w:sz w:val="16"/>
          <w:lang w:val="en-US"/>
        </w:rPr>
        <w:t xml:space="preserve">        Fecha(0) = DateTimeToUTC(Now)</w:t>
      </w:r>
    </w:p>
    <w:p w14:paraId="511CF359" w14:textId="77777777" w:rsidR="00CE30A6" w:rsidRPr="007B7D05" w:rsidRDefault="00CE30A6" w:rsidP="00E37AB9">
      <w:pPr>
        <w:pStyle w:val="Codigo"/>
        <w:rPr>
          <w:rStyle w:val="CdigoHTML"/>
          <w:sz w:val="16"/>
          <w:lang w:val="en-US"/>
        </w:rPr>
      </w:pPr>
      <w:r w:rsidRPr="007B7D05">
        <w:rPr>
          <w:rStyle w:val="CdigoHTML"/>
          <w:sz w:val="16"/>
          <w:lang w:val="en-US"/>
        </w:rPr>
        <w:t xml:space="preserve">        Accion(0) = AccionValue</w:t>
      </w:r>
    </w:p>
    <w:p w14:paraId="5EB06E8E" w14:textId="77777777" w:rsidR="00CE30A6" w:rsidRPr="007B7D05" w:rsidRDefault="00CE30A6" w:rsidP="00E37AB9">
      <w:pPr>
        <w:pStyle w:val="Codigo"/>
        <w:rPr>
          <w:rStyle w:val="CdigoHTML"/>
          <w:sz w:val="16"/>
          <w:lang w:val="en-US"/>
        </w:rPr>
      </w:pPr>
      <w:r w:rsidRPr="007B7D05">
        <w:rPr>
          <w:rStyle w:val="CdigoHTML"/>
          <w:sz w:val="16"/>
          <w:lang w:val="en-US"/>
        </w:rPr>
        <w:t xml:space="preserve">        Usuario(0) = UsuarioValue</w:t>
      </w:r>
    </w:p>
    <w:p w14:paraId="318E1388" w14:textId="77777777" w:rsidR="00CE30A6" w:rsidRPr="007B7D05" w:rsidRDefault="00CE30A6" w:rsidP="00E37AB9">
      <w:pPr>
        <w:pStyle w:val="Codigo"/>
        <w:rPr>
          <w:rStyle w:val="CdigoHTML"/>
          <w:sz w:val="16"/>
          <w:lang w:val="en-US"/>
        </w:rPr>
      </w:pPr>
      <w:r w:rsidRPr="007B7D05">
        <w:rPr>
          <w:rStyle w:val="CdigoHTML"/>
          <w:sz w:val="16"/>
          <w:lang w:val="en-US"/>
        </w:rPr>
        <w:t xml:space="preserve">    Else</w:t>
      </w:r>
    </w:p>
    <w:p w14:paraId="329008FF" w14:textId="77777777" w:rsidR="00CE30A6" w:rsidRPr="007B7D05" w:rsidRDefault="00CE30A6" w:rsidP="00E37AB9">
      <w:pPr>
        <w:pStyle w:val="Codigo"/>
        <w:rPr>
          <w:rStyle w:val="CdigoHTML"/>
          <w:sz w:val="16"/>
          <w:lang w:val="en-US"/>
        </w:rPr>
      </w:pPr>
      <w:r w:rsidRPr="007B7D05">
        <w:rPr>
          <w:rStyle w:val="CdigoHTML"/>
          <w:sz w:val="16"/>
          <w:lang w:val="en-US"/>
        </w:rPr>
        <w:t xml:space="preserve">        ' Increase the existing arrays by 1</w:t>
      </w:r>
    </w:p>
    <w:p w14:paraId="5AB5E824" w14:textId="77777777" w:rsidR="00CE30A6" w:rsidRPr="007B7D05" w:rsidRDefault="00CE30A6" w:rsidP="00E37AB9">
      <w:pPr>
        <w:pStyle w:val="Codigo"/>
        <w:rPr>
          <w:rStyle w:val="CdigoHTML"/>
          <w:sz w:val="16"/>
          <w:lang w:val="en-US"/>
        </w:rPr>
      </w:pPr>
      <w:r w:rsidRPr="007B7D05">
        <w:rPr>
          <w:rStyle w:val="CdigoHTML"/>
          <w:sz w:val="16"/>
          <w:lang w:val="en-US"/>
        </w:rPr>
        <w:t xml:space="preserve">        ReDim Preserve Fecha(UBound(Fecha) + 1)</w:t>
      </w:r>
    </w:p>
    <w:p w14:paraId="0F978E30" w14:textId="77777777" w:rsidR="00CE30A6" w:rsidRPr="007B7D05" w:rsidRDefault="00CE30A6" w:rsidP="00E37AB9">
      <w:pPr>
        <w:pStyle w:val="Codigo"/>
        <w:rPr>
          <w:rStyle w:val="CdigoHTML"/>
          <w:sz w:val="16"/>
          <w:lang w:val="en-US"/>
        </w:rPr>
      </w:pPr>
      <w:r w:rsidRPr="007B7D05">
        <w:rPr>
          <w:rStyle w:val="CdigoHTML"/>
          <w:sz w:val="16"/>
          <w:lang w:val="en-US"/>
        </w:rPr>
        <w:t xml:space="preserve">        ReDim Preserve Accion(UBound(Accion) + 1)</w:t>
      </w:r>
    </w:p>
    <w:p w14:paraId="44368A80" w14:textId="77777777" w:rsidR="00CE30A6" w:rsidRPr="007B7D05" w:rsidRDefault="00CE30A6" w:rsidP="00E37AB9">
      <w:pPr>
        <w:pStyle w:val="Codigo"/>
        <w:rPr>
          <w:rStyle w:val="CdigoHTML"/>
          <w:sz w:val="16"/>
          <w:lang w:val="en-US"/>
        </w:rPr>
      </w:pPr>
      <w:r w:rsidRPr="007B7D05">
        <w:rPr>
          <w:rStyle w:val="CdigoHTML"/>
          <w:sz w:val="16"/>
          <w:lang w:val="en-US"/>
        </w:rPr>
        <w:t xml:space="preserve">        ReDim Preserve Usuario(UBound(Usuario) + 1)</w:t>
      </w:r>
    </w:p>
    <w:p w14:paraId="7B6C19C7" w14:textId="77777777" w:rsidR="00CE30A6" w:rsidRPr="007B7D05" w:rsidRDefault="00CE30A6" w:rsidP="00E37AB9">
      <w:pPr>
        <w:pStyle w:val="Codigo"/>
        <w:rPr>
          <w:rStyle w:val="CdigoHTML"/>
          <w:sz w:val="16"/>
          <w:lang w:val="en-US"/>
        </w:rPr>
      </w:pPr>
      <w:r w:rsidRPr="007B7D05">
        <w:rPr>
          <w:rStyle w:val="CdigoHTML"/>
          <w:sz w:val="16"/>
          <w:lang w:val="en-US"/>
        </w:rPr>
        <w:t xml:space="preserve">        ' Set the value of the newly added row</w:t>
      </w:r>
    </w:p>
    <w:p w14:paraId="7D25D9DB" w14:textId="77777777" w:rsidR="00CE30A6" w:rsidRPr="007B7D05" w:rsidRDefault="00CE30A6" w:rsidP="00E37AB9">
      <w:pPr>
        <w:pStyle w:val="Codigo"/>
        <w:rPr>
          <w:rStyle w:val="CdigoHTML"/>
          <w:sz w:val="16"/>
          <w:lang w:val="en-US"/>
        </w:rPr>
      </w:pPr>
      <w:r w:rsidRPr="007B7D05">
        <w:rPr>
          <w:rStyle w:val="CdigoHTML"/>
          <w:sz w:val="16"/>
          <w:lang w:val="en-US"/>
        </w:rPr>
        <w:t xml:space="preserve">        Fecha(UBound(Fecha)) = DateTimeToUTC(Now)</w:t>
      </w:r>
    </w:p>
    <w:p w14:paraId="30239C6C" w14:textId="77777777" w:rsidR="00CE30A6" w:rsidRPr="007B7D05" w:rsidRDefault="00CE30A6" w:rsidP="00E37AB9">
      <w:pPr>
        <w:pStyle w:val="Codigo"/>
        <w:rPr>
          <w:rStyle w:val="CdigoHTML"/>
          <w:sz w:val="16"/>
          <w:lang w:val="en-US"/>
        </w:rPr>
      </w:pPr>
      <w:r w:rsidRPr="007B7D05">
        <w:rPr>
          <w:rStyle w:val="CdigoHTML"/>
          <w:sz w:val="16"/>
          <w:lang w:val="en-US"/>
        </w:rPr>
        <w:t xml:space="preserve">        Accion(UBound(Accion)) = AccionValue</w:t>
      </w:r>
    </w:p>
    <w:p w14:paraId="6134AA6F" w14:textId="77777777" w:rsidR="00CE30A6" w:rsidRPr="007B7D05" w:rsidRDefault="00CE30A6" w:rsidP="00E37AB9">
      <w:pPr>
        <w:pStyle w:val="Codigo"/>
        <w:rPr>
          <w:rStyle w:val="CdigoHTML"/>
          <w:sz w:val="16"/>
          <w:lang w:val="en-US"/>
        </w:rPr>
      </w:pPr>
      <w:r w:rsidRPr="007B7D05">
        <w:rPr>
          <w:rStyle w:val="CdigoHTML"/>
          <w:sz w:val="16"/>
          <w:lang w:val="en-US"/>
        </w:rPr>
        <w:t xml:space="preserve">        Usuario(UBound(Usuario)) = UsuarioValue</w:t>
      </w:r>
    </w:p>
    <w:p w14:paraId="3C7B3DF0" w14:textId="77777777" w:rsidR="00CE30A6" w:rsidRPr="007B7D05" w:rsidRDefault="00CE30A6" w:rsidP="00E37AB9">
      <w:pPr>
        <w:pStyle w:val="Codigo"/>
        <w:rPr>
          <w:rStyle w:val="CdigoHTML"/>
          <w:sz w:val="16"/>
          <w:lang w:val="en-US"/>
        </w:rPr>
      </w:pPr>
      <w:r w:rsidRPr="007B7D05">
        <w:rPr>
          <w:rStyle w:val="CdigoHTML"/>
          <w:sz w:val="16"/>
          <w:lang w:val="en-US"/>
        </w:rPr>
        <w:t xml:space="preserve">    End If</w:t>
      </w:r>
    </w:p>
    <w:p w14:paraId="5F040351" w14:textId="77777777" w:rsidR="00CE30A6" w:rsidRPr="007B7D05" w:rsidRDefault="00CE30A6" w:rsidP="00E37AB9">
      <w:pPr>
        <w:pStyle w:val="Codigo"/>
        <w:rPr>
          <w:rStyle w:val="CdigoHTML"/>
          <w:sz w:val="16"/>
          <w:lang w:val="en-US"/>
        </w:rPr>
      </w:pPr>
    </w:p>
    <w:p w14:paraId="3800202E" w14:textId="77777777" w:rsidR="00CE30A6" w:rsidRPr="007B7D05" w:rsidRDefault="00CE30A6" w:rsidP="00E37AB9">
      <w:pPr>
        <w:pStyle w:val="Codigo"/>
        <w:rPr>
          <w:rStyle w:val="CdigoHTML"/>
          <w:sz w:val="16"/>
          <w:lang w:val="en-US"/>
        </w:rPr>
      </w:pPr>
      <w:r w:rsidRPr="007B7D05">
        <w:rPr>
          <w:rStyle w:val="CdigoHTML"/>
          <w:sz w:val="16"/>
          <w:lang w:val="en-US"/>
        </w:rPr>
        <w:t xml:space="preserve">    ' Save back all changed arrays</w:t>
      </w:r>
    </w:p>
    <w:p w14:paraId="77DF51CF" w14:textId="77777777" w:rsidR="00CE30A6" w:rsidRPr="00D10C8C" w:rsidRDefault="00CE30A6" w:rsidP="00E37AB9">
      <w:pPr>
        <w:pStyle w:val="Codigo"/>
        <w:rPr>
          <w:rStyle w:val="CdigoHTML"/>
          <w:sz w:val="16"/>
        </w:rPr>
      </w:pPr>
      <w:r w:rsidRPr="007B7D05">
        <w:rPr>
          <w:rStyle w:val="CdigoHTML"/>
          <w:sz w:val="16"/>
          <w:lang w:val="en-US"/>
        </w:rPr>
        <w:t xml:space="preserve">    </w:t>
      </w:r>
      <w:r w:rsidRPr="00D10C8C">
        <w:rPr>
          <w:rStyle w:val="CdigoHTML"/>
          <w:sz w:val="16"/>
        </w:rPr>
        <w:t>SetField "Accion_Timestamp", Fecha</w:t>
      </w:r>
    </w:p>
    <w:p w14:paraId="4D526EE1" w14:textId="77777777" w:rsidR="00CE30A6" w:rsidRPr="00D10C8C" w:rsidRDefault="00CE30A6" w:rsidP="00E37AB9">
      <w:pPr>
        <w:pStyle w:val="Codigo"/>
        <w:rPr>
          <w:rStyle w:val="CdigoHTML"/>
          <w:sz w:val="16"/>
        </w:rPr>
      </w:pPr>
      <w:r w:rsidRPr="00D10C8C">
        <w:rPr>
          <w:rStyle w:val="CdigoHTML"/>
          <w:sz w:val="16"/>
        </w:rPr>
        <w:t xml:space="preserve">    SetField "Accion_Tipo", Accion</w:t>
      </w:r>
    </w:p>
    <w:p w14:paraId="6E74912A" w14:textId="77777777" w:rsidR="00CE30A6" w:rsidRPr="00D10C8C" w:rsidRDefault="00CE30A6" w:rsidP="00E37AB9">
      <w:pPr>
        <w:pStyle w:val="Codigo"/>
        <w:rPr>
          <w:rStyle w:val="CdigoHTML"/>
          <w:sz w:val="16"/>
        </w:rPr>
      </w:pPr>
      <w:r w:rsidRPr="00D10C8C">
        <w:rPr>
          <w:rStyle w:val="CdigoHTML"/>
          <w:sz w:val="16"/>
        </w:rPr>
        <w:t xml:space="preserve">    SetField "Accion_Usuario", Usuario</w:t>
      </w:r>
    </w:p>
    <w:p w14:paraId="08F1F9E3" w14:textId="77777777" w:rsidR="00CE30A6" w:rsidRPr="00D10C8C" w:rsidRDefault="00CE30A6" w:rsidP="00E37AB9">
      <w:pPr>
        <w:pStyle w:val="Codigo"/>
      </w:pPr>
      <w:r w:rsidRPr="00D10C8C">
        <w:rPr>
          <w:rStyle w:val="CdigoHTML"/>
          <w:sz w:val="16"/>
        </w:rPr>
        <w:t>End Function</w:t>
      </w:r>
    </w:p>
    <w:p w14:paraId="460C363B" w14:textId="77777777" w:rsidR="00CE30A6" w:rsidRPr="00D10C8C" w:rsidRDefault="00CE30A6" w:rsidP="00CE30A6">
      <w:pPr>
        <w:pStyle w:val="Titulo4"/>
      </w:pPr>
      <w:r w:rsidRPr="00D10C8C">
        <w:t>Uso</w:t>
      </w:r>
    </w:p>
    <w:p w14:paraId="5D895B2F" w14:textId="77777777" w:rsidR="00CE30A6" w:rsidRPr="00D10C8C" w:rsidRDefault="00CE30A6" w:rsidP="00CE30A6">
      <w:r w:rsidRPr="00D10C8C">
        <w:t>El script puede ser utilizado por cualquier proceso que necesite registrar eventos en el historial de documentos.</w:t>
      </w:r>
    </w:p>
    <w:p w14:paraId="797C0D89" w14:textId="7147D7F9" w:rsidR="00CE30A6" w:rsidRPr="00D10C8C" w:rsidRDefault="00CE30A6" w:rsidP="00CE30A6"/>
    <w:p w14:paraId="27203D74" w14:textId="1F7449D3" w:rsidR="00CE30A6" w:rsidRPr="00D10C8C" w:rsidRDefault="00CE30A6" w:rsidP="00CE30A6">
      <w:pPr>
        <w:pStyle w:val="Ttulo2"/>
      </w:pPr>
      <w:bookmarkStart w:id="118" w:name="_Toc193887393"/>
      <w:r w:rsidRPr="00D10C8C">
        <w:t>DOCAI: Funciones de Extracción de Respuestas</w:t>
      </w:r>
      <w:bookmarkEnd w:id="118"/>
    </w:p>
    <w:p w14:paraId="1AE24836" w14:textId="77777777" w:rsidR="00CE30A6" w:rsidRPr="00D10C8C" w:rsidRDefault="00CE30A6" w:rsidP="00CE30A6">
      <w:pPr>
        <w:pStyle w:val="Titulo4"/>
      </w:pPr>
      <w:r w:rsidRPr="00D10C8C">
        <w:t>Descripción</w:t>
      </w:r>
    </w:p>
    <w:p w14:paraId="75F8F483" w14:textId="77777777" w:rsidR="00CE30A6" w:rsidRPr="00D10C8C" w:rsidRDefault="00CE30A6" w:rsidP="00CE30A6">
      <w:r w:rsidRPr="00D10C8C">
        <w:t>Este script incluye un conjunto de funciones que procesan y extraen respuestas de DOCAI (Document AI), mejorando la eficiencia en la gestión y análisis de documentos.</w:t>
      </w:r>
    </w:p>
    <w:p w14:paraId="6AC94EEE" w14:textId="77777777" w:rsidR="00CE30A6" w:rsidRPr="00D10C8C" w:rsidRDefault="00CE30A6" w:rsidP="00CE30A6">
      <w:pPr>
        <w:pStyle w:val="Titulo4"/>
      </w:pPr>
      <w:r w:rsidRPr="00D10C8C">
        <w:t>Funcionalidades</w:t>
      </w:r>
    </w:p>
    <w:p w14:paraId="47E5FEB7" w14:textId="77777777" w:rsidR="00CE30A6" w:rsidRPr="00D10C8C" w:rsidRDefault="00CE30A6" w:rsidP="00CE30A6">
      <w:pPr>
        <w:pStyle w:val="Listas"/>
      </w:pPr>
      <w:r w:rsidRPr="00D10C8C">
        <w:t>Extracción de valores de claves específicas en JSON.</w:t>
      </w:r>
    </w:p>
    <w:p w14:paraId="5D698EDE" w14:textId="77777777" w:rsidR="00CE30A6" w:rsidRPr="00D10C8C" w:rsidRDefault="00CE30A6" w:rsidP="00CE30A6">
      <w:pPr>
        <w:pStyle w:val="Listas"/>
      </w:pPr>
      <w:r w:rsidRPr="00D10C8C">
        <w:t>Generación de estructuras CSV a partir de datos JSON.</w:t>
      </w:r>
    </w:p>
    <w:p w14:paraId="359AB311" w14:textId="77777777" w:rsidR="00CE30A6" w:rsidRPr="00D10C8C" w:rsidRDefault="00CE30A6" w:rsidP="00CE30A6">
      <w:pPr>
        <w:pStyle w:val="Listas"/>
      </w:pPr>
      <w:r w:rsidRPr="00D10C8C">
        <w:t>Validación y manejo de errores durante el procesamiento de datos JSON.</w:t>
      </w:r>
    </w:p>
    <w:p w14:paraId="0AD4538B" w14:textId="77777777" w:rsidR="00CE30A6" w:rsidRPr="00D10C8C" w:rsidRDefault="00CE30A6" w:rsidP="00CE30A6">
      <w:pPr>
        <w:pStyle w:val="Titulo4"/>
      </w:pPr>
      <w:r w:rsidRPr="00D10C8C">
        <w:t>Detalle del Código</w:t>
      </w:r>
    </w:p>
    <w:p w14:paraId="0E95B019" w14:textId="77777777" w:rsidR="00CE30A6" w:rsidRPr="00D10C8C" w:rsidRDefault="00CE30A6" w:rsidP="00E37AB9">
      <w:pPr>
        <w:pStyle w:val="Codigo"/>
      </w:pPr>
      <w:r w:rsidRPr="00D10C8C">
        <w:t>' --- Función unificada para extraer valores de una clave específica ---</w:t>
      </w:r>
    </w:p>
    <w:p w14:paraId="1F917631" w14:textId="77777777" w:rsidR="00CE30A6" w:rsidRPr="007B7D05" w:rsidRDefault="00CE30A6" w:rsidP="00E37AB9">
      <w:pPr>
        <w:pStyle w:val="Codigo"/>
        <w:rPr>
          <w:lang w:val="en-US"/>
        </w:rPr>
      </w:pPr>
      <w:r w:rsidRPr="007B7D05">
        <w:rPr>
          <w:lang w:val="en-US"/>
        </w:rPr>
        <w:t>Function ExtractJsonValue(jsonStr, key)</w:t>
      </w:r>
    </w:p>
    <w:p w14:paraId="2A6FF7BD" w14:textId="77777777" w:rsidR="00CE30A6" w:rsidRPr="007B7D05" w:rsidRDefault="00CE30A6" w:rsidP="00E37AB9">
      <w:pPr>
        <w:pStyle w:val="Codigo"/>
        <w:rPr>
          <w:lang w:val="en-US"/>
        </w:rPr>
      </w:pPr>
      <w:r w:rsidRPr="007B7D05">
        <w:rPr>
          <w:lang w:val="en-US"/>
        </w:rPr>
        <w:t xml:space="preserve">    Dim regex, matches</w:t>
      </w:r>
    </w:p>
    <w:p w14:paraId="247FE182" w14:textId="77777777" w:rsidR="00CE30A6" w:rsidRPr="00D10C8C" w:rsidRDefault="00CE30A6" w:rsidP="00E37AB9">
      <w:pPr>
        <w:pStyle w:val="Codigo"/>
      </w:pPr>
      <w:r w:rsidRPr="007B7D05">
        <w:rPr>
          <w:lang w:val="en-US"/>
        </w:rPr>
        <w:t xml:space="preserve">    </w:t>
      </w:r>
      <w:r w:rsidRPr="00D10C8C">
        <w:t>On Error Resume Next</w:t>
      </w:r>
    </w:p>
    <w:p w14:paraId="58FAF584" w14:textId="77777777" w:rsidR="00CE30A6" w:rsidRPr="00D10C8C" w:rsidRDefault="00CE30A6" w:rsidP="00E37AB9">
      <w:pPr>
        <w:pStyle w:val="Codigo"/>
      </w:pPr>
    </w:p>
    <w:p w14:paraId="2EA9B91F" w14:textId="77777777" w:rsidR="00CE30A6" w:rsidRPr="00D10C8C" w:rsidRDefault="00CE30A6" w:rsidP="00E37AB9">
      <w:pPr>
        <w:pStyle w:val="Codigo"/>
      </w:pPr>
      <w:r w:rsidRPr="00D10C8C">
        <w:t xml:space="preserve">    ' Crear el patrón para buscar la clave dinámica</w:t>
      </w:r>
    </w:p>
    <w:p w14:paraId="402FB0E1" w14:textId="77777777" w:rsidR="00CE30A6" w:rsidRPr="007B7D05" w:rsidRDefault="00CE30A6" w:rsidP="00E37AB9">
      <w:pPr>
        <w:pStyle w:val="Codigo"/>
        <w:rPr>
          <w:lang w:val="en-US"/>
        </w:rPr>
      </w:pPr>
      <w:r w:rsidRPr="00D10C8C">
        <w:t xml:space="preserve">    </w:t>
      </w:r>
      <w:r w:rsidRPr="007B7D05">
        <w:rPr>
          <w:lang w:val="en-US"/>
        </w:rPr>
        <w:t>Dim pattern</w:t>
      </w:r>
    </w:p>
    <w:p w14:paraId="00A180AF" w14:textId="77777777" w:rsidR="00CE30A6" w:rsidRPr="007B7D05" w:rsidRDefault="00CE30A6" w:rsidP="00E37AB9">
      <w:pPr>
        <w:pStyle w:val="Codigo"/>
        <w:rPr>
          <w:lang w:val="en-US"/>
        </w:rPr>
      </w:pPr>
      <w:r w:rsidRPr="007B7D05">
        <w:rPr>
          <w:lang w:val="en-US"/>
        </w:rPr>
        <w:t xml:space="preserve">    pattern = """" &amp; key &amp; """:\s*""(.*?)"""</w:t>
      </w:r>
    </w:p>
    <w:p w14:paraId="4ED25DFD" w14:textId="77777777" w:rsidR="00CE30A6" w:rsidRPr="007B7D05" w:rsidRDefault="00CE30A6" w:rsidP="00E37AB9">
      <w:pPr>
        <w:pStyle w:val="Codigo"/>
        <w:rPr>
          <w:lang w:val="en-US"/>
        </w:rPr>
      </w:pPr>
    </w:p>
    <w:p w14:paraId="776C9763" w14:textId="77777777" w:rsidR="00CE30A6" w:rsidRPr="002C5510" w:rsidRDefault="00CE30A6" w:rsidP="00E37AB9">
      <w:pPr>
        <w:pStyle w:val="Codigo"/>
        <w:rPr>
          <w:lang w:val="en-US"/>
        </w:rPr>
      </w:pPr>
      <w:r w:rsidRPr="007B7D05">
        <w:rPr>
          <w:lang w:val="en-US"/>
        </w:rPr>
        <w:t xml:space="preserve">    </w:t>
      </w:r>
      <w:r w:rsidRPr="002C5510">
        <w:rPr>
          <w:lang w:val="en-US"/>
        </w:rPr>
        <w:t>' Configurar la expresión regular</w:t>
      </w:r>
    </w:p>
    <w:p w14:paraId="1BF8AC86" w14:textId="77777777" w:rsidR="00CE30A6" w:rsidRPr="002C5510" w:rsidRDefault="00CE30A6" w:rsidP="00E37AB9">
      <w:pPr>
        <w:pStyle w:val="Codigo"/>
        <w:rPr>
          <w:lang w:val="en-US"/>
        </w:rPr>
      </w:pPr>
      <w:r w:rsidRPr="002C5510">
        <w:rPr>
          <w:lang w:val="en-US"/>
        </w:rPr>
        <w:t xml:space="preserve">    Set regex = New RegExp</w:t>
      </w:r>
    </w:p>
    <w:p w14:paraId="2DFF5863" w14:textId="77777777" w:rsidR="00CE30A6" w:rsidRPr="007B7D05" w:rsidRDefault="00CE30A6" w:rsidP="00E37AB9">
      <w:pPr>
        <w:pStyle w:val="Codigo"/>
        <w:rPr>
          <w:lang w:val="en-US"/>
        </w:rPr>
      </w:pPr>
      <w:r w:rsidRPr="002C5510">
        <w:rPr>
          <w:lang w:val="en-US"/>
        </w:rPr>
        <w:t xml:space="preserve">    </w:t>
      </w:r>
      <w:r w:rsidRPr="007B7D05">
        <w:rPr>
          <w:lang w:val="en-US"/>
        </w:rPr>
        <w:t>regex.Pattern = pattern</w:t>
      </w:r>
    </w:p>
    <w:p w14:paraId="37EEA149" w14:textId="77777777" w:rsidR="00CE30A6" w:rsidRPr="007B7D05" w:rsidRDefault="00CE30A6" w:rsidP="00E37AB9">
      <w:pPr>
        <w:pStyle w:val="Codigo"/>
        <w:rPr>
          <w:lang w:val="en-US"/>
        </w:rPr>
      </w:pPr>
      <w:r w:rsidRPr="007B7D05">
        <w:rPr>
          <w:lang w:val="en-US"/>
        </w:rPr>
        <w:t xml:space="preserve">    regex.Global = False</w:t>
      </w:r>
    </w:p>
    <w:p w14:paraId="58AE46C2" w14:textId="77777777" w:rsidR="00CE30A6" w:rsidRPr="007B7D05" w:rsidRDefault="00CE30A6" w:rsidP="00E37AB9">
      <w:pPr>
        <w:pStyle w:val="Codigo"/>
        <w:rPr>
          <w:lang w:val="en-US"/>
        </w:rPr>
      </w:pPr>
      <w:r w:rsidRPr="007B7D05">
        <w:rPr>
          <w:lang w:val="en-US"/>
        </w:rPr>
        <w:t xml:space="preserve">    regex.IgnoreCase = True</w:t>
      </w:r>
    </w:p>
    <w:p w14:paraId="30DD6721" w14:textId="77777777" w:rsidR="00CE30A6" w:rsidRPr="007B7D05" w:rsidRDefault="00CE30A6" w:rsidP="00E37AB9">
      <w:pPr>
        <w:pStyle w:val="Codigo"/>
        <w:rPr>
          <w:lang w:val="en-US"/>
        </w:rPr>
      </w:pPr>
    </w:p>
    <w:p w14:paraId="38CA30FC" w14:textId="77777777" w:rsidR="00CE30A6" w:rsidRPr="007B7D05" w:rsidRDefault="00CE30A6" w:rsidP="00E37AB9">
      <w:pPr>
        <w:pStyle w:val="Codigo"/>
        <w:rPr>
          <w:lang w:val="en-US"/>
        </w:rPr>
      </w:pPr>
      <w:r w:rsidRPr="007B7D05">
        <w:rPr>
          <w:lang w:val="en-US"/>
        </w:rPr>
        <w:t xml:space="preserve">    ' Buscar coincidencias</w:t>
      </w:r>
    </w:p>
    <w:p w14:paraId="3FC5FEC6" w14:textId="77777777" w:rsidR="00CE30A6" w:rsidRPr="007B7D05" w:rsidRDefault="00CE30A6" w:rsidP="00E37AB9">
      <w:pPr>
        <w:pStyle w:val="Codigo"/>
        <w:rPr>
          <w:lang w:val="en-US"/>
        </w:rPr>
      </w:pPr>
      <w:r w:rsidRPr="007B7D05">
        <w:rPr>
          <w:lang w:val="en-US"/>
        </w:rPr>
        <w:t xml:space="preserve">    Set matches = regex.Execute(jsonStr)</w:t>
      </w:r>
    </w:p>
    <w:p w14:paraId="29CBD9DB" w14:textId="77777777" w:rsidR="00CE30A6" w:rsidRPr="007B7D05" w:rsidRDefault="00CE30A6" w:rsidP="00E37AB9">
      <w:pPr>
        <w:pStyle w:val="Codigo"/>
        <w:rPr>
          <w:lang w:val="en-US"/>
        </w:rPr>
      </w:pPr>
      <w:r w:rsidRPr="007B7D05">
        <w:rPr>
          <w:lang w:val="en-US"/>
        </w:rPr>
        <w:t xml:space="preserve">    If matches.Count &gt; 0 Then</w:t>
      </w:r>
    </w:p>
    <w:p w14:paraId="0C717DEE" w14:textId="77777777" w:rsidR="00CE30A6" w:rsidRPr="007B7D05" w:rsidRDefault="00CE30A6" w:rsidP="00E37AB9">
      <w:pPr>
        <w:pStyle w:val="Codigo"/>
        <w:rPr>
          <w:lang w:val="en-US"/>
        </w:rPr>
      </w:pPr>
      <w:r w:rsidRPr="007B7D05">
        <w:rPr>
          <w:lang w:val="en-US"/>
        </w:rPr>
        <w:t xml:space="preserve">        ' Devolver el valor encontrado</w:t>
      </w:r>
    </w:p>
    <w:p w14:paraId="78F8BEFE" w14:textId="77777777" w:rsidR="00CE30A6" w:rsidRPr="007B7D05" w:rsidRDefault="00CE30A6" w:rsidP="00E37AB9">
      <w:pPr>
        <w:pStyle w:val="Codigo"/>
        <w:rPr>
          <w:lang w:val="en-US"/>
        </w:rPr>
      </w:pPr>
      <w:r w:rsidRPr="007B7D05">
        <w:rPr>
          <w:lang w:val="en-US"/>
        </w:rPr>
        <w:t xml:space="preserve">        ExtractJsonValue = matches(0).SubMatches(0)</w:t>
      </w:r>
    </w:p>
    <w:p w14:paraId="79C40491" w14:textId="77777777" w:rsidR="00CE30A6" w:rsidRPr="002C5510" w:rsidRDefault="00CE30A6" w:rsidP="00E37AB9">
      <w:pPr>
        <w:pStyle w:val="Codigo"/>
        <w:rPr>
          <w:lang w:val="en-US"/>
        </w:rPr>
      </w:pPr>
      <w:r w:rsidRPr="007B7D05">
        <w:rPr>
          <w:lang w:val="en-US"/>
        </w:rPr>
        <w:t xml:space="preserve">    </w:t>
      </w:r>
      <w:r w:rsidRPr="002C5510">
        <w:rPr>
          <w:lang w:val="en-US"/>
        </w:rPr>
        <w:t>Else</w:t>
      </w:r>
    </w:p>
    <w:p w14:paraId="6FF016E6" w14:textId="77777777" w:rsidR="00CE30A6" w:rsidRPr="00D10C8C" w:rsidRDefault="00CE30A6" w:rsidP="00E37AB9">
      <w:pPr>
        <w:pStyle w:val="Codigo"/>
      </w:pPr>
      <w:r w:rsidRPr="002C5510">
        <w:rPr>
          <w:lang w:val="en-US"/>
        </w:rPr>
        <w:t xml:space="preserve">        </w:t>
      </w:r>
      <w:r w:rsidRPr="00D10C8C">
        <w:t>' Retornar cadena vacía si no hay coincidencias</w:t>
      </w:r>
    </w:p>
    <w:p w14:paraId="68AB68DE" w14:textId="77777777" w:rsidR="00CE30A6" w:rsidRPr="007B7D05" w:rsidRDefault="00CE30A6" w:rsidP="00E37AB9">
      <w:pPr>
        <w:pStyle w:val="Codigo"/>
        <w:rPr>
          <w:lang w:val="en-US"/>
        </w:rPr>
      </w:pPr>
      <w:r w:rsidRPr="00D10C8C">
        <w:t xml:space="preserve">        </w:t>
      </w:r>
      <w:r w:rsidRPr="007B7D05">
        <w:rPr>
          <w:lang w:val="en-US"/>
        </w:rPr>
        <w:t>ExtractJsonValue = ""</w:t>
      </w:r>
    </w:p>
    <w:p w14:paraId="12E2FB78" w14:textId="77777777" w:rsidR="00CE30A6" w:rsidRPr="007B7D05" w:rsidRDefault="00CE30A6" w:rsidP="00E37AB9">
      <w:pPr>
        <w:pStyle w:val="Codigo"/>
        <w:rPr>
          <w:lang w:val="en-US"/>
        </w:rPr>
      </w:pPr>
      <w:r w:rsidRPr="007B7D05">
        <w:rPr>
          <w:lang w:val="en-US"/>
        </w:rPr>
        <w:t xml:space="preserve">        If Err.Number &lt;&gt; 0 Then</w:t>
      </w:r>
    </w:p>
    <w:p w14:paraId="28D5F6DF" w14:textId="77777777" w:rsidR="00CE30A6" w:rsidRPr="007B7D05" w:rsidRDefault="00CE30A6" w:rsidP="00E37AB9">
      <w:pPr>
        <w:pStyle w:val="Codigo"/>
        <w:rPr>
          <w:lang w:val="en-US"/>
        </w:rPr>
      </w:pPr>
      <w:r w:rsidRPr="007B7D05">
        <w:rPr>
          <w:lang w:val="en-US"/>
        </w:rPr>
        <w:t xml:space="preserve">            errMsg = "Error en ExtractJsonValue: " &amp; Err.Description</w:t>
      </w:r>
    </w:p>
    <w:p w14:paraId="336C9F68" w14:textId="77777777" w:rsidR="00CE30A6" w:rsidRPr="007B7D05" w:rsidRDefault="00CE30A6" w:rsidP="00E37AB9">
      <w:pPr>
        <w:pStyle w:val="Codigo"/>
        <w:rPr>
          <w:lang w:val="en-US"/>
        </w:rPr>
      </w:pPr>
      <w:r w:rsidRPr="007B7D05">
        <w:rPr>
          <w:lang w:val="en-US"/>
        </w:rPr>
        <w:t xml:space="preserve">        End If</w:t>
      </w:r>
    </w:p>
    <w:p w14:paraId="692C1CD0" w14:textId="77777777" w:rsidR="00CE30A6" w:rsidRPr="007B7D05" w:rsidRDefault="00CE30A6" w:rsidP="00E37AB9">
      <w:pPr>
        <w:pStyle w:val="Codigo"/>
        <w:rPr>
          <w:lang w:val="en-US"/>
        </w:rPr>
      </w:pPr>
      <w:r w:rsidRPr="007B7D05">
        <w:rPr>
          <w:lang w:val="en-US"/>
        </w:rPr>
        <w:t xml:space="preserve">    End If</w:t>
      </w:r>
    </w:p>
    <w:p w14:paraId="5C5A5511" w14:textId="77777777" w:rsidR="00CE30A6" w:rsidRPr="007B7D05" w:rsidRDefault="00CE30A6" w:rsidP="00E37AB9">
      <w:pPr>
        <w:pStyle w:val="Codigo"/>
        <w:rPr>
          <w:lang w:val="en-US"/>
        </w:rPr>
      </w:pPr>
    </w:p>
    <w:p w14:paraId="107E5089" w14:textId="77777777" w:rsidR="00CE30A6" w:rsidRPr="007B7D05" w:rsidRDefault="00CE30A6" w:rsidP="00E37AB9">
      <w:pPr>
        <w:pStyle w:val="Codigo"/>
        <w:rPr>
          <w:lang w:val="en-US"/>
        </w:rPr>
      </w:pPr>
      <w:r w:rsidRPr="007B7D05">
        <w:rPr>
          <w:lang w:val="en-US"/>
        </w:rPr>
        <w:t xml:space="preserve">    On Error GoTo 0</w:t>
      </w:r>
    </w:p>
    <w:p w14:paraId="58E445B3" w14:textId="77777777" w:rsidR="00CE30A6" w:rsidRPr="00D10C8C" w:rsidRDefault="00CE30A6" w:rsidP="00E37AB9">
      <w:pPr>
        <w:pStyle w:val="Codigo"/>
      </w:pPr>
      <w:r w:rsidRPr="00D10C8C">
        <w:t>End Function</w:t>
      </w:r>
    </w:p>
    <w:p w14:paraId="4852CB21" w14:textId="77777777" w:rsidR="00CE30A6" w:rsidRPr="00D10C8C" w:rsidRDefault="00CE30A6" w:rsidP="00E37AB9">
      <w:pPr>
        <w:pStyle w:val="Codigo"/>
      </w:pPr>
    </w:p>
    <w:p w14:paraId="2B47886E" w14:textId="77777777" w:rsidR="00CE30A6" w:rsidRPr="00D10C8C" w:rsidRDefault="00CE30A6" w:rsidP="00E37AB9">
      <w:pPr>
        <w:pStyle w:val="Codigo"/>
      </w:pPr>
      <w:r w:rsidRPr="00D10C8C">
        <w:t>' --- Subrutina para construir las variables CSV ---</w:t>
      </w:r>
    </w:p>
    <w:p w14:paraId="7249BCD3" w14:textId="77777777" w:rsidR="00CE30A6" w:rsidRPr="00D10C8C" w:rsidRDefault="00CE30A6" w:rsidP="00E37AB9">
      <w:pPr>
        <w:pStyle w:val="Codigo"/>
      </w:pPr>
      <w:r w:rsidRPr="00D10C8C">
        <w:t>Sub BuildCSVFromJson(jsonStr, ByRef DocaiFieldNameCSV, ByRef DocaiFieldValueCSV)</w:t>
      </w:r>
    </w:p>
    <w:p w14:paraId="11DDD4D4" w14:textId="77777777" w:rsidR="00CE30A6" w:rsidRPr="007B7D05" w:rsidRDefault="00CE30A6" w:rsidP="00E37AB9">
      <w:pPr>
        <w:pStyle w:val="Codigo"/>
        <w:rPr>
          <w:lang w:val="en-US"/>
        </w:rPr>
      </w:pPr>
      <w:r w:rsidRPr="00D10C8C">
        <w:t xml:space="preserve">    </w:t>
      </w:r>
      <w:r w:rsidRPr="007B7D05">
        <w:rPr>
          <w:lang w:val="en-US"/>
        </w:rPr>
        <w:t>Dim regex, matches, match, i</w:t>
      </w:r>
    </w:p>
    <w:p w14:paraId="063A8B55" w14:textId="77777777" w:rsidR="00CE30A6" w:rsidRPr="007B7D05" w:rsidRDefault="00CE30A6" w:rsidP="00E37AB9">
      <w:pPr>
        <w:pStyle w:val="Codigo"/>
        <w:rPr>
          <w:lang w:val="en-US"/>
        </w:rPr>
      </w:pPr>
      <w:r w:rsidRPr="007B7D05">
        <w:rPr>
          <w:lang w:val="en-US"/>
        </w:rPr>
        <w:t xml:space="preserve">    Dim key, value</w:t>
      </w:r>
    </w:p>
    <w:p w14:paraId="0EFFE5D8" w14:textId="77777777" w:rsidR="00CE30A6" w:rsidRPr="007B7D05" w:rsidRDefault="00CE30A6" w:rsidP="00E37AB9">
      <w:pPr>
        <w:pStyle w:val="Codigo"/>
        <w:rPr>
          <w:lang w:val="en-US"/>
        </w:rPr>
      </w:pPr>
      <w:r w:rsidRPr="007B7D05">
        <w:rPr>
          <w:lang w:val="en-US"/>
        </w:rPr>
        <w:t xml:space="preserve">    On Error Resume Next</w:t>
      </w:r>
    </w:p>
    <w:p w14:paraId="0A213829" w14:textId="77777777" w:rsidR="00CE30A6" w:rsidRPr="007B7D05" w:rsidRDefault="00CE30A6" w:rsidP="00E37AB9">
      <w:pPr>
        <w:pStyle w:val="Codigo"/>
        <w:rPr>
          <w:lang w:val="en-US"/>
        </w:rPr>
      </w:pPr>
      <w:r w:rsidRPr="007B7D05">
        <w:rPr>
          <w:lang w:val="en-US"/>
        </w:rPr>
        <w:t xml:space="preserve">    Set regex = New RegExp</w:t>
      </w:r>
    </w:p>
    <w:p w14:paraId="37742236" w14:textId="77777777" w:rsidR="00CE30A6" w:rsidRPr="007B7D05" w:rsidRDefault="00CE30A6" w:rsidP="00E37AB9">
      <w:pPr>
        <w:pStyle w:val="Codigo"/>
        <w:rPr>
          <w:lang w:val="en-US"/>
        </w:rPr>
      </w:pPr>
      <w:r w:rsidRPr="007B7D05">
        <w:rPr>
          <w:lang w:val="en-US"/>
        </w:rPr>
        <w:t xml:space="preserve">    regex.Pattern = """(.*?)""\s*:\s*""(.*?)"""</w:t>
      </w:r>
    </w:p>
    <w:p w14:paraId="7D51369F" w14:textId="77777777" w:rsidR="00CE30A6" w:rsidRPr="007B7D05" w:rsidRDefault="00CE30A6" w:rsidP="00E37AB9">
      <w:pPr>
        <w:pStyle w:val="Codigo"/>
        <w:rPr>
          <w:lang w:val="en-US"/>
        </w:rPr>
      </w:pPr>
      <w:r w:rsidRPr="007B7D05">
        <w:rPr>
          <w:lang w:val="en-US"/>
        </w:rPr>
        <w:t xml:space="preserve">    regex.Global = True</w:t>
      </w:r>
    </w:p>
    <w:p w14:paraId="2FA97D21" w14:textId="77777777" w:rsidR="00CE30A6" w:rsidRPr="00D10C8C" w:rsidRDefault="00CE30A6" w:rsidP="00E37AB9">
      <w:pPr>
        <w:pStyle w:val="Codigo"/>
      </w:pPr>
      <w:r w:rsidRPr="007B7D05">
        <w:rPr>
          <w:lang w:val="en-US"/>
        </w:rPr>
        <w:t xml:space="preserve">    </w:t>
      </w:r>
      <w:r w:rsidRPr="00D10C8C">
        <w:t>regex.IgnoreCase = True</w:t>
      </w:r>
    </w:p>
    <w:p w14:paraId="14322F23" w14:textId="77777777" w:rsidR="00CE30A6" w:rsidRPr="00D10C8C" w:rsidRDefault="00CE30A6" w:rsidP="00E37AB9">
      <w:pPr>
        <w:pStyle w:val="Codigo"/>
      </w:pPr>
    </w:p>
    <w:p w14:paraId="64470484" w14:textId="77777777" w:rsidR="00CE30A6" w:rsidRPr="00D10C8C" w:rsidRDefault="00CE30A6" w:rsidP="00E37AB9">
      <w:pPr>
        <w:pStyle w:val="Codigo"/>
      </w:pPr>
      <w:r w:rsidRPr="00D10C8C">
        <w:t xml:space="preserve">    ' Buscar todas las coincidencias en el JSON</w:t>
      </w:r>
    </w:p>
    <w:p w14:paraId="13851BA4" w14:textId="77777777" w:rsidR="00CE30A6" w:rsidRPr="007B7D05" w:rsidRDefault="00CE30A6" w:rsidP="00E37AB9">
      <w:pPr>
        <w:pStyle w:val="Codigo"/>
        <w:rPr>
          <w:lang w:val="en-US"/>
        </w:rPr>
      </w:pPr>
      <w:r w:rsidRPr="00D10C8C">
        <w:t xml:space="preserve">    </w:t>
      </w:r>
      <w:r w:rsidRPr="007B7D05">
        <w:rPr>
          <w:lang w:val="en-US"/>
        </w:rPr>
        <w:t>Set matches = regex.Execute(jsonStr)</w:t>
      </w:r>
    </w:p>
    <w:p w14:paraId="74821454" w14:textId="77777777" w:rsidR="00CE30A6" w:rsidRPr="00D10C8C" w:rsidRDefault="00CE30A6" w:rsidP="00E37AB9">
      <w:pPr>
        <w:pStyle w:val="Codigo"/>
      </w:pPr>
      <w:r w:rsidRPr="007B7D05">
        <w:rPr>
          <w:lang w:val="en-US"/>
        </w:rPr>
        <w:t xml:space="preserve">    </w:t>
      </w:r>
      <w:r w:rsidRPr="00D10C8C">
        <w:t>If Err.Number &lt;&gt; 0 Then</w:t>
      </w:r>
    </w:p>
    <w:p w14:paraId="3D52CBBC" w14:textId="77777777" w:rsidR="00CE30A6" w:rsidRPr="00D10C8C" w:rsidRDefault="00CE30A6" w:rsidP="00E37AB9">
      <w:pPr>
        <w:pStyle w:val="Codigo"/>
      </w:pPr>
      <w:r w:rsidRPr="00D10C8C">
        <w:t xml:space="preserve">        errMsg = "Error al analizar el JSON: " &amp; Err.Description</w:t>
      </w:r>
    </w:p>
    <w:p w14:paraId="2C5EB075" w14:textId="77777777" w:rsidR="00CE30A6" w:rsidRPr="007B7D05" w:rsidRDefault="00CE30A6" w:rsidP="00E37AB9">
      <w:pPr>
        <w:pStyle w:val="Codigo"/>
        <w:rPr>
          <w:lang w:val="en-US"/>
        </w:rPr>
      </w:pPr>
      <w:r w:rsidRPr="00D10C8C">
        <w:t xml:space="preserve">        </w:t>
      </w:r>
      <w:r w:rsidRPr="007B7D05">
        <w:rPr>
          <w:lang w:val="en-US"/>
        </w:rPr>
        <w:t>Exit Sub</w:t>
      </w:r>
    </w:p>
    <w:p w14:paraId="47A44515" w14:textId="77777777" w:rsidR="00CE30A6" w:rsidRPr="007B7D05" w:rsidRDefault="00CE30A6" w:rsidP="00E37AB9">
      <w:pPr>
        <w:pStyle w:val="Codigo"/>
        <w:rPr>
          <w:lang w:val="en-US"/>
        </w:rPr>
      </w:pPr>
      <w:r w:rsidRPr="007B7D05">
        <w:rPr>
          <w:lang w:val="en-US"/>
        </w:rPr>
        <w:t xml:space="preserve">    End If</w:t>
      </w:r>
    </w:p>
    <w:p w14:paraId="03FB0289" w14:textId="77777777" w:rsidR="00CE30A6" w:rsidRPr="007B7D05" w:rsidRDefault="00CE30A6" w:rsidP="00E37AB9">
      <w:pPr>
        <w:pStyle w:val="Codigo"/>
        <w:rPr>
          <w:lang w:val="en-US"/>
        </w:rPr>
      </w:pPr>
    </w:p>
    <w:p w14:paraId="4F9CF552" w14:textId="77777777" w:rsidR="00CE30A6" w:rsidRPr="007B7D05" w:rsidRDefault="00CE30A6" w:rsidP="00E37AB9">
      <w:pPr>
        <w:pStyle w:val="Codigo"/>
        <w:rPr>
          <w:lang w:val="en-US"/>
        </w:rPr>
      </w:pPr>
      <w:r w:rsidRPr="007B7D05">
        <w:rPr>
          <w:lang w:val="en-US"/>
        </w:rPr>
        <w:t xml:space="preserve">    ' Inicializar las variables CSV</w:t>
      </w:r>
    </w:p>
    <w:p w14:paraId="537C236E" w14:textId="77777777" w:rsidR="00CE30A6" w:rsidRPr="007B7D05" w:rsidRDefault="00CE30A6" w:rsidP="00E37AB9">
      <w:pPr>
        <w:pStyle w:val="Codigo"/>
        <w:rPr>
          <w:lang w:val="en-US"/>
        </w:rPr>
      </w:pPr>
      <w:r w:rsidRPr="007B7D05">
        <w:rPr>
          <w:lang w:val="en-US"/>
        </w:rPr>
        <w:t xml:space="preserve">    DocaiFieldNameCSV = ""</w:t>
      </w:r>
    </w:p>
    <w:p w14:paraId="5C68083A" w14:textId="77777777" w:rsidR="00CE30A6" w:rsidRPr="00D10C8C" w:rsidRDefault="00CE30A6" w:rsidP="00E37AB9">
      <w:pPr>
        <w:pStyle w:val="Codigo"/>
      </w:pPr>
      <w:r w:rsidRPr="007B7D05">
        <w:rPr>
          <w:lang w:val="en-US"/>
        </w:rPr>
        <w:t xml:space="preserve">    </w:t>
      </w:r>
      <w:r w:rsidRPr="00D10C8C">
        <w:t>DocaiFieldValueCSV = ""</w:t>
      </w:r>
    </w:p>
    <w:p w14:paraId="1E108E09" w14:textId="77777777" w:rsidR="00CE30A6" w:rsidRPr="00D10C8C" w:rsidRDefault="00CE30A6" w:rsidP="00E37AB9">
      <w:pPr>
        <w:pStyle w:val="Codigo"/>
      </w:pPr>
    </w:p>
    <w:p w14:paraId="7C25B77F" w14:textId="77777777" w:rsidR="00CE30A6" w:rsidRPr="00D10C8C" w:rsidRDefault="00CE30A6" w:rsidP="00E37AB9">
      <w:pPr>
        <w:pStyle w:val="Codigo"/>
      </w:pPr>
      <w:r w:rsidRPr="00D10C8C">
        <w:t xml:space="preserve">    ' Recorrer las coincidencias y construir los CSV</w:t>
      </w:r>
    </w:p>
    <w:p w14:paraId="4DFD873C" w14:textId="77777777" w:rsidR="00CE30A6" w:rsidRPr="007B7D05" w:rsidRDefault="00CE30A6" w:rsidP="00E37AB9">
      <w:pPr>
        <w:pStyle w:val="Codigo"/>
        <w:rPr>
          <w:lang w:val="en-US"/>
        </w:rPr>
      </w:pPr>
      <w:r w:rsidRPr="00D10C8C">
        <w:lastRenderedPageBreak/>
        <w:t xml:space="preserve">    </w:t>
      </w:r>
      <w:r w:rsidRPr="007B7D05">
        <w:rPr>
          <w:lang w:val="en-US"/>
        </w:rPr>
        <w:t>For i = 0 To matches.Count - 1</w:t>
      </w:r>
    </w:p>
    <w:p w14:paraId="1239EBA1" w14:textId="77777777" w:rsidR="00CE30A6" w:rsidRPr="007B7D05" w:rsidRDefault="00CE30A6" w:rsidP="00E37AB9">
      <w:pPr>
        <w:pStyle w:val="Codigo"/>
        <w:rPr>
          <w:lang w:val="en-US"/>
        </w:rPr>
      </w:pPr>
      <w:r w:rsidRPr="007B7D05">
        <w:rPr>
          <w:lang w:val="en-US"/>
        </w:rPr>
        <w:t xml:space="preserve">        Set match = matches(i)</w:t>
      </w:r>
    </w:p>
    <w:p w14:paraId="5311495E" w14:textId="77777777" w:rsidR="00CE30A6" w:rsidRPr="007B7D05" w:rsidRDefault="00CE30A6" w:rsidP="00E37AB9">
      <w:pPr>
        <w:pStyle w:val="Codigo"/>
        <w:rPr>
          <w:lang w:val="en-US"/>
        </w:rPr>
      </w:pPr>
      <w:r w:rsidRPr="007B7D05">
        <w:rPr>
          <w:lang w:val="en-US"/>
        </w:rPr>
        <w:t xml:space="preserve">        key = match.SubMatches(0) ' La clave</w:t>
      </w:r>
    </w:p>
    <w:p w14:paraId="593878BC" w14:textId="77777777" w:rsidR="00CE30A6" w:rsidRPr="007B7D05" w:rsidRDefault="00CE30A6" w:rsidP="00E37AB9">
      <w:pPr>
        <w:pStyle w:val="Codigo"/>
        <w:rPr>
          <w:lang w:val="en-US"/>
        </w:rPr>
      </w:pPr>
      <w:r w:rsidRPr="007B7D05">
        <w:rPr>
          <w:lang w:val="en-US"/>
        </w:rPr>
        <w:t xml:space="preserve">        value = match.SubMatches(1) ' El valor</w:t>
      </w:r>
    </w:p>
    <w:p w14:paraId="667C991D" w14:textId="77777777" w:rsidR="00CE30A6" w:rsidRPr="007B7D05" w:rsidRDefault="00CE30A6" w:rsidP="00E37AB9">
      <w:pPr>
        <w:pStyle w:val="Codigo"/>
        <w:rPr>
          <w:lang w:val="en-US"/>
        </w:rPr>
      </w:pPr>
    </w:p>
    <w:p w14:paraId="550ADF0D" w14:textId="77777777" w:rsidR="00CE30A6" w:rsidRPr="007B7D05" w:rsidRDefault="00CE30A6" w:rsidP="00E37AB9">
      <w:pPr>
        <w:pStyle w:val="Codigo"/>
        <w:rPr>
          <w:lang w:val="en-US"/>
        </w:rPr>
      </w:pPr>
      <w:r w:rsidRPr="007B7D05">
        <w:rPr>
          <w:lang w:val="en-US"/>
        </w:rPr>
        <w:t xml:space="preserve">        If i &gt; 0 Then</w:t>
      </w:r>
    </w:p>
    <w:p w14:paraId="1D1BD6AF" w14:textId="77777777" w:rsidR="00CE30A6" w:rsidRPr="007B7D05" w:rsidRDefault="00CE30A6" w:rsidP="00E37AB9">
      <w:pPr>
        <w:pStyle w:val="Codigo"/>
        <w:rPr>
          <w:lang w:val="en-US"/>
        </w:rPr>
      </w:pPr>
      <w:r w:rsidRPr="007B7D05">
        <w:rPr>
          <w:lang w:val="en-US"/>
        </w:rPr>
        <w:t xml:space="preserve">            DocaiFieldNameCSV = DocaiFieldNameCSV &amp; ";"</w:t>
      </w:r>
    </w:p>
    <w:p w14:paraId="5007ACB3" w14:textId="77777777" w:rsidR="00CE30A6" w:rsidRPr="007B7D05" w:rsidRDefault="00CE30A6" w:rsidP="00E37AB9">
      <w:pPr>
        <w:pStyle w:val="Codigo"/>
        <w:rPr>
          <w:lang w:val="en-US"/>
        </w:rPr>
      </w:pPr>
      <w:r w:rsidRPr="007B7D05">
        <w:rPr>
          <w:lang w:val="en-US"/>
        </w:rPr>
        <w:t xml:space="preserve">            DocaiFieldValueCSV = DocaiFieldValueCSV &amp; ";"</w:t>
      </w:r>
    </w:p>
    <w:p w14:paraId="5179208C" w14:textId="77777777" w:rsidR="00CE30A6" w:rsidRPr="007B7D05" w:rsidRDefault="00CE30A6" w:rsidP="00E37AB9">
      <w:pPr>
        <w:pStyle w:val="Codigo"/>
        <w:rPr>
          <w:lang w:val="en-US"/>
        </w:rPr>
      </w:pPr>
      <w:r w:rsidRPr="007B7D05">
        <w:rPr>
          <w:lang w:val="en-US"/>
        </w:rPr>
        <w:t xml:space="preserve">        End If</w:t>
      </w:r>
    </w:p>
    <w:p w14:paraId="2EE28CAD" w14:textId="77777777" w:rsidR="00CE30A6" w:rsidRPr="007B7D05" w:rsidRDefault="00CE30A6" w:rsidP="00E37AB9">
      <w:pPr>
        <w:pStyle w:val="Codigo"/>
        <w:rPr>
          <w:lang w:val="en-US"/>
        </w:rPr>
      </w:pPr>
      <w:r w:rsidRPr="007B7D05">
        <w:rPr>
          <w:lang w:val="en-US"/>
        </w:rPr>
        <w:t xml:space="preserve">        DocaiFieldNameCSV = DocaiFieldNameCSV &amp; key</w:t>
      </w:r>
    </w:p>
    <w:p w14:paraId="443B9F51" w14:textId="77777777" w:rsidR="00CE30A6" w:rsidRPr="007B7D05" w:rsidRDefault="00CE30A6" w:rsidP="00E37AB9">
      <w:pPr>
        <w:pStyle w:val="Codigo"/>
        <w:rPr>
          <w:lang w:val="en-US"/>
        </w:rPr>
      </w:pPr>
      <w:r w:rsidRPr="007B7D05">
        <w:rPr>
          <w:lang w:val="en-US"/>
        </w:rPr>
        <w:t xml:space="preserve">        DocaiFieldValueCSV = DocaiFieldValueCSV &amp; value</w:t>
      </w:r>
    </w:p>
    <w:p w14:paraId="3E5BB16E" w14:textId="77777777" w:rsidR="00CE30A6" w:rsidRPr="00D10C8C" w:rsidRDefault="00CE30A6" w:rsidP="00E37AB9">
      <w:pPr>
        <w:pStyle w:val="Codigo"/>
      </w:pPr>
      <w:r w:rsidRPr="007B7D05">
        <w:rPr>
          <w:lang w:val="en-US"/>
        </w:rPr>
        <w:t xml:space="preserve">    </w:t>
      </w:r>
      <w:r w:rsidRPr="00D10C8C">
        <w:t>Next</w:t>
      </w:r>
    </w:p>
    <w:p w14:paraId="5EB29BFB" w14:textId="77777777" w:rsidR="00CE30A6" w:rsidRPr="00D10C8C" w:rsidRDefault="00CE30A6" w:rsidP="00E37AB9">
      <w:pPr>
        <w:pStyle w:val="Codigo"/>
      </w:pPr>
    </w:p>
    <w:p w14:paraId="0516CFEB" w14:textId="77777777" w:rsidR="00CE30A6" w:rsidRPr="00D10C8C" w:rsidRDefault="00CE30A6" w:rsidP="00E37AB9">
      <w:pPr>
        <w:pStyle w:val="Codigo"/>
      </w:pPr>
      <w:r w:rsidRPr="00D10C8C">
        <w:t xml:space="preserve">    If Err.Number &lt;&gt; 0 Then</w:t>
      </w:r>
    </w:p>
    <w:p w14:paraId="573314C8" w14:textId="77777777" w:rsidR="00CE30A6" w:rsidRPr="00D10C8C" w:rsidRDefault="00CE30A6" w:rsidP="00E37AB9">
      <w:pPr>
        <w:pStyle w:val="Codigo"/>
      </w:pPr>
      <w:r w:rsidRPr="00D10C8C">
        <w:t xml:space="preserve">        errMsg = "Error durante la construcción del CSV: " &amp; Err.Description</w:t>
      </w:r>
    </w:p>
    <w:p w14:paraId="5DB10F27" w14:textId="77777777" w:rsidR="00CE30A6" w:rsidRPr="007B7D05" w:rsidRDefault="00CE30A6" w:rsidP="00E37AB9">
      <w:pPr>
        <w:pStyle w:val="Codigo"/>
        <w:rPr>
          <w:lang w:val="en-US"/>
        </w:rPr>
      </w:pPr>
      <w:r w:rsidRPr="00D10C8C">
        <w:t xml:space="preserve">    </w:t>
      </w:r>
      <w:r w:rsidRPr="007B7D05">
        <w:rPr>
          <w:lang w:val="en-US"/>
        </w:rPr>
        <w:t>End If</w:t>
      </w:r>
    </w:p>
    <w:p w14:paraId="6C9F247B" w14:textId="77777777" w:rsidR="00CE30A6" w:rsidRPr="007B7D05" w:rsidRDefault="00CE30A6" w:rsidP="00E37AB9">
      <w:pPr>
        <w:pStyle w:val="Codigo"/>
        <w:rPr>
          <w:lang w:val="en-US"/>
        </w:rPr>
      </w:pPr>
      <w:r w:rsidRPr="007B7D05">
        <w:rPr>
          <w:lang w:val="en-US"/>
        </w:rPr>
        <w:t xml:space="preserve">    On Error GoTo 0</w:t>
      </w:r>
    </w:p>
    <w:p w14:paraId="3047704E" w14:textId="77777777" w:rsidR="00CE30A6" w:rsidRPr="00D10C8C" w:rsidRDefault="00CE30A6" w:rsidP="00E37AB9">
      <w:pPr>
        <w:pStyle w:val="Codigo"/>
      </w:pPr>
      <w:r w:rsidRPr="00D10C8C">
        <w:t>End Sub</w:t>
      </w:r>
    </w:p>
    <w:p w14:paraId="3FAC3049" w14:textId="77777777" w:rsidR="00CE30A6" w:rsidRPr="00D10C8C" w:rsidRDefault="00CE30A6" w:rsidP="00CE30A6">
      <w:pPr>
        <w:pStyle w:val="Titulo4"/>
      </w:pPr>
      <w:r w:rsidRPr="00D10C8C">
        <w:t>Uso</w:t>
      </w:r>
    </w:p>
    <w:p w14:paraId="4BC53317" w14:textId="77777777" w:rsidR="00CE30A6" w:rsidRPr="00D10C8C" w:rsidRDefault="00CE30A6" w:rsidP="00CE30A6">
      <w:r w:rsidRPr="00D10C8C">
        <w:t>Este script se invoca en procesos que requieren interacciones con DOCAI, facilitando la automatización del análisis documental mediante extracción de datos y generación de estructuras compatibles con CSV.</w:t>
      </w:r>
    </w:p>
    <w:p w14:paraId="6745D9A3" w14:textId="4196E521" w:rsidR="00CE30A6" w:rsidRPr="00D10C8C" w:rsidRDefault="00CE30A6" w:rsidP="00CE30A6">
      <w:pPr>
        <w:pStyle w:val="Titulo4"/>
      </w:pPr>
    </w:p>
    <w:p w14:paraId="7DBB2BB6" w14:textId="77777777" w:rsidR="00CE30A6" w:rsidRPr="00D10C8C" w:rsidRDefault="00CE30A6" w:rsidP="00CE30A6">
      <w:pPr>
        <w:pStyle w:val="Ttulo2"/>
      </w:pPr>
      <w:bookmarkStart w:id="119" w:name="_Toc193887394"/>
      <w:r w:rsidRPr="00D10C8C">
        <w:t>Conclusión</w:t>
      </w:r>
      <w:bookmarkEnd w:id="119"/>
    </w:p>
    <w:p w14:paraId="1088DBBB" w14:textId="77777777" w:rsidR="00CE30A6" w:rsidRPr="00D10C8C" w:rsidRDefault="00CE30A6" w:rsidP="00CE30A6">
      <w:r w:rsidRPr="00D10C8C">
        <w:t>La implementación de estos scripts comunes en el servidor Therefore proporciona una base funcional estandarizada y reutilizable. Esto reduce la redundancia y mejora la consistencia y el mantenimiento del sistema. Estos scripts están diseñados para ser robustos y fácilmente adaptables a nuevas necesidades o cambios en los procesos.</w:t>
      </w:r>
    </w:p>
    <w:p w14:paraId="55D176D2" w14:textId="77777777" w:rsidR="00E37AB9" w:rsidRPr="00D10C8C" w:rsidRDefault="00E37AB9">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4F7BAEC4" w14:textId="680897B0" w:rsidR="00314136" w:rsidRPr="00D10C8C" w:rsidRDefault="00314136" w:rsidP="00314136">
      <w:pPr>
        <w:pStyle w:val="Ttulo1"/>
        <w:jc w:val="left"/>
      </w:pPr>
      <w:bookmarkStart w:id="120" w:name="_Toc193887395"/>
      <w:r w:rsidRPr="00D10C8C">
        <w:lastRenderedPageBreak/>
        <w:t xml:space="preserve">Anexo </w:t>
      </w:r>
      <w:r w:rsidR="00CE30A6" w:rsidRPr="00D10C8C">
        <w:t>6</w:t>
      </w:r>
      <w:r w:rsidR="005174BA">
        <w:t xml:space="preserve"> </w:t>
      </w:r>
      <w:r w:rsidR="00BD2578" w:rsidRPr="00D10C8C">
        <w:t>S</w:t>
      </w:r>
      <w:r w:rsidRPr="00D10C8C">
        <w:t>cript</w:t>
      </w:r>
      <w:r w:rsidR="004B39D8" w:rsidRPr="00D10C8C">
        <w:t xml:space="preserve">ing </w:t>
      </w:r>
      <w:r w:rsidR="00E875F4" w:rsidRPr="00D10C8C">
        <w:t>wf</w:t>
      </w:r>
      <w:r w:rsidR="0064795F" w:rsidRPr="00D10C8C">
        <w:t xml:space="preserve"> – </w:t>
      </w:r>
      <w:r w:rsidR="00BD2578" w:rsidRPr="00D10C8C">
        <w:t>d</w:t>
      </w:r>
      <w:r w:rsidR="0064795F" w:rsidRPr="00D10C8C">
        <w:t>ispatching room</w:t>
      </w:r>
      <w:bookmarkEnd w:id="120"/>
    </w:p>
    <w:p w14:paraId="440E3B56" w14:textId="5BE16689" w:rsidR="00B57171" w:rsidRPr="00D10C8C" w:rsidRDefault="00E875F4" w:rsidP="00BF573D">
      <w:r w:rsidRPr="00D10C8C">
        <w:t>E</w:t>
      </w:r>
      <w:r w:rsidR="00D44052" w:rsidRPr="00D10C8C">
        <w:t xml:space="preserve">n este anexo se detallan los desarrollos incluidos en </w:t>
      </w:r>
      <w:r w:rsidR="004A01BF" w:rsidRPr="00D10C8C">
        <w:t xml:space="preserve">las tareas </w:t>
      </w:r>
      <w:r w:rsidR="00BF573D" w:rsidRPr="00D10C8C">
        <w:t>del flujo</w:t>
      </w:r>
      <w:r w:rsidR="004A01BF" w:rsidRPr="00D10C8C">
        <w:t xml:space="preserve"> de trabajo</w:t>
      </w:r>
      <w:r w:rsidR="00BD2578" w:rsidRPr="00D10C8C">
        <w:t xml:space="preserve"> destinado a la </w:t>
      </w:r>
      <w:r w:rsidR="00BF573D" w:rsidRPr="00D10C8C">
        <w:t>clasificación</w:t>
      </w:r>
      <w:r w:rsidR="00BD2578" w:rsidRPr="00D10C8C">
        <w:t xml:space="preserve"> y </w:t>
      </w:r>
      <w:r w:rsidR="00D76FE0" w:rsidRPr="00D10C8C">
        <w:t>reparto</w:t>
      </w:r>
      <w:r w:rsidR="00BD2578" w:rsidRPr="00D10C8C">
        <w:t xml:space="preserve"> de las notificaciones</w:t>
      </w:r>
      <w:r w:rsidR="00D76FE0" w:rsidRPr="00D10C8C">
        <w:t xml:space="preserve"> y </w:t>
      </w:r>
      <w:r w:rsidR="004A01BF" w:rsidRPr="00D10C8C">
        <w:t xml:space="preserve">que </w:t>
      </w:r>
      <w:r w:rsidR="00235B21" w:rsidRPr="00D10C8C">
        <w:t>forman parte d</w:t>
      </w:r>
      <w:r w:rsidR="00D44052" w:rsidRPr="00D10C8C">
        <w:t>el proyecto Therefore™</w:t>
      </w:r>
      <w:r w:rsidR="00235B21" w:rsidRPr="00D10C8C">
        <w:t>.</w:t>
      </w:r>
    </w:p>
    <w:p w14:paraId="5AC494A4" w14:textId="77777777" w:rsidR="00E875F4" w:rsidRPr="00D10C8C" w:rsidRDefault="00E875F4" w:rsidP="004669C8">
      <w:pPr>
        <w:pStyle w:val="Ttulo2"/>
      </w:pPr>
    </w:p>
    <w:p w14:paraId="108017DF" w14:textId="125E644B" w:rsidR="004669C8" w:rsidRPr="00D10C8C" w:rsidRDefault="00D76FE0" w:rsidP="004669C8">
      <w:pPr>
        <w:pStyle w:val="Ttulo2"/>
      </w:pPr>
      <w:bookmarkStart w:id="121" w:name="_Toc193887396"/>
      <w:r w:rsidRPr="00D10C8C">
        <w:t>Tarea</w:t>
      </w:r>
      <w:r w:rsidR="00235B21" w:rsidRPr="00D10C8C">
        <w:t xml:space="preserve"> - </w:t>
      </w:r>
      <w:r w:rsidR="004669C8" w:rsidRPr="00D10C8C">
        <w:t>Repartidor Zonas por Tipo</w:t>
      </w:r>
      <w:bookmarkEnd w:id="121"/>
    </w:p>
    <w:p w14:paraId="38C03613" w14:textId="77777777" w:rsidR="00FF1538" w:rsidRPr="00D10C8C" w:rsidRDefault="00FF1538" w:rsidP="004669C8">
      <w:pPr>
        <w:rPr>
          <w:lang w:eastAsia="es-ES"/>
        </w:rPr>
      </w:pPr>
      <w:r w:rsidRPr="00D10C8C">
        <w:rPr>
          <w:lang w:eastAsia="es-ES"/>
        </w:rPr>
        <w:t>Este documento explica detalladamente el código VBS proporcionado. Cada parte del código se documenta completamente, incluyendo todo el código que compone dicha parte sin omisiones ni resúmenes.</w:t>
      </w:r>
    </w:p>
    <w:p w14:paraId="40E73CBC" w14:textId="1D4470DA"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0211DD3B" w14:textId="402AC367" w:rsidR="00FF1538" w:rsidRPr="00D10C8C" w:rsidRDefault="00FF1538" w:rsidP="004669C8">
      <w:pPr>
        <w:pStyle w:val="Titulo3"/>
        <w:rPr>
          <w:rFonts w:eastAsia="Times New Roman"/>
          <w:lang w:eastAsia="es-ES"/>
        </w:rPr>
      </w:pPr>
      <w:bookmarkStart w:id="122" w:name="_Toc193887397"/>
      <w:r w:rsidRPr="00D10C8C">
        <w:rPr>
          <w:rFonts w:eastAsia="Times New Roman"/>
          <w:lang w:eastAsia="es-ES"/>
        </w:rPr>
        <w:t>Obtención de Valores Iniciales</w:t>
      </w:r>
      <w:bookmarkEnd w:id="122"/>
    </w:p>
    <w:p w14:paraId="0260C740" w14:textId="77777777" w:rsidR="00FF1538" w:rsidRPr="00D10C8C" w:rsidRDefault="00FF1538" w:rsidP="00703EE3">
      <w:pPr>
        <w:pStyle w:val="Codigo"/>
      </w:pPr>
      <w:r w:rsidRPr="00D10C8C">
        <w:t>'--- Obtener los valores iniciales de Zona y Tipo de notificación desde los campos del origen de datos</w:t>
      </w:r>
    </w:p>
    <w:p w14:paraId="55C8992C" w14:textId="77777777" w:rsidR="00FF1538" w:rsidRPr="00D10C8C" w:rsidRDefault="00FF1538" w:rsidP="00703EE3">
      <w:pPr>
        <w:pStyle w:val="Codigo"/>
      </w:pPr>
      <w:r w:rsidRPr="00D10C8C">
        <w:t>Zona = SourceIndexData.GetField("Zona_ID")  ' Valor de la zona geográfica de la notificación</w:t>
      </w:r>
    </w:p>
    <w:p w14:paraId="0BA9234C" w14:textId="77777777" w:rsidR="00FF1538" w:rsidRPr="00D10C8C" w:rsidRDefault="00FF1538" w:rsidP="00703EE3">
      <w:pPr>
        <w:pStyle w:val="Codigo"/>
      </w:pPr>
      <w:r w:rsidRPr="00D10C8C">
        <w:t>Tipo = SourceIndexData.GetField("TipoNotificacion_ID")  ' Valor del tipo de notificación</w:t>
      </w:r>
    </w:p>
    <w:p w14:paraId="72BBBF2C" w14:textId="77777777" w:rsidR="00FF1538" w:rsidRPr="00D10C8C" w:rsidRDefault="00FF1538" w:rsidP="00513098">
      <w:pPr>
        <w:pStyle w:val="Titulo4"/>
        <w:rPr>
          <w:lang w:eastAsia="es-ES"/>
        </w:rPr>
      </w:pPr>
      <w:r w:rsidRPr="00D10C8C">
        <w:rPr>
          <w:lang w:eastAsia="es-ES"/>
        </w:rPr>
        <w:t>Descripción:</w:t>
      </w:r>
    </w:p>
    <w:p w14:paraId="27A1ED67" w14:textId="77777777" w:rsidR="00FF1538" w:rsidRPr="00D10C8C" w:rsidRDefault="00FF1538" w:rsidP="007E4CE7">
      <w:pPr>
        <w:rPr>
          <w:lang w:eastAsia="es-ES"/>
        </w:rPr>
      </w:pPr>
      <w:r w:rsidRPr="00D10C8C">
        <w:rPr>
          <w:lang w:eastAsia="es-ES"/>
        </w:rPr>
        <w:t>Se obtienen dos valores clave del origen de datos:</w:t>
      </w:r>
    </w:p>
    <w:p w14:paraId="0A1D49FC" w14:textId="7E3A1A13" w:rsidR="00FF1538" w:rsidRPr="00D10C8C" w:rsidRDefault="00FF1538" w:rsidP="00715436">
      <w:pPr>
        <w:pStyle w:val="Listas"/>
        <w:rPr>
          <w:lang w:eastAsia="es-ES"/>
        </w:rPr>
      </w:pPr>
      <w:r w:rsidRPr="00D10C8C">
        <w:rPr>
          <w:lang w:eastAsia="es-ES"/>
        </w:rPr>
        <w:t>Zona: Representa el identificador de</w:t>
      </w:r>
      <w:r w:rsidR="00715436" w:rsidRPr="00D10C8C">
        <w:rPr>
          <w:lang w:eastAsia="es-ES"/>
        </w:rPr>
        <w:t xml:space="preserve">l equipo de tramitación </w:t>
      </w:r>
      <w:r w:rsidRPr="00D10C8C">
        <w:rPr>
          <w:lang w:eastAsia="es-ES"/>
        </w:rPr>
        <w:t>de la notificación.</w:t>
      </w:r>
    </w:p>
    <w:p w14:paraId="20ABF98D" w14:textId="77777777" w:rsidR="00FF1538" w:rsidRPr="00D10C8C" w:rsidRDefault="00FF1538" w:rsidP="00715436">
      <w:pPr>
        <w:pStyle w:val="Listas"/>
        <w:rPr>
          <w:lang w:eastAsia="es-ES"/>
        </w:rPr>
      </w:pPr>
      <w:r w:rsidRPr="00D10C8C">
        <w:rPr>
          <w:lang w:eastAsia="es-ES"/>
        </w:rPr>
        <w:t>Tipo: Representa el identificador del tipo de notificación.</w:t>
      </w:r>
    </w:p>
    <w:p w14:paraId="00916820" w14:textId="77777777" w:rsidR="00FF1538" w:rsidRPr="00D10C8C" w:rsidRDefault="00FF1538" w:rsidP="007E4CE7">
      <w:pPr>
        <w:rPr>
          <w:lang w:eastAsia="es-ES"/>
        </w:rPr>
      </w:pPr>
      <w:r w:rsidRPr="00D10C8C">
        <w:rPr>
          <w:lang w:eastAsia="es-ES"/>
        </w:rPr>
        <w:t>Estos valores serán utilizados más adelante para determinar la categoría de destino.</w:t>
      </w:r>
    </w:p>
    <w:p w14:paraId="65543531" w14:textId="3C47AC6E"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6A898106" w14:textId="07015ED4" w:rsidR="00FF1538" w:rsidRPr="00D10C8C" w:rsidRDefault="00FF1538" w:rsidP="00F236C8">
      <w:pPr>
        <w:pStyle w:val="Titulo3"/>
      </w:pPr>
      <w:bookmarkStart w:id="123" w:name="_Toc193887398"/>
      <w:r w:rsidRPr="00D10C8C">
        <w:t>Definición de Categorías</w:t>
      </w:r>
      <w:bookmarkEnd w:id="123"/>
    </w:p>
    <w:p w14:paraId="3827C1E2" w14:textId="77777777" w:rsidR="00FF1538" w:rsidRPr="00D10C8C" w:rsidRDefault="00FF1538" w:rsidP="00703EE3">
      <w:pPr>
        <w:pStyle w:val="Codigo"/>
      </w:pPr>
      <w:r w:rsidRPr="00D10C8C">
        <w:t>'--- Variables para determinar las categorías en base a la zona y el tipo de notificación</w:t>
      </w:r>
    </w:p>
    <w:p w14:paraId="6845DADC" w14:textId="77777777" w:rsidR="00FF1538" w:rsidRPr="00D10C8C" w:rsidRDefault="00FF1538" w:rsidP="00703EE3">
      <w:pPr>
        <w:pStyle w:val="Codigo"/>
      </w:pPr>
      <w:r w:rsidRPr="00D10C8C">
        <w:t>CtgryZonaID = SourceIndexData.GetField("CtgryZonaID")  ' Categoría basada en la Zona_ID</w:t>
      </w:r>
    </w:p>
    <w:p w14:paraId="5AEA0901" w14:textId="77777777" w:rsidR="00FF1538" w:rsidRPr="00D10C8C" w:rsidRDefault="00FF1538" w:rsidP="00703EE3">
      <w:pPr>
        <w:pStyle w:val="Codigo"/>
      </w:pPr>
      <w:r w:rsidRPr="00D10C8C">
        <w:t>CtgryTipoID = SourceIndexData.GetField("CtgryTipoID")  ' Categoría basada en el TipoNotificacion_ID</w:t>
      </w:r>
    </w:p>
    <w:p w14:paraId="5F685875" w14:textId="77777777" w:rsidR="00FF1538" w:rsidRPr="00D10C8C" w:rsidRDefault="00FF1538" w:rsidP="00513098">
      <w:pPr>
        <w:pStyle w:val="Titulo4"/>
        <w:rPr>
          <w:rFonts w:eastAsia="Times New Roman"/>
          <w:lang w:eastAsia="es-ES"/>
        </w:rPr>
      </w:pPr>
      <w:r w:rsidRPr="00D10C8C">
        <w:rPr>
          <w:rFonts w:eastAsia="Times New Roman"/>
          <w:lang w:eastAsia="es-ES"/>
        </w:rPr>
        <w:t>Descripción:</w:t>
      </w:r>
    </w:p>
    <w:p w14:paraId="41166C53" w14:textId="77777777" w:rsidR="00FF1538" w:rsidRPr="00D10C8C" w:rsidRDefault="00FF1538" w:rsidP="00A843C9">
      <w:pPr>
        <w:rPr>
          <w:lang w:eastAsia="es-ES"/>
        </w:rPr>
      </w:pPr>
      <w:r w:rsidRPr="00D10C8C">
        <w:rPr>
          <w:lang w:eastAsia="es-ES"/>
        </w:rPr>
        <w:t>Se definen las variables que determinan las categorías de destino:</w:t>
      </w:r>
    </w:p>
    <w:p w14:paraId="1446949B" w14:textId="77777777" w:rsidR="00FF1538" w:rsidRPr="00D10C8C" w:rsidRDefault="00FF1538" w:rsidP="00A843C9">
      <w:pPr>
        <w:pStyle w:val="Listas"/>
        <w:rPr>
          <w:rFonts w:eastAsia="Times New Roman"/>
          <w:lang w:eastAsia="es-ES"/>
        </w:rPr>
      </w:pPr>
      <w:r w:rsidRPr="00D10C8C">
        <w:rPr>
          <w:rFonts w:eastAsia="Times New Roman"/>
          <w:b/>
          <w:bCs/>
          <w:lang w:eastAsia="es-ES"/>
        </w:rPr>
        <w:t>CtgryZonaID:</w:t>
      </w:r>
      <w:r w:rsidRPr="00D10C8C">
        <w:rPr>
          <w:rFonts w:eastAsia="Times New Roman"/>
          <w:lang w:eastAsia="es-ES"/>
        </w:rPr>
        <w:t xml:space="preserve"> Categoría basada en el valor de Zona_ID.</w:t>
      </w:r>
    </w:p>
    <w:p w14:paraId="72BFB9B9" w14:textId="77777777" w:rsidR="00FF1538" w:rsidRPr="00D10C8C" w:rsidRDefault="00FF1538" w:rsidP="00A843C9">
      <w:pPr>
        <w:pStyle w:val="Listas"/>
        <w:rPr>
          <w:rFonts w:eastAsia="Times New Roman"/>
          <w:lang w:eastAsia="es-ES"/>
        </w:rPr>
      </w:pPr>
      <w:r w:rsidRPr="00D10C8C">
        <w:rPr>
          <w:rFonts w:eastAsia="Times New Roman"/>
          <w:b/>
          <w:bCs/>
          <w:lang w:eastAsia="es-ES"/>
        </w:rPr>
        <w:t>CtgryTipoID:</w:t>
      </w:r>
      <w:r w:rsidRPr="00D10C8C">
        <w:rPr>
          <w:rFonts w:eastAsia="Times New Roman"/>
          <w:lang w:eastAsia="es-ES"/>
        </w:rPr>
        <w:t xml:space="preserve"> Categoría basada en el valor de TipoNotificacion_ID.</w:t>
      </w:r>
    </w:p>
    <w:p w14:paraId="4044EFFC" w14:textId="77777777" w:rsidR="00FF1538" w:rsidRPr="00D10C8C" w:rsidRDefault="00FF1538" w:rsidP="00A843C9">
      <w:pPr>
        <w:rPr>
          <w:lang w:eastAsia="es-ES"/>
        </w:rPr>
      </w:pPr>
      <w:r w:rsidRPr="00D10C8C">
        <w:rPr>
          <w:lang w:eastAsia="es-ES"/>
        </w:rPr>
        <w:t>Estas variables son clave para la lógica de categorización que sigue a continuación.</w:t>
      </w:r>
    </w:p>
    <w:p w14:paraId="2FB7611A" w14:textId="24AEC5E3"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3ED56342" w14:textId="77777777" w:rsidR="00703EE3" w:rsidRPr="00D10C8C" w:rsidRDefault="00703EE3">
      <w:pPr>
        <w:spacing w:after="160" w:line="259" w:lineRule="auto"/>
        <w:jc w:val="left"/>
        <w:rPr>
          <w:rFonts w:ascii="Times New Roman" w:eastAsia="Times New Roman" w:hAnsi="Times New Roman" w:cs="Times New Roman"/>
          <w:b/>
          <w:bCs/>
          <w:sz w:val="24"/>
          <w:szCs w:val="24"/>
          <w:lang w:eastAsia="es-ES"/>
        </w:rPr>
      </w:pPr>
      <w:r w:rsidRPr="00D10C8C">
        <w:rPr>
          <w:rFonts w:ascii="Times New Roman" w:eastAsia="Times New Roman" w:hAnsi="Times New Roman" w:cs="Times New Roman"/>
          <w:b/>
          <w:bCs/>
          <w:sz w:val="24"/>
          <w:szCs w:val="24"/>
          <w:lang w:eastAsia="es-ES"/>
        </w:rPr>
        <w:br w:type="page"/>
      </w:r>
    </w:p>
    <w:p w14:paraId="2914F205" w14:textId="18EA29A3" w:rsidR="00FF1538" w:rsidRPr="00D10C8C" w:rsidRDefault="00FF1538" w:rsidP="00A843C9">
      <w:pPr>
        <w:pStyle w:val="Titulo3"/>
        <w:rPr>
          <w:rFonts w:eastAsia="Times New Roman"/>
          <w:lang w:eastAsia="es-ES"/>
        </w:rPr>
      </w:pPr>
      <w:bookmarkStart w:id="124" w:name="_Toc193887399"/>
      <w:r w:rsidRPr="00D10C8C">
        <w:rPr>
          <w:rFonts w:eastAsia="Times New Roman"/>
          <w:lang w:eastAsia="es-ES"/>
        </w:rPr>
        <w:lastRenderedPageBreak/>
        <w:t>Lógica de Categorización</w:t>
      </w:r>
      <w:bookmarkEnd w:id="124"/>
    </w:p>
    <w:p w14:paraId="23957FE9" w14:textId="77777777" w:rsidR="00FF1538" w:rsidRPr="00D10C8C" w:rsidRDefault="00FF1538" w:rsidP="00703EE3">
      <w:pPr>
        <w:pStyle w:val="Codigo"/>
      </w:pPr>
      <w:r w:rsidRPr="00D10C8C">
        <w:t>'--- Lógica para determinar y asignar la categoría de destino</w:t>
      </w:r>
    </w:p>
    <w:p w14:paraId="3958DC2C" w14:textId="77777777" w:rsidR="00FF1538" w:rsidRPr="00D10C8C" w:rsidRDefault="00FF1538" w:rsidP="00703EE3">
      <w:pPr>
        <w:pStyle w:val="Codigo"/>
      </w:pPr>
      <w:r w:rsidRPr="00D10C8C">
        <w:t>Dim categoryValue ' Variable para almacenar el valor de categoría</w:t>
      </w:r>
    </w:p>
    <w:p w14:paraId="21034540" w14:textId="77777777" w:rsidR="00FF1538" w:rsidRPr="00D10C8C" w:rsidRDefault="00FF1538" w:rsidP="00703EE3">
      <w:pPr>
        <w:pStyle w:val="Codigo"/>
      </w:pPr>
    </w:p>
    <w:p w14:paraId="158463BF" w14:textId="77777777" w:rsidR="00FF1538" w:rsidRPr="007B7D05" w:rsidRDefault="00FF1538" w:rsidP="00703EE3">
      <w:pPr>
        <w:pStyle w:val="Codigo"/>
        <w:rPr>
          <w:lang w:val="en-US"/>
        </w:rPr>
      </w:pPr>
      <w:r w:rsidRPr="007B7D05">
        <w:rPr>
          <w:lang w:val="en-US"/>
        </w:rPr>
        <w:t>If IsNull(CtgryTipoID) Or CtgryTipoID = "" Then</w:t>
      </w:r>
    </w:p>
    <w:p w14:paraId="12F35268" w14:textId="77777777" w:rsidR="00FF1538" w:rsidRPr="00D10C8C" w:rsidRDefault="00FF1538" w:rsidP="00703EE3">
      <w:pPr>
        <w:pStyle w:val="Codigo"/>
      </w:pPr>
      <w:r w:rsidRPr="007B7D05">
        <w:rPr>
          <w:lang w:val="en-US"/>
        </w:rPr>
        <w:t xml:space="preserve">    </w:t>
      </w:r>
      <w:r w:rsidRPr="00D10C8C">
        <w:t>' Si CtgryTipoID es nulo o vacío, se utiliza CtgryZonaID como valor predeterminado</w:t>
      </w:r>
    </w:p>
    <w:p w14:paraId="1BAD2637" w14:textId="77777777" w:rsidR="00FF1538" w:rsidRPr="007B7D05" w:rsidRDefault="00FF1538" w:rsidP="00703EE3">
      <w:pPr>
        <w:pStyle w:val="Codigo"/>
        <w:rPr>
          <w:lang w:val="en-US"/>
        </w:rPr>
      </w:pPr>
      <w:r w:rsidRPr="00D10C8C">
        <w:t xml:space="preserve">    </w:t>
      </w:r>
      <w:r w:rsidRPr="007B7D05">
        <w:rPr>
          <w:lang w:val="en-US"/>
        </w:rPr>
        <w:t>If Not IsNull(CtgryZonaID) And CtgryZonaID &lt;&gt; "" Then</w:t>
      </w:r>
    </w:p>
    <w:p w14:paraId="5C9FDBED" w14:textId="77777777" w:rsidR="00FF1538" w:rsidRPr="00D10C8C" w:rsidRDefault="00FF1538" w:rsidP="00703EE3">
      <w:pPr>
        <w:pStyle w:val="Codigo"/>
      </w:pPr>
      <w:r w:rsidRPr="007B7D05">
        <w:rPr>
          <w:lang w:val="en-US"/>
        </w:rPr>
        <w:t xml:space="preserve">        </w:t>
      </w:r>
      <w:r w:rsidRPr="00D10C8C">
        <w:t>categoryValue = CInt(CtgryZonaID)  ' Convierte CtgryZonaID a entero</w:t>
      </w:r>
    </w:p>
    <w:p w14:paraId="7BC50C07" w14:textId="77777777" w:rsidR="00FF1538" w:rsidRPr="00D10C8C" w:rsidRDefault="00FF1538" w:rsidP="00703EE3">
      <w:pPr>
        <w:pStyle w:val="Codigo"/>
      </w:pPr>
      <w:r w:rsidRPr="00D10C8C">
        <w:t xml:space="preserve">        ZonaDestino = SourceIndexData.GetField("Zona_ID")</w:t>
      </w:r>
    </w:p>
    <w:p w14:paraId="516B6F30" w14:textId="77777777" w:rsidR="00FF1538" w:rsidRPr="00D10C8C" w:rsidRDefault="00FF1538" w:rsidP="00703EE3">
      <w:pPr>
        <w:pStyle w:val="Codigo"/>
      </w:pPr>
      <w:r w:rsidRPr="00D10C8C">
        <w:t xml:space="preserve">    Else</w:t>
      </w:r>
    </w:p>
    <w:p w14:paraId="21956E03" w14:textId="77777777" w:rsidR="00FF1538" w:rsidRPr="00D10C8C" w:rsidRDefault="00FF1538" w:rsidP="00703EE3">
      <w:pPr>
        <w:pStyle w:val="Codigo"/>
      </w:pPr>
      <w:r w:rsidRPr="00D10C8C">
        <w:t xml:space="preserve">        categoryValue = 0  ' Asignar valor por defecto si CtgryZonaID también es nulo</w:t>
      </w:r>
    </w:p>
    <w:p w14:paraId="7CAA404E" w14:textId="77777777" w:rsidR="00FF1538" w:rsidRPr="00D10C8C" w:rsidRDefault="00FF1538" w:rsidP="00703EE3">
      <w:pPr>
        <w:pStyle w:val="Codigo"/>
      </w:pPr>
      <w:r w:rsidRPr="00D10C8C">
        <w:t xml:space="preserve">    End If</w:t>
      </w:r>
    </w:p>
    <w:p w14:paraId="2A71DAA9" w14:textId="77777777" w:rsidR="00FF1538" w:rsidRPr="00D10C8C" w:rsidRDefault="00FF1538" w:rsidP="00703EE3">
      <w:pPr>
        <w:pStyle w:val="Codigo"/>
      </w:pPr>
      <w:r w:rsidRPr="00D10C8C">
        <w:t>Else</w:t>
      </w:r>
    </w:p>
    <w:p w14:paraId="6CDE55A4" w14:textId="77777777" w:rsidR="00FF1538" w:rsidRPr="00D10C8C" w:rsidRDefault="00FF1538" w:rsidP="00703EE3">
      <w:pPr>
        <w:pStyle w:val="Codigo"/>
      </w:pPr>
      <w:r w:rsidRPr="00D10C8C">
        <w:t xml:space="preserve">    ' Si CtgryTipoID tiene un valor, se utiliza CtgryTipoID</w:t>
      </w:r>
    </w:p>
    <w:p w14:paraId="28886306" w14:textId="77777777" w:rsidR="00FF1538" w:rsidRPr="007B7D05" w:rsidRDefault="00FF1538" w:rsidP="00703EE3">
      <w:pPr>
        <w:pStyle w:val="Codigo"/>
        <w:rPr>
          <w:lang w:val="en-US"/>
        </w:rPr>
      </w:pPr>
      <w:r w:rsidRPr="00D10C8C">
        <w:t xml:space="preserve">    </w:t>
      </w:r>
      <w:r w:rsidRPr="007B7D05">
        <w:rPr>
          <w:lang w:val="en-US"/>
        </w:rPr>
        <w:t>If Not IsNull(CtgryTipoID) And CtgryTipoID &lt;&gt; "" Then</w:t>
      </w:r>
    </w:p>
    <w:p w14:paraId="134BAD22" w14:textId="77777777" w:rsidR="00FF1538" w:rsidRPr="00D10C8C" w:rsidRDefault="00FF1538" w:rsidP="00703EE3">
      <w:pPr>
        <w:pStyle w:val="Codigo"/>
      </w:pPr>
      <w:r w:rsidRPr="007B7D05">
        <w:rPr>
          <w:lang w:val="en-US"/>
        </w:rPr>
        <w:t xml:space="preserve">        </w:t>
      </w:r>
      <w:r w:rsidRPr="00D10C8C">
        <w:t>categoryValue = CInt(CtgryTipoID)  ' Convierte CtgryTipoID a entero</w:t>
      </w:r>
    </w:p>
    <w:p w14:paraId="593D9D8F" w14:textId="77777777" w:rsidR="00FF1538" w:rsidRPr="00D10C8C" w:rsidRDefault="00FF1538" w:rsidP="00703EE3">
      <w:pPr>
        <w:pStyle w:val="Codigo"/>
      </w:pPr>
      <w:r w:rsidRPr="00D10C8C">
        <w:t xml:space="preserve">        ZonaDestino = SourceIndexData.GetField("ZonaxTipo")</w:t>
      </w:r>
    </w:p>
    <w:p w14:paraId="2BD2573C" w14:textId="77777777" w:rsidR="00FF1538" w:rsidRPr="00D10C8C" w:rsidRDefault="00FF1538" w:rsidP="00703EE3">
      <w:pPr>
        <w:pStyle w:val="Codigo"/>
      </w:pPr>
      <w:r w:rsidRPr="00D10C8C">
        <w:t xml:space="preserve">    Else</w:t>
      </w:r>
    </w:p>
    <w:p w14:paraId="3F695BEF" w14:textId="77777777" w:rsidR="00FF1538" w:rsidRPr="00D10C8C" w:rsidRDefault="00FF1538" w:rsidP="00703EE3">
      <w:pPr>
        <w:pStyle w:val="Codigo"/>
      </w:pPr>
      <w:r w:rsidRPr="00D10C8C">
        <w:t xml:space="preserve">        categoryValue = 0  ' Asignar valor por defecto si CtgryTipoID es nulo</w:t>
      </w:r>
    </w:p>
    <w:p w14:paraId="47F8B012" w14:textId="77777777" w:rsidR="00FF1538" w:rsidRPr="007B7D05" w:rsidRDefault="00FF1538" w:rsidP="00703EE3">
      <w:pPr>
        <w:pStyle w:val="Codigo"/>
        <w:rPr>
          <w:lang w:val="en-US"/>
        </w:rPr>
      </w:pPr>
      <w:r w:rsidRPr="00D10C8C">
        <w:t xml:space="preserve">    </w:t>
      </w:r>
      <w:r w:rsidRPr="007B7D05">
        <w:rPr>
          <w:lang w:val="en-US"/>
        </w:rPr>
        <w:t>End If</w:t>
      </w:r>
    </w:p>
    <w:p w14:paraId="2A8790FC" w14:textId="77777777" w:rsidR="00FF1538" w:rsidRPr="007B7D05" w:rsidRDefault="00FF1538" w:rsidP="00703EE3">
      <w:pPr>
        <w:pStyle w:val="Codigo"/>
        <w:rPr>
          <w:lang w:val="en-US"/>
        </w:rPr>
      </w:pPr>
      <w:r w:rsidRPr="007B7D05">
        <w:rPr>
          <w:lang w:val="en-US"/>
        </w:rPr>
        <w:t>End If</w:t>
      </w:r>
    </w:p>
    <w:p w14:paraId="2DD1E359" w14:textId="77777777" w:rsidR="00FF1538" w:rsidRPr="007B7D05" w:rsidRDefault="00FF1538" w:rsidP="008009BD">
      <w:pPr>
        <w:pStyle w:val="Titulo4"/>
        <w:rPr>
          <w:rFonts w:eastAsia="Times New Roman"/>
          <w:lang w:val="en-US" w:eastAsia="es-ES"/>
        </w:rPr>
      </w:pPr>
      <w:r w:rsidRPr="007B7D05">
        <w:rPr>
          <w:lang w:val="en-US"/>
        </w:rPr>
        <w:t>Descripción</w:t>
      </w:r>
      <w:r w:rsidRPr="007B7D05">
        <w:rPr>
          <w:rFonts w:eastAsia="Times New Roman"/>
          <w:lang w:val="en-US" w:eastAsia="es-ES"/>
        </w:rPr>
        <w:t>:</w:t>
      </w:r>
    </w:p>
    <w:p w14:paraId="680B91F7" w14:textId="77777777" w:rsidR="00FF1538" w:rsidRPr="00D10C8C" w:rsidRDefault="00FF1538" w:rsidP="00C44EFC">
      <w:pPr>
        <w:rPr>
          <w:lang w:eastAsia="es-ES"/>
        </w:rPr>
      </w:pPr>
      <w:r w:rsidRPr="00D10C8C">
        <w:rPr>
          <w:lang w:eastAsia="es-ES"/>
        </w:rPr>
        <w:t xml:space="preserve">Se evalúan las variables </w:t>
      </w:r>
      <w:r w:rsidRPr="00D10C8C">
        <w:rPr>
          <w:b/>
          <w:bCs/>
          <w:lang w:eastAsia="es-ES"/>
        </w:rPr>
        <w:t>CtgryTipoID</w:t>
      </w:r>
      <w:r w:rsidRPr="00D10C8C">
        <w:rPr>
          <w:lang w:eastAsia="es-ES"/>
        </w:rPr>
        <w:t xml:space="preserve"> y </w:t>
      </w:r>
      <w:r w:rsidRPr="00D10C8C">
        <w:rPr>
          <w:b/>
          <w:bCs/>
          <w:lang w:eastAsia="es-ES"/>
        </w:rPr>
        <w:t>CtgryZonaID</w:t>
      </w:r>
      <w:r w:rsidRPr="00D10C8C">
        <w:rPr>
          <w:lang w:eastAsia="es-ES"/>
        </w:rPr>
        <w:t xml:space="preserve"> para determinar la categoría de destino:</w:t>
      </w:r>
    </w:p>
    <w:p w14:paraId="1EEB9942"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w:t>
      </w:r>
      <w:r w:rsidRPr="00D10C8C">
        <w:rPr>
          <w:rFonts w:eastAsia="Times New Roman"/>
          <w:b/>
          <w:bCs/>
          <w:lang w:eastAsia="es-ES"/>
        </w:rPr>
        <w:t>CtgryTipoID</w:t>
      </w:r>
      <w:r w:rsidRPr="00D10C8C">
        <w:rPr>
          <w:rFonts w:eastAsia="Times New Roman"/>
          <w:lang w:eastAsia="es-ES"/>
        </w:rPr>
        <w:t xml:space="preserve"> es nulo o vacío, se usa </w:t>
      </w:r>
      <w:r w:rsidRPr="00D10C8C">
        <w:rPr>
          <w:rFonts w:eastAsia="Times New Roman"/>
          <w:b/>
          <w:bCs/>
          <w:lang w:eastAsia="es-ES"/>
        </w:rPr>
        <w:t>CtgryZonaID</w:t>
      </w:r>
      <w:r w:rsidRPr="00D10C8C">
        <w:rPr>
          <w:rFonts w:eastAsia="Times New Roman"/>
          <w:lang w:eastAsia="es-ES"/>
        </w:rPr>
        <w:t>.</w:t>
      </w:r>
    </w:p>
    <w:p w14:paraId="4F633B5D"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w:t>
      </w:r>
      <w:r w:rsidRPr="00D10C8C">
        <w:rPr>
          <w:rFonts w:eastAsia="Times New Roman"/>
          <w:b/>
          <w:bCs/>
          <w:lang w:eastAsia="es-ES"/>
        </w:rPr>
        <w:t>CtgryTipoID</w:t>
      </w:r>
      <w:r w:rsidRPr="00D10C8C">
        <w:rPr>
          <w:rFonts w:eastAsia="Times New Roman"/>
          <w:lang w:eastAsia="es-ES"/>
        </w:rPr>
        <w:t xml:space="preserve"> tiene un valor, se utiliza como categoría principal.</w:t>
      </w:r>
    </w:p>
    <w:p w14:paraId="2CE93614"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ambos son nulos o vacíos, se asigna un valor por defecto de </w:t>
      </w:r>
      <w:r w:rsidRPr="00D10C8C">
        <w:rPr>
          <w:rFonts w:ascii="Courier New" w:eastAsia="Times New Roman" w:hAnsi="Courier New" w:cs="Courier New"/>
          <w:sz w:val="20"/>
          <w:szCs w:val="20"/>
          <w:lang w:eastAsia="es-ES"/>
        </w:rPr>
        <w:t>0</w:t>
      </w:r>
      <w:r w:rsidRPr="00D10C8C">
        <w:rPr>
          <w:rFonts w:eastAsia="Times New Roman"/>
          <w:lang w:eastAsia="es-ES"/>
        </w:rPr>
        <w:t>.</w:t>
      </w:r>
    </w:p>
    <w:p w14:paraId="09CC6833" w14:textId="77777777" w:rsidR="00FF1538" w:rsidRPr="00D10C8C" w:rsidRDefault="00FF1538" w:rsidP="00C44EFC">
      <w:pPr>
        <w:rPr>
          <w:lang w:eastAsia="es-ES"/>
        </w:rPr>
      </w:pPr>
      <w:r w:rsidRPr="00D10C8C">
        <w:rPr>
          <w:lang w:eastAsia="es-ES"/>
        </w:rPr>
        <w:t xml:space="preserve">La variable </w:t>
      </w:r>
      <w:r w:rsidRPr="00D10C8C">
        <w:rPr>
          <w:b/>
          <w:bCs/>
          <w:lang w:eastAsia="es-ES"/>
        </w:rPr>
        <w:t>ZonaDestino</w:t>
      </w:r>
      <w:r w:rsidRPr="00D10C8C">
        <w:rPr>
          <w:lang w:eastAsia="es-ES"/>
        </w:rPr>
        <w:t xml:space="preserve"> también se actualiza en función de la categoría seleccionada.</w:t>
      </w:r>
    </w:p>
    <w:p w14:paraId="01C61238" w14:textId="2C0B65D4"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26B5AFD5" w14:textId="7A74BDA6" w:rsidR="00FF1538" w:rsidRPr="00D10C8C" w:rsidRDefault="00FF1538" w:rsidP="0013560E">
      <w:pPr>
        <w:pStyle w:val="Titulo3"/>
        <w:rPr>
          <w:rFonts w:eastAsia="Times New Roman"/>
          <w:lang w:eastAsia="es-ES"/>
        </w:rPr>
      </w:pPr>
      <w:bookmarkStart w:id="125" w:name="_Toc193887400"/>
      <w:r w:rsidRPr="00D10C8C">
        <w:rPr>
          <w:rFonts w:eastAsia="Times New Roman"/>
          <w:lang w:eastAsia="es-ES"/>
        </w:rPr>
        <w:t>Validación y Asignación de Categoría</w:t>
      </w:r>
      <w:bookmarkEnd w:id="125"/>
    </w:p>
    <w:p w14:paraId="23274EC8" w14:textId="77777777" w:rsidR="00FF1538" w:rsidRPr="00D10C8C" w:rsidRDefault="00FF1538" w:rsidP="00703EE3">
      <w:pPr>
        <w:pStyle w:val="Codigo"/>
      </w:pPr>
      <w:r w:rsidRPr="00D10C8C">
        <w:t>' Verifica que categoryValue sea un número válido antes de llamar a SetCategory</w:t>
      </w:r>
    </w:p>
    <w:p w14:paraId="36061551" w14:textId="77777777" w:rsidR="00FF1538" w:rsidRPr="00D10C8C" w:rsidRDefault="00FF1538" w:rsidP="00703EE3">
      <w:pPr>
        <w:pStyle w:val="Codigo"/>
      </w:pPr>
      <w:r w:rsidRPr="00D10C8C">
        <w:t>If categoryValue &lt;&gt; 0 Then</w:t>
      </w:r>
    </w:p>
    <w:p w14:paraId="226C82EB" w14:textId="77777777" w:rsidR="00FF1538" w:rsidRPr="00D10C8C" w:rsidRDefault="00FF1538" w:rsidP="00703EE3">
      <w:pPr>
        <w:pStyle w:val="Codigo"/>
      </w:pPr>
      <w:r w:rsidRPr="00D10C8C">
        <w:t xml:space="preserve">    SetCategory(categoryValue)  ' Llamada a SetCategory con el valor numérico de categoría</w:t>
      </w:r>
    </w:p>
    <w:p w14:paraId="37E73794" w14:textId="77777777" w:rsidR="00FF1538" w:rsidRPr="00D10C8C" w:rsidRDefault="00FF1538" w:rsidP="00703EE3">
      <w:pPr>
        <w:pStyle w:val="Codigo"/>
      </w:pPr>
      <w:r w:rsidRPr="00D10C8C">
        <w:t>Else</w:t>
      </w:r>
    </w:p>
    <w:p w14:paraId="3C4C0A2C" w14:textId="77777777" w:rsidR="00FF1538" w:rsidRPr="00D10C8C" w:rsidRDefault="00FF1538" w:rsidP="00703EE3">
      <w:pPr>
        <w:pStyle w:val="Codigo"/>
      </w:pPr>
      <w:r w:rsidRPr="00D10C8C">
        <w:t xml:space="preserve">    ' Manejo de error si no se proporciona un valor de categoría válido</w:t>
      </w:r>
    </w:p>
    <w:p w14:paraId="4C2F18EB" w14:textId="77777777" w:rsidR="00FF1538" w:rsidRPr="00D10C8C" w:rsidRDefault="00FF1538" w:rsidP="00703EE3">
      <w:pPr>
        <w:pStyle w:val="Codigo"/>
      </w:pPr>
      <w:r w:rsidRPr="00D10C8C">
        <w:t xml:space="preserve">    ' Podrías registrar un error o asignar una categoría por defecto</w:t>
      </w:r>
    </w:p>
    <w:p w14:paraId="45DBCE88" w14:textId="77777777" w:rsidR="00FF1538" w:rsidRPr="00D10C8C" w:rsidRDefault="00FF1538" w:rsidP="00703EE3">
      <w:pPr>
        <w:pStyle w:val="Codigo"/>
      </w:pPr>
      <w:r w:rsidRPr="00D10C8C">
        <w:t xml:space="preserve">    SetCategory(0)  ' Asignar categoría por defecto (ejemplo)</w:t>
      </w:r>
    </w:p>
    <w:p w14:paraId="1C8F051C" w14:textId="77777777" w:rsidR="00FF1538" w:rsidRPr="00D10C8C" w:rsidRDefault="00FF1538" w:rsidP="00703EE3">
      <w:pPr>
        <w:pStyle w:val="Codigo"/>
      </w:pPr>
      <w:r w:rsidRPr="00D10C8C">
        <w:t>End If</w:t>
      </w:r>
    </w:p>
    <w:p w14:paraId="35C3C483" w14:textId="77777777" w:rsidR="00FF1538" w:rsidRPr="00D10C8C" w:rsidRDefault="00FF1538" w:rsidP="0013560E">
      <w:pPr>
        <w:pStyle w:val="Titulo4"/>
        <w:rPr>
          <w:rFonts w:eastAsia="Times New Roman"/>
          <w:lang w:eastAsia="es-ES"/>
        </w:rPr>
      </w:pPr>
      <w:r w:rsidRPr="00D10C8C">
        <w:rPr>
          <w:rFonts w:eastAsia="Times New Roman"/>
          <w:lang w:eastAsia="es-ES"/>
        </w:rPr>
        <w:t>Descripción:</w:t>
      </w:r>
    </w:p>
    <w:p w14:paraId="3256980D" w14:textId="77777777" w:rsidR="00FF1538" w:rsidRPr="00D10C8C" w:rsidRDefault="00FF1538" w:rsidP="008A56CA">
      <w:pPr>
        <w:pStyle w:val="Listas"/>
        <w:rPr>
          <w:rFonts w:eastAsia="Times New Roman"/>
          <w:lang w:eastAsia="es-ES"/>
        </w:rPr>
      </w:pPr>
      <w:r w:rsidRPr="00D10C8C">
        <w:rPr>
          <w:rFonts w:eastAsia="Times New Roman"/>
          <w:lang w:eastAsia="es-ES"/>
        </w:rPr>
        <w:t xml:space="preserve">Se verifica que el valor de </w:t>
      </w:r>
      <w:r w:rsidRPr="00D10C8C">
        <w:rPr>
          <w:rFonts w:eastAsia="Times New Roman"/>
          <w:b/>
          <w:bCs/>
          <w:lang w:eastAsia="es-ES"/>
        </w:rPr>
        <w:t>categoryValue</w:t>
      </w:r>
      <w:r w:rsidRPr="00D10C8C">
        <w:rPr>
          <w:rFonts w:eastAsia="Times New Roman"/>
          <w:lang w:eastAsia="es-ES"/>
        </w:rPr>
        <w:t xml:space="preserve"> sea diferente de </w:t>
      </w:r>
      <w:r w:rsidRPr="00D10C8C">
        <w:rPr>
          <w:rFonts w:ascii="Courier New" w:eastAsia="Times New Roman" w:hAnsi="Courier New" w:cs="Courier New"/>
          <w:sz w:val="20"/>
          <w:szCs w:val="20"/>
          <w:lang w:eastAsia="es-ES"/>
        </w:rPr>
        <w:t>0</w:t>
      </w:r>
      <w:r w:rsidRPr="00D10C8C">
        <w:rPr>
          <w:rFonts w:eastAsia="Times New Roman"/>
          <w:lang w:eastAsia="es-ES"/>
        </w:rPr>
        <w:t xml:space="preserve"> antes de llamar a </w:t>
      </w:r>
      <w:r w:rsidRPr="00D10C8C">
        <w:rPr>
          <w:rFonts w:ascii="Courier New" w:eastAsia="Times New Roman" w:hAnsi="Courier New" w:cs="Courier New"/>
          <w:sz w:val="20"/>
          <w:szCs w:val="20"/>
          <w:lang w:eastAsia="es-ES"/>
        </w:rPr>
        <w:t>SetCategory</w:t>
      </w:r>
      <w:r w:rsidRPr="00D10C8C">
        <w:rPr>
          <w:rFonts w:eastAsia="Times New Roman"/>
          <w:lang w:eastAsia="es-ES"/>
        </w:rPr>
        <w:t>.</w:t>
      </w:r>
    </w:p>
    <w:p w14:paraId="3F1408FC" w14:textId="77777777" w:rsidR="00FF1538" w:rsidRPr="00D10C8C" w:rsidRDefault="00FF1538" w:rsidP="008A56CA">
      <w:pPr>
        <w:pStyle w:val="Listas"/>
        <w:rPr>
          <w:rFonts w:eastAsia="Times New Roman"/>
          <w:lang w:eastAsia="es-ES"/>
        </w:rPr>
      </w:pPr>
      <w:r w:rsidRPr="00D10C8C">
        <w:rPr>
          <w:rFonts w:eastAsia="Times New Roman"/>
          <w:lang w:eastAsia="es-ES"/>
        </w:rPr>
        <w:t>Si no es válido, se asigna una categoría por defecto (</w:t>
      </w:r>
      <w:r w:rsidRPr="00D10C8C">
        <w:rPr>
          <w:rFonts w:ascii="Courier New" w:eastAsia="Times New Roman" w:hAnsi="Courier New" w:cs="Courier New"/>
          <w:sz w:val="20"/>
          <w:szCs w:val="20"/>
          <w:lang w:eastAsia="es-ES"/>
        </w:rPr>
        <w:t>0</w:t>
      </w:r>
      <w:r w:rsidRPr="00D10C8C">
        <w:rPr>
          <w:rFonts w:eastAsia="Times New Roman"/>
          <w:lang w:eastAsia="es-ES"/>
        </w:rPr>
        <w:t>) como medida de seguridad.</w:t>
      </w:r>
    </w:p>
    <w:p w14:paraId="7EA9725A" w14:textId="4C4E3435"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149349DF" w14:textId="77777777" w:rsidR="00542663" w:rsidRPr="00D10C8C" w:rsidRDefault="00542663">
      <w:pPr>
        <w:spacing w:after="160" w:line="259" w:lineRule="auto"/>
        <w:jc w:val="left"/>
        <w:rPr>
          <w:rFonts w:ascii="Times New Roman" w:eastAsia="Times New Roman" w:hAnsi="Times New Roman" w:cs="Times New Roman"/>
          <w:b/>
          <w:bCs/>
          <w:sz w:val="24"/>
          <w:szCs w:val="24"/>
          <w:lang w:eastAsia="es-ES"/>
        </w:rPr>
      </w:pPr>
      <w:r w:rsidRPr="00D10C8C">
        <w:rPr>
          <w:rFonts w:ascii="Times New Roman" w:eastAsia="Times New Roman" w:hAnsi="Times New Roman" w:cs="Times New Roman"/>
          <w:b/>
          <w:bCs/>
          <w:sz w:val="24"/>
          <w:szCs w:val="24"/>
          <w:lang w:eastAsia="es-ES"/>
        </w:rPr>
        <w:br w:type="page"/>
      </w:r>
    </w:p>
    <w:p w14:paraId="4594D97C" w14:textId="3E3BDE68" w:rsidR="00FF1538" w:rsidRPr="00D10C8C" w:rsidRDefault="00FF1538" w:rsidP="00BB2945">
      <w:pPr>
        <w:pStyle w:val="Titulo3"/>
        <w:rPr>
          <w:rFonts w:eastAsia="Times New Roman"/>
          <w:lang w:eastAsia="es-ES"/>
        </w:rPr>
      </w:pPr>
      <w:bookmarkStart w:id="126" w:name="_Toc193887401"/>
      <w:r w:rsidRPr="00D10C8C">
        <w:rPr>
          <w:rFonts w:eastAsia="Times New Roman"/>
          <w:lang w:eastAsia="es-ES"/>
        </w:rPr>
        <w:lastRenderedPageBreak/>
        <w:t>Actualización de Datos de Destino</w:t>
      </w:r>
      <w:bookmarkEnd w:id="126"/>
    </w:p>
    <w:p w14:paraId="7A684E5F" w14:textId="77777777" w:rsidR="00FF1538" w:rsidRPr="00D10C8C" w:rsidRDefault="00FF1538" w:rsidP="00542663">
      <w:pPr>
        <w:pStyle w:val="Codigo"/>
      </w:pPr>
      <w:r w:rsidRPr="00D10C8C">
        <w:t>'--- Actualización de los datos de destino usando valores obtenidos desde el origen</w:t>
      </w:r>
    </w:p>
    <w:p w14:paraId="0E939B09" w14:textId="77777777" w:rsidR="00FF1538" w:rsidRPr="00D10C8C" w:rsidRDefault="00FF1538" w:rsidP="00542663">
      <w:pPr>
        <w:pStyle w:val="Codigo"/>
      </w:pPr>
      <w:r w:rsidRPr="00D10C8C">
        <w:t>SetField "Estado_ID", 2</w:t>
      </w:r>
    </w:p>
    <w:p w14:paraId="4FAF59F2" w14:textId="77777777" w:rsidR="00FF1538" w:rsidRPr="00D10C8C" w:rsidRDefault="00FF1538" w:rsidP="00542663">
      <w:pPr>
        <w:pStyle w:val="Codigo"/>
      </w:pPr>
      <w:r w:rsidRPr="00D10C8C">
        <w:t>SetField "Zona_ID", ZonaDestino</w:t>
      </w:r>
    </w:p>
    <w:p w14:paraId="151A832A" w14:textId="77777777" w:rsidR="00FF1538" w:rsidRPr="00D10C8C" w:rsidRDefault="00FF1538" w:rsidP="00542663">
      <w:pPr>
        <w:pStyle w:val="Codigo"/>
      </w:pPr>
    </w:p>
    <w:p w14:paraId="3526AB77" w14:textId="77777777" w:rsidR="00FF1538" w:rsidRPr="007B7D05" w:rsidRDefault="00FF1538" w:rsidP="00542663">
      <w:pPr>
        <w:pStyle w:val="Codigo"/>
        <w:rPr>
          <w:lang w:val="en-US"/>
        </w:rPr>
      </w:pPr>
      <w:r w:rsidRPr="007B7D05">
        <w:rPr>
          <w:lang w:val="en-US"/>
        </w:rPr>
        <w:t>SetField "ID_Notificacion", SourceIndexData.GetField("ID_Notificacion")</w:t>
      </w:r>
    </w:p>
    <w:p w14:paraId="278CB977" w14:textId="77777777" w:rsidR="00FF1538" w:rsidRPr="007B7D05" w:rsidRDefault="00FF1538" w:rsidP="00542663">
      <w:pPr>
        <w:pStyle w:val="Codigo"/>
        <w:rPr>
          <w:lang w:val="en-US"/>
        </w:rPr>
      </w:pPr>
      <w:r w:rsidRPr="007B7D05">
        <w:rPr>
          <w:lang w:val="en-US"/>
        </w:rPr>
        <w:t>SetField "Asunto", SourceIndexData.GetField("Asunto")</w:t>
      </w:r>
    </w:p>
    <w:p w14:paraId="5CB3DDC6" w14:textId="77777777" w:rsidR="00FF1538" w:rsidRPr="007B7D05" w:rsidRDefault="00FF1538" w:rsidP="00542663">
      <w:pPr>
        <w:pStyle w:val="Codigo"/>
        <w:rPr>
          <w:lang w:val="en-US"/>
        </w:rPr>
      </w:pPr>
      <w:r w:rsidRPr="007B7D05">
        <w:rPr>
          <w:lang w:val="en-US"/>
        </w:rPr>
        <w:t>SetField "No_Expediente", SourceIndexData.GetField("No_Expediente")</w:t>
      </w:r>
    </w:p>
    <w:p w14:paraId="7B4FE312" w14:textId="77777777" w:rsidR="00FF1538" w:rsidRPr="007B7D05" w:rsidRDefault="00FF1538" w:rsidP="00542663">
      <w:pPr>
        <w:pStyle w:val="Codigo"/>
        <w:rPr>
          <w:lang w:val="en-US"/>
        </w:rPr>
      </w:pPr>
      <w:r w:rsidRPr="007B7D05">
        <w:rPr>
          <w:lang w:val="en-US"/>
        </w:rPr>
        <w:t>SetField "No_Expediente_Interno", SourceIndexData.GetField("No_Expediente_Interno")</w:t>
      </w:r>
    </w:p>
    <w:p w14:paraId="42C72A31" w14:textId="77777777" w:rsidR="00FF1538" w:rsidRPr="007B7D05" w:rsidRDefault="00FF1538" w:rsidP="00542663">
      <w:pPr>
        <w:pStyle w:val="Codigo"/>
        <w:rPr>
          <w:lang w:val="en-US"/>
        </w:rPr>
      </w:pPr>
      <w:r w:rsidRPr="007B7D05">
        <w:rPr>
          <w:lang w:val="en-US"/>
        </w:rPr>
        <w:t>SetField "Comentarios", SourceIndexData.GetField("Comentarios")</w:t>
      </w:r>
    </w:p>
    <w:p w14:paraId="6DAA6EFE" w14:textId="77777777" w:rsidR="00FF1538" w:rsidRPr="007B7D05" w:rsidRDefault="00FF1538" w:rsidP="00542663">
      <w:pPr>
        <w:pStyle w:val="Codigo"/>
        <w:rPr>
          <w:lang w:val="en-US"/>
        </w:rPr>
      </w:pPr>
      <w:r w:rsidRPr="007B7D05">
        <w:rPr>
          <w:lang w:val="en-US"/>
        </w:rPr>
        <w:t>SetField "Fecha_Envio", SourceIndexData.GetField("Fecha_Envio")</w:t>
      </w:r>
    </w:p>
    <w:p w14:paraId="3E70F445" w14:textId="77777777" w:rsidR="00FF1538" w:rsidRPr="007B7D05" w:rsidRDefault="00FF1538" w:rsidP="00542663">
      <w:pPr>
        <w:pStyle w:val="Codigo"/>
        <w:rPr>
          <w:lang w:val="en-US"/>
        </w:rPr>
      </w:pPr>
      <w:r w:rsidRPr="007B7D05">
        <w:rPr>
          <w:lang w:val="en-US"/>
        </w:rPr>
        <w:t>SetField "Fecha_Maxima", SourceIndexData.GetField("Fecha_Maxima")</w:t>
      </w:r>
    </w:p>
    <w:p w14:paraId="0E57C76C" w14:textId="77777777" w:rsidR="00FF1538" w:rsidRPr="007B7D05" w:rsidRDefault="00FF1538" w:rsidP="00542663">
      <w:pPr>
        <w:pStyle w:val="Codigo"/>
        <w:rPr>
          <w:lang w:val="en-US"/>
        </w:rPr>
      </w:pPr>
      <w:r w:rsidRPr="007B7D05">
        <w:rPr>
          <w:lang w:val="en-US"/>
        </w:rPr>
        <w:t>SetField "Fecha_Aviso_Previo", SourceIndexData.GetField("Fecha_Aviso_Previo")</w:t>
      </w:r>
    </w:p>
    <w:p w14:paraId="588A313B" w14:textId="77777777" w:rsidR="00FF1538" w:rsidRPr="007B7D05" w:rsidRDefault="00FF1538" w:rsidP="00542663">
      <w:pPr>
        <w:pStyle w:val="Codigo"/>
        <w:rPr>
          <w:lang w:val="en-US"/>
        </w:rPr>
      </w:pPr>
      <w:r w:rsidRPr="007B7D05">
        <w:rPr>
          <w:lang w:val="en-US"/>
        </w:rPr>
        <w:t>SetField "Org_nombre", SourceIndexData.GetField("Org_nombre")</w:t>
      </w:r>
    </w:p>
    <w:p w14:paraId="488F8AB6" w14:textId="77777777" w:rsidR="00FF1538" w:rsidRPr="007B7D05" w:rsidRDefault="00FF1538" w:rsidP="00542663">
      <w:pPr>
        <w:pStyle w:val="Codigo"/>
        <w:rPr>
          <w:lang w:val="en-US"/>
        </w:rPr>
      </w:pPr>
      <w:r w:rsidRPr="007B7D05">
        <w:rPr>
          <w:lang w:val="en-US"/>
        </w:rPr>
        <w:t>SetField "FechaLectura", SourceIndexData.GetField("FechaLectura")</w:t>
      </w:r>
    </w:p>
    <w:p w14:paraId="45C93FA2" w14:textId="77777777" w:rsidR="00FF1538" w:rsidRPr="007B7D05" w:rsidRDefault="00FF1538" w:rsidP="00542663">
      <w:pPr>
        <w:pStyle w:val="Codigo"/>
        <w:rPr>
          <w:lang w:val="en-US"/>
        </w:rPr>
      </w:pPr>
      <w:r w:rsidRPr="007B7D05">
        <w:rPr>
          <w:lang w:val="en-US"/>
        </w:rPr>
        <w:t>SetField "Org_IdNotif", SourceIndexData.GetField("Org_IdNotif")</w:t>
      </w:r>
    </w:p>
    <w:p w14:paraId="549B09AF" w14:textId="77777777" w:rsidR="00FF1538" w:rsidRPr="007B7D05" w:rsidRDefault="00FF1538" w:rsidP="00542663">
      <w:pPr>
        <w:pStyle w:val="Codigo"/>
        <w:rPr>
          <w:lang w:val="en-US"/>
        </w:rPr>
      </w:pPr>
      <w:r w:rsidRPr="007B7D05">
        <w:rPr>
          <w:lang w:val="en-US"/>
        </w:rPr>
        <w:t>SetField "CIF", SourceIndexData.GetField("CIF")</w:t>
      </w:r>
    </w:p>
    <w:p w14:paraId="5ACF64A0" w14:textId="77777777" w:rsidR="00FF1538" w:rsidRPr="007B7D05" w:rsidRDefault="00FF1538" w:rsidP="00542663">
      <w:pPr>
        <w:pStyle w:val="Codigo"/>
        <w:rPr>
          <w:lang w:val="en-US"/>
        </w:rPr>
      </w:pPr>
      <w:r w:rsidRPr="007B7D05">
        <w:rPr>
          <w:lang w:val="en-US"/>
        </w:rPr>
        <w:t>SetField "TipoNotificacion_ID", SourceIndexData.GetField("TipoNotificacion_ID")</w:t>
      </w:r>
    </w:p>
    <w:p w14:paraId="61543719" w14:textId="77777777" w:rsidR="00FF1538" w:rsidRPr="007B7D05" w:rsidRDefault="00FF1538" w:rsidP="00542663">
      <w:pPr>
        <w:pStyle w:val="Codigo"/>
        <w:rPr>
          <w:lang w:val="en-US"/>
        </w:rPr>
      </w:pPr>
      <w:r w:rsidRPr="007B7D05">
        <w:rPr>
          <w:lang w:val="en-US"/>
        </w:rPr>
        <w:t>SetField "Estado_ID", SourceIndexData.GetField("Estado_ID")</w:t>
      </w:r>
    </w:p>
    <w:p w14:paraId="76D2A647" w14:textId="77777777" w:rsidR="00FF1538" w:rsidRPr="007B7D05" w:rsidRDefault="00FF1538" w:rsidP="00542663">
      <w:pPr>
        <w:pStyle w:val="Codigo"/>
        <w:rPr>
          <w:lang w:val="en-US"/>
        </w:rPr>
      </w:pPr>
      <w:r w:rsidRPr="007B7D05">
        <w:rPr>
          <w:lang w:val="en-US"/>
        </w:rPr>
        <w:t>SetField "Caducidad_Tarea_Actual", SourceIndexData.GetField("Caducidad_Tarea_Actual")</w:t>
      </w:r>
    </w:p>
    <w:p w14:paraId="0A41D6BA" w14:textId="77777777" w:rsidR="00FF1538" w:rsidRPr="007B7D05" w:rsidRDefault="00FF1538" w:rsidP="00542663">
      <w:pPr>
        <w:pStyle w:val="Codigo"/>
        <w:rPr>
          <w:lang w:val="en-US"/>
        </w:rPr>
      </w:pPr>
      <w:r w:rsidRPr="007B7D05">
        <w:rPr>
          <w:lang w:val="en-US"/>
        </w:rPr>
        <w:t>SetField "Ivneos_1", SourceIndexData.GetField("Ivneos_1")</w:t>
      </w:r>
    </w:p>
    <w:p w14:paraId="1AD74476" w14:textId="77777777" w:rsidR="00FF1538" w:rsidRPr="007B7D05" w:rsidRDefault="00FF1538" w:rsidP="00542663">
      <w:pPr>
        <w:pStyle w:val="Codigo"/>
        <w:rPr>
          <w:lang w:val="en-US"/>
        </w:rPr>
      </w:pPr>
      <w:r w:rsidRPr="007B7D05">
        <w:rPr>
          <w:lang w:val="en-US"/>
        </w:rPr>
        <w:t>SetField "Ivneos_2", SourceIndexData.GetField("Ivneos_2")</w:t>
      </w:r>
    </w:p>
    <w:p w14:paraId="4F6A20C2" w14:textId="77777777" w:rsidR="00FF1538" w:rsidRPr="00D10C8C" w:rsidRDefault="00FF1538" w:rsidP="00542663">
      <w:pPr>
        <w:pStyle w:val="Codigo"/>
      </w:pPr>
      <w:r w:rsidRPr="00D10C8C">
        <w:t>SetField "Fecha_Alta_en_Zona", Date</w:t>
      </w:r>
    </w:p>
    <w:p w14:paraId="35778DAA" w14:textId="77777777" w:rsidR="00FF1538" w:rsidRPr="007B7D05" w:rsidRDefault="00FF1538" w:rsidP="00542663">
      <w:pPr>
        <w:pStyle w:val="Codigo"/>
        <w:rPr>
          <w:lang w:val="en-US"/>
        </w:rPr>
      </w:pPr>
      <w:r w:rsidRPr="007B7D05">
        <w:rPr>
          <w:lang w:val="en-US"/>
        </w:rPr>
        <w:t>SetField "Historia", SourceIndexData.GetField("Historia")</w:t>
      </w:r>
    </w:p>
    <w:p w14:paraId="46828EC5" w14:textId="77777777" w:rsidR="00FF1538" w:rsidRPr="007B7D05" w:rsidRDefault="00FF1538" w:rsidP="00542663">
      <w:pPr>
        <w:pStyle w:val="Codigo"/>
        <w:rPr>
          <w:lang w:val="en-US"/>
        </w:rPr>
      </w:pPr>
      <w:r w:rsidRPr="007B7D05">
        <w:rPr>
          <w:lang w:val="en-US"/>
        </w:rPr>
        <w:t>SetField "Accion_TimeStamp", SourceIndexData.GetField("Accion_TimeStamp")</w:t>
      </w:r>
    </w:p>
    <w:p w14:paraId="19ABF782" w14:textId="77777777" w:rsidR="00FF1538" w:rsidRPr="007B7D05" w:rsidRDefault="00FF1538" w:rsidP="00542663">
      <w:pPr>
        <w:pStyle w:val="Codigo"/>
        <w:rPr>
          <w:lang w:val="en-US"/>
        </w:rPr>
      </w:pPr>
      <w:r w:rsidRPr="007B7D05">
        <w:rPr>
          <w:lang w:val="en-US"/>
        </w:rPr>
        <w:t>SetField "Accion_Usuario", SourceIndexData.GetField("Accion_Usuario")</w:t>
      </w:r>
    </w:p>
    <w:p w14:paraId="7542E4D4" w14:textId="77777777" w:rsidR="00FF1538" w:rsidRPr="007B7D05" w:rsidRDefault="00FF1538" w:rsidP="00542663">
      <w:pPr>
        <w:pStyle w:val="Codigo"/>
        <w:rPr>
          <w:lang w:val="en-US"/>
        </w:rPr>
      </w:pPr>
      <w:r w:rsidRPr="007B7D05">
        <w:rPr>
          <w:lang w:val="en-US"/>
        </w:rPr>
        <w:t>SetField "Accion_Tipo", SourceIndexData.GetField("Accion_Tipo")</w:t>
      </w:r>
    </w:p>
    <w:p w14:paraId="22519879" w14:textId="77777777" w:rsidR="00FF1538" w:rsidRPr="007B7D05" w:rsidRDefault="00FF1538" w:rsidP="00542663">
      <w:pPr>
        <w:pStyle w:val="Codigo"/>
        <w:rPr>
          <w:lang w:val="en-US"/>
        </w:rPr>
      </w:pPr>
    </w:p>
    <w:p w14:paraId="2F530C63" w14:textId="77777777" w:rsidR="00FF1538" w:rsidRPr="007B7D05" w:rsidRDefault="00FF1538" w:rsidP="00542663">
      <w:pPr>
        <w:pStyle w:val="Codigo"/>
        <w:rPr>
          <w:lang w:val="en-US"/>
        </w:rPr>
      </w:pPr>
      <w:r w:rsidRPr="007B7D05">
        <w:rPr>
          <w:lang w:val="en-US"/>
        </w:rPr>
        <w:t>SetField "Activo_OI", SourceIndexData.GetField("Activo_OI")</w:t>
      </w:r>
    </w:p>
    <w:p w14:paraId="200EEECF" w14:textId="77777777" w:rsidR="00FF1538" w:rsidRPr="00D10C8C" w:rsidRDefault="00FF1538" w:rsidP="0013560E">
      <w:pPr>
        <w:pStyle w:val="Titulo4"/>
        <w:rPr>
          <w:rFonts w:eastAsia="Times New Roman"/>
          <w:lang w:eastAsia="es-ES"/>
        </w:rPr>
      </w:pPr>
      <w:r w:rsidRPr="00D10C8C">
        <w:rPr>
          <w:rFonts w:eastAsia="Times New Roman"/>
          <w:lang w:eastAsia="es-ES"/>
        </w:rPr>
        <w:t>Descripción:</w:t>
      </w:r>
    </w:p>
    <w:p w14:paraId="77EC418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Se transfieren los valores del origen al destino mediante la función </w:t>
      </w:r>
      <w:r w:rsidRPr="00D10C8C">
        <w:rPr>
          <w:rStyle w:val="CodigoCar"/>
          <w:rFonts w:eastAsiaTheme="minorEastAsia"/>
        </w:rPr>
        <w:t>SetField</w:t>
      </w:r>
      <w:r w:rsidRPr="00D10C8C">
        <w:rPr>
          <w:rFonts w:eastAsia="Times New Roman"/>
          <w:lang w:eastAsia="es-ES"/>
        </w:rPr>
        <w:t>.</w:t>
      </w:r>
    </w:p>
    <w:p w14:paraId="3D9BD3E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Cada línea corresponde a un campo específico que se actualiza con los datos obtenidos desde el origen mediante </w:t>
      </w:r>
      <w:r w:rsidRPr="00D10C8C">
        <w:rPr>
          <w:rStyle w:val="CodigoCar"/>
          <w:rFonts w:eastAsiaTheme="minorEastAsia"/>
        </w:rPr>
        <w:t>SourceIndexData.GetField</w:t>
      </w:r>
      <w:r w:rsidRPr="00D10C8C">
        <w:rPr>
          <w:rFonts w:eastAsia="Times New Roman"/>
          <w:lang w:eastAsia="es-ES"/>
        </w:rPr>
        <w:t>.</w:t>
      </w:r>
    </w:p>
    <w:p w14:paraId="1E1E284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Algunos campos, como </w:t>
      </w:r>
      <w:r w:rsidRPr="00D10C8C">
        <w:rPr>
          <w:rStyle w:val="CodigoCar"/>
          <w:rFonts w:eastAsiaTheme="minorEastAsia"/>
        </w:rPr>
        <w:t>Fecha_Alta_en_Zona</w:t>
      </w:r>
      <w:r w:rsidRPr="00D10C8C">
        <w:rPr>
          <w:rFonts w:eastAsia="Times New Roman"/>
          <w:lang w:eastAsia="es-ES"/>
        </w:rPr>
        <w:t>, reciben valores predeterminados (en este caso, la fecha actual).</w:t>
      </w:r>
    </w:p>
    <w:p w14:paraId="05FCFFD2" w14:textId="6F35A5F3"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55EED9B4" w14:textId="2FE73227" w:rsidR="00FF1538" w:rsidRPr="00D10C8C" w:rsidRDefault="00FF1538" w:rsidP="0013560E">
      <w:pPr>
        <w:pStyle w:val="Titulo3"/>
        <w:rPr>
          <w:rFonts w:eastAsia="Times New Roman"/>
          <w:lang w:eastAsia="es-ES"/>
        </w:rPr>
      </w:pPr>
      <w:bookmarkStart w:id="127" w:name="_Toc193887402"/>
      <w:r w:rsidRPr="00D10C8C">
        <w:rPr>
          <w:rFonts w:eastAsia="Times New Roman"/>
          <w:lang w:eastAsia="es-ES"/>
        </w:rPr>
        <w:t xml:space="preserve">Resumen del </w:t>
      </w:r>
      <w:r w:rsidR="008009BD" w:rsidRPr="00D10C8C">
        <w:rPr>
          <w:rFonts w:eastAsia="Times New Roman"/>
          <w:lang w:eastAsia="es-ES"/>
        </w:rPr>
        <w:t>Script</w:t>
      </w:r>
      <w:bookmarkEnd w:id="127"/>
    </w:p>
    <w:p w14:paraId="4722B3F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Se obtienen los valores iniciales de </w:t>
      </w:r>
      <w:r w:rsidRPr="00D10C8C">
        <w:rPr>
          <w:rFonts w:eastAsia="Times New Roman"/>
          <w:b/>
          <w:bCs/>
          <w:lang w:eastAsia="es-ES"/>
        </w:rPr>
        <w:t>Zona_ID</w:t>
      </w:r>
      <w:r w:rsidRPr="00D10C8C">
        <w:rPr>
          <w:rFonts w:eastAsia="Times New Roman"/>
          <w:lang w:eastAsia="es-ES"/>
        </w:rPr>
        <w:t xml:space="preserve"> y </w:t>
      </w:r>
      <w:r w:rsidRPr="00D10C8C">
        <w:rPr>
          <w:rFonts w:eastAsia="Times New Roman"/>
          <w:b/>
          <w:bCs/>
          <w:lang w:eastAsia="es-ES"/>
        </w:rPr>
        <w:t>TipoNotificacion_ID</w:t>
      </w:r>
      <w:r w:rsidRPr="00D10C8C">
        <w:rPr>
          <w:rFonts w:eastAsia="Times New Roman"/>
          <w:lang w:eastAsia="es-ES"/>
        </w:rPr>
        <w:t>.</w:t>
      </w:r>
    </w:p>
    <w:p w14:paraId="195FFCCE" w14:textId="77777777" w:rsidR="00FF1538" w:rsidRPr="00D10C8C" w:rsidRDefault="00FF1538" w:rsidP="00BB2945">
      <w:pPr>
        <w:pStyle w:val="Listas"/>
        <w:rPr>
          <w:rFonts w:eastAsia="Times New Roman"/>
          <w:lang w:eastAsia="es-ES"/>
        </w:rPr>
      </w:pPr>
      <w:r w:rsidRPr="00D10C8C">
        <w:rPr>
          <w:rFonts w:eastAsia="Times New Roman"/>
          <w:lang w:eastAsia="es-ES"/>
        </w:rPr>
        <w:t>Se evalúan las categorías asociadas a la zona y al tipo para determinar la categoría de destino.</w:t>
      </w:r>
    </w:p>
    <w:p w14:paraId="12722309" w14:textId="77777777" w:rsidR="00FF1538" w:rsidRPr="00D10C8C" w:rsidRDefault="00FF1538" w:rsidP="00BB2945">
      <w:pPr>
        <w:pStyle w:val="Listas"/>
        <w:rPr>
          <w:rFonts w:eastAsia="Times New Roman"/>
          <w:lang w:eastAsia="es-ES"/>
        </w:rPr>
      </w:pPr>
      <w:r w:rsidRPr="00D10C8C">
        <w:rPr>
          <w:rFonts w:eastAsia="Times New Roman"/>
          <w:lang w:eastAsia="es-ES"/>
        </w:rPr>
        <w:t>Se verifica la validez de la categoría y se asigna al sistema de destino.</w:t>
      </w:r>
    </w:p>
    <w:p w14:paraId="3FB6CC96" w14:textId="77777777" w:rsidR="00FF1538" w:rsidRPr="00D10C8C" w:rsidRDefault="00FF1538" w:rsidP="00BB2945">
      <w:pPr>
        <w:pStyle w:val="Listas"/>
        <w:rPr>
          <w:rFonts w:eastAsia="Times New Roman"/>
          <w:lang w:eastAsia="es-ES"/>
        </w:rPr>
      </w:pPr>
      <w:r w:rsidRPr="00D10C8C">
        <w:rPr>
          <w:rFonts w:eastAsia="Times New Roman"/>
          <w:lang w:eastAsia="es-ES"/>
        </w:rPr>
        <w:t>Se actualizan los campos del destino con los datos obtenidos del origen.</w:t>
      </w:r>
    </w:p>
    <w:p w14:paraId="3E01E22B" w14:textId="01E7A2A0" w:rsidR="00C7442F" w:rsidRPr="00D10C8C" w:rsidRDefault="00C7442F">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17524C82" w14:textId="6D5FED3E" w:rsidR="001744E1" w:rsidRPr="00D10C8C" w:rsidRDefault="00C55366" w:rsidP="00C55366">
      <w:pPr>
        <w:pStyle w:val="Ttulo1"/>
        <w:jc w:val="left"/>
      </w:pPr>
      <w:bookmarkStart w:id="128" w:name="_Anexo_7_"/>
      <w:bookmarkStart w:id="129" w:name="_Toc193887403"/>
      <w:bookmarkEnd w:id="128"/>
      <w:r w:rsidRPr="00D10C8C">
        <w:lastRenderedPageBreak/>
        <w:t xml:space="preserve">Anexo </w:t>
      </w:r>
      <w:r w:rsidR="00A66DCB" w:rsidRPr="00D10C8C">
        <w:t>7</w:t>
      </w:r>
      <w:r w:rsidR="005174BA">
        <w:t xml:space="preserve"> </w:t>
      </w:r>
      <w:r w:rsidRPr="00D10C8C">
        <w:t>Conector universal</w:t>
      </w:r>
      <w:bookmarkEnd w:id="129"/>
    </w:p>
    <w:p w14:paraId="16B4795E" w14:textId="0F277F70" w:rsidR="009963FC" w:rsidRPr="00D10C8C" w:rsidRDefault="009963FC" w:rsidP="005263D7">
      <w:r w:rsidRPr="00D10C8C">
        <w:t>El conector maximiza la productividad y crea un vínculo más estrecho entre la información y las aplicaciones utilizadas habitualmente por su empresa.</w:t>
      </w:r>
    </w:p>
    <w:p w14:paraId="1B7A367B" w14:textId="77777777" w:rsidR="00711128" w:rsidRPr="00D10C8C" w:rsidRDefault="00711128" w:rsidP="00711128">
      <w:r w:rsidRPr="00D10C8C">
        <w:t>En el ámbito del proyecto y en el momento de la redacción de este documento, no se ha creado ningún perfil de Conector Universal.</w:t>
      </w:r>
    </w:p>
    <w:p w14:paraId="064251C8" w14:textId="77777777" w:rsidR="001D6334" w:rsidRPr="00D10C8C" w:rsidRDefault="001D6334" w:rsidP="001D6334">
      <w:pPr>
        <w:pStyle w:val="Ttulo2"/>
      </w:pPr>
      <w:bookmarkStart w:id="130" w:name="_Toc193887404"/>
      <w:r w:rsidRPr="00D10C8C">
        <w:t>Aspectos Destacados del Therefore™ Universal Connector</w:t>
      </w:r>
      <w:bookmarkEnd w:id="130"/>
    </w:p>
    <w:p w14:paraId="39480E0B" w14:textId="77777777" w:rsidR="001D6334" w:rsidRPr="00D10C8C" w:rsidRDefault="001D6334" w:rsidP="001D6334">
      <w:pPr>
        <w:pStyle w:val="Listas"/>
      </w:pPr>
      <w:r w:rsidRPr="00D10C8C">
        <w:t>Busque fácilmente documentos o casos de Therefore™ desde aplicaciones de terceros.</w:t>
      </w:r>
    </w:p>
    <w:p w14:paraId="1C4F922B" w14:textId="77777777" w:rsidR="001D6334" w:rsidRPr="00D10C8C" w:rsidRDefault="001D6334" w:rsidP="001D6334">
      <w:pPr>
        <w:pStyle w:val="Listas"/>
      </w:pPr>
      <w:r w:rsidRPr="00D10C8C">
        <w:t>Indexe y guarde automáticamente documentos en Therefore™ utilizando información de aplicaciones de terceros.</w:t>
      </w:r>
    </w:p>
    <w:p w14:paraId="33A72AC1" w14:textId="77777777" w:rsidR="001D6334" w:rsidRPr="00D10C8C" w:rsidRDefault="001D6334" w:rsidP="001D6334">
      <w:pPr>
        <w:pStyle w:val="Listas"/>
      </w:pPr>
      <w:r w:rsidRPr="00D10C8C">
        <w:t>Maximice la productividad y aumente el valor de su aplicación de terceros.</w:t>
      </w:r>
    </w:p>
    <w:p w14:paraId="2F1FEB42" w14:textId="359DE243" w:rsidR="001D6334" w:rsidRPr="00D10C8C" w:rsidRDefault="001D6334" w:rsidP="001D6334"/>
    <w:p w14:paraId="7690FED7" w14:textId="77777777" w:rsidR="001D6334" w:rsidRPr="00D10C8C" w:rsidRDefault="001D6334" w:rsidP="001D6334">
      <w:pPr>
        <w:pStyle w:val="Ttulo2"/>
      </w:pPr>
      <w:bookmarkStart w:id="131" w:name="_Toc193887405"/>
      <w:r w:rsidRPr="00D10C8C">
        <w:t>Descripción General del Therefore™ Universal Connector</w:t>
      </w:r>
      <w:bookmarkEnd w:id="131"/>
    </w:p>
    <w:p w14:paraId="338D8354" w14:textId="77777777" w:rsidR="001D6334" w:rsidRPr="00D10C8C" w:rsidRDefault="001D6334" w:rsidP="001D6334">
      <w:r w:rsidRPr="00D10C8C">
        <w:t>Con el Universal Connector puede conectar de manera eficiente información de aplicaciones de terceros a Therefore™ utilizando dos funcionalidades:</w:t>
      </w:r>
    </w:p>
    <w:p w14:paraId="56F405DB" w14:textId="77777777" w:rsidR="001D6334" w:rsidRPr="00D10C8C" w:rsidRDefault="001D6334" w:rsidP="001D6334">
      <w:pPr>
        <w:pStyle w:val="Listas"/>
      </w:pPr>
      <w:r w:rsidRPr="00D10C8C">
        <w:rPr>
          <w:rStyle w:val="Textoennegrita"/>
        </w:rPr>
        <w:t>La función del portapapeles</w:t>
      </w:r>
      <w:r w:rsidRPr="00D10C8C">
        <w:t xml:space="preserve"> utiliza cualquier texto resaltado desde prácticamente cualquier aplicación para ejecutar funciones en Therefore™.</w:t>
      </w:r>
    </w:p>
    <w:p w14:paraId="6A918251" w14:textId="77777777" w:rsidR="001D6334" w:rsidRPr="00D10C8C" w:rsidRDefault="001D6334" w:rsidP="001D6334">
      <w:pPr>
        <w:pStyle w:val="Listas"/>
      </w:pPr>
      <w:r w:rsidRPr="00D10C8C">
        <w:rPr>
          <w:rStyle w:val="Textoennegrita"/>
        </w:rPr>
        <w:t>La función de escaneo</w:t>
      </w:r>
      <w:r w:rsidRPr="00D10C8C">
        <w:t xml:space="preserve"> analiza los diálogos en aplicaciones de terceros para obtener metadatos y utiliza esta información para guardar o buscar documentos.</w:t>
      </w:r>
    </w:p>
    <w:p w14:paraId="6B413C82" w14:textId="2902B73A" w:rsidR="001D6334" w:rsidRPr="00D10C8C" w:rsidRDefault="001D6334" w:rsidP="001D6334"/>
    <w:p w14:paraId="40BB3453" w14:textId="77777777" w:rsidR="001D6334" w:rsidRPr="00D10C8C" w:rsidRDefault="001D6334" w:rsidP="001D6334">
      <w:pPr>
        <w:pStyle w:val="Titulo4"/>
      </w:pPr>
      <w:r w:rsidRPr="00D10C8C">
        <w:t>Comparativa entre Funciones</w:t>
      </w:r>
    </w:p>
    <w:tbl>
      <w:tblPr>
        <w:tblStyle w:val="Tabladecuadrcula5oscura-nfasis31"/>
        <w:tblW w:w="0" w:type="auto"/>
        <w:tblLook w:val="04A0" w:firstRow="1" w:lastRow="0" w:firstColumn="1" w:lastColumn="0" w:noHBand="0" w:noVBand="1"/>
      </w:tblPr>
      <w:tblGrid>
        <w:gridCol w:w="1986"/>
        <w:gridCol w:w="2990"/>
        <w:gridCol w:w="3518"/>
      </w:tblGrid>
      <w:tr w:rsidR="001D6334" w:rsidRPr="00D10C8C" w14:paraId="2D805A69" w14:textId="77777777" w:rsidTr="001D6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3199C" w14:textId="77777777" w:rsidR="001D6334" w:rsidRPr="00D10C8C" w:rsidRDefault="001D6334">
            <w:pPr>
              <w:jc w:val="center"/>
              <w:rPr>
                <w:lang w:val="es-ES"/>
              </w:rPr>
            </w:pPr>
            <w:r w:rsidRPr="00D10C8C">
              <w:rPr>
                <w:rStyle w:val="Textoennegrita"/>
                <w:lang w:val="es-ES"/>
              </w:rPr>
              <w:t>Función</w:t>
            </w:r>
          </w:p>
        </w:tc>
        <w:tc>
          <w:tcPr>
            <w:tcW w:w="0" w:type="auto"/>
            <w:hideMark/>
          </w:tcPr>
          <w:p w14:paraId="058A5E20"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del Portapapeles</w:t>
            </w:r>
          </w:p>
        </w:tc>
        <w:tc>
          <w:tcPr>
            <w:tcW w:w="0" w:type="auto"/>
            <w:hideMark/>
          </w:tcPr>
          <w:p w14:paraId="2849AD0B"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 Escaneo</w:t>
            </w:r>
          </w:p>
        </w:tc>
      </w:tr>
      <w:tr w:rsidR="001D6334" w:rsidRPr="00D10C8C" w14:paraId="0ACC9A29"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38B3" w14:textId="77777777" w:rsidR="001D6334" w:rsidRPr="00D10C8C" w:rsidRDefault="001D6334">
            <w:pPr>
              <w:jc w:val="left"/>
              <w:rPr>
                <w:b w:val="0"/>
                <w:bCs w:val="0"/>
                <w:lang w:val="es-ES"/>
              </w:rPr>
            </w:pPr>
            <w:r w:rsidRPr="00D10C8C">
              <w:rPr>
                <w:lang w:val="es-ES"/>
              </w:rPr>
              <w:t>Usa texto resaltado</w:t>
            </w:r>
          </w:p>
        </w:tc>
        <w:tc>
          <w:tcPr>
            <w:tcW w:w="0" w:type="auto"/>
            <w:hideMark/>
          </w:tcPr>
          <w:p w14:paraId="52A0FA9A" w14:textId="77777777" w:rsidR="001D6334" w:rsidRPr="007B7D05" w:rsidRDefault="001D6334">
            <w:pPr>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Sí, utiliza un valor único</w:t>
            </w:r>
          </w:p>
        </w:tc>
        <w:tc>
          <w:tcPr>
            <w:tcW w:w="0" w:type="auto"/>
            <w:hideMark/>
          </w:tcPr>
          <w:p w14:paraId="04BABC0B" w14:textId="77777777" w:rsidR="001D6334" w:rsidRPr="00D10C8C" w:rsidRDefault="001D6334">
            <w:pPr>
              <w:cnfStyle w:val="000000100000" w:firstRow="0" w:lastRow="0" w:firstColumn="0" w:lastColumn="0" w:oddVBand="0" w:evenVBand="0" w:oddHBand="1" w:evenHBand="0" w:firstRowFirstColumn="0" w:firstRowLastColumn="0" w:lastRowFirstColumn="0" w:lastRowLastColumn="0"/>
            </w:pPr>
            <w:r w:rsidRPr="00D10C8C">
              <w:t>No</w:t>
            </w:r>
          </w:p>
        </w:tc>
      </w:tr>
      <w:tr w:rsidR="001D6334" w:rsidRPr="00D10C8C" w14:paraId="22BC0CC4" w14:textId="77777777" w:rsidTr="001D6334">
        <w:tc>
          <w:tcPr>
            <w:cnfStyle w:val="001000000000" w:firstRow="0" w:lastRow="0" w:firstColumn="1" w:lastColumn="0" w:oddVBand="0" w:evenVBand="0" w:oddHBand="0" w:evenHBand="0" w:firstRowFirstColumn="0" w:firstRowLastColumn="0" w:lastRowFirstColumn="0" w:lastRowLastColumn="0"/>
            <w:tcW w:w="0" w:type="auto"/>
            <w:hideMark/>
          </w:tcPr>
          <w:p w14:paraId="6642D828" w14:textId="77777777" w:rsidR="001D6334" w:rsidRPr="00D10C8C" w:rsidRDefault="001D6334">
            <w:r w:rsidRPr="00D10C8C">
              <w:t>Usa múltiples valores</w:t>
            </w:r>
          </w:p>
        </w:tc>
        <w:tc>
          <w:tcPr>
            <w:tcW w:w="0" w:type="auto"/>
            <w:hideMark/>
          </w:tcPr>
          <w:p w14:paraId="2D6B5864"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2AB059"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r w:rsidRPr="00D10C8C">
              <w:t>Sí</w:t>
            </w:r>
          </w:p>
        </w:tc>
      </w:tr>
      <w:tr w:rsidR="001D6334" w:rsidRPr="00D10C8C" w14:paraId="33A2620D"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28B27" w14:textId="77777777" w:rsidR="001D6334" w:rsidRPr="00D10C8C" w:rsidRDefault="001D6334" w:rsidP="00753F75">
            <w:pPr>
              <w:jc w:val="left"/>
            </w:pPr>
            <w:r w:rsidRPr="00D10C8C">
              <w:t>Compatibilidad</w:t>
            </w:r>
          </w:p>
        </w:tc>
        <w:tc>
          <w:tcPr>
            <w:tcW w:w="0" w:type="auto"/>
            <w:hideMark/>
          </w:tcPr>
          <w:p w14:paraId="4AE129BD" w14:textId="77777777" w:rsidR="001D6334" w:rsidRPr="00D10C8C" w:rsidRDefault="001D6334" w:rsidP="00753F75">
            <w:pPr>
              <w:jc w:val="left"/>
              <w:cnfStyle w:val="000000100000" w:firstRow="0" w:lastRow="0" w:firstColumn="0" w:lastColumn="0" w:oddVBand="0" w:evenVBand="0" w:oddHBand="1" w:evenHBand="0" w:firstRowFirstColumn="0" w:firstRowLastColumn="0" w:lastRowFirstColumn="0" w:lastRowLastColumn="0"/>
            </w:pPr>
            <w:r w:rsidRPr="00D10C8C">
              <w:t>Prácticamente cualquier aplicación</w:t>
            </w:r>
          </w:p>
        </w:tc>
        <w:tc>
          <w:tcPr>
            <w:tcW w:w="0" w:type="auto"/>
            <w:hideMark/>
          </w:tcPr>
          <w:p w14:paraId="3B0B17F2" w14:textId="77777777" w:rsidR="001D6334" w:rsidRPr="007B7D05" w:rsidRDefault="001D6334" w:rsidP="00753F75">
            <w:pPr>
              <w:jc w:val="left"/>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Muchas aplicaciones basadas en Windows</w:t>
            </w:r>
          </w:p>
        </w:tc>
      </w:tr>
    </w:tbl>
    <w:p w14:paraId="77985CF8" w14:textId="77777777" w:rsidR="001D6334" w:rsidRPr="00D10C8C" w:rsidRDefault="00000000" w:rsidP="001D6334">
      <w:r>
        <w:pict w14:anchorId="5095E36A">
          <v:rect id="_x0000_i1025" style="width:0;height:1.5pt" o:hralign="center" o:hrstd="t" o:hr="t" fillcolor="#a0a0a0" stroked="f"/>
        </w:pict>
      </w:r>
    </w:p>
    <w:p w14:paraId="2B33848A" w14:textId="77777777" w:rsidR="001D6334" w:rsidRPr="00D10C8C" w:rsidRDefault="001D6334" w:rsidP="001D6334">
      <w:pPr>
        <w:pStyle w:val="Ttulo2"/>
      </w:pPr>
      <w:bookmarkStart w:id="132" w:name="_Toc193887406"/>
      <w:r w:rsidRPr="00D10C8C">
        <w:t>El Universal Connector en Acción</w:t>
      </w:r>
      <w:bookmarkEnd w:id="132"/>
    </w:p>
    <w:p w14:paraId="5ED56233" w14:textId="77777777" w:rsidR="001D6334" w:rsidRPr="00D10C8C" w:rsidRDefault="001D6334" w:rsidP="00753F75">
      <w:pPr>
        <w:pStyle w:val="Titulo3"/>
      </w:pPr>
      <w:bookmarkStart w:id="133" w:name="_Toc193887407"/>
      <w:r w:rsidRPr="00D10C8C">
        <w:t>Usando la Funcionalidad del Portapapeles</w:t>
      </w:r>
      <w:bookmarkEnd w:id="133"/>
    </w:p>
    <w:p w14:paraId="3B251EF6" w14:textId="6077C93A" w:rsidR="001D6334" w:rsidRPr="00D10C8C" w:rsidRDefault="001D6334" w:rsidP="00753F75">
      <w:r w:rsidRPr="00D10C8C">
        <w:t xml:space="preserve">Una </w:t>
      </w:r>
      <w:r w:rsidR="00753F75" w:rsidRPr="00D10C8C">
        <w:t>usuario</w:t>
      </w:r>
      <w:r w:rsidRPr="00D10C8C">
        <w:t xml:space="preserve"> está leyendo un correo electrónico que hace referencia a un número de contrato. Todo lo que necesita hacer es resaltar el número de contrato, presionar una tecla de acceso rápido predefinida, y el contrato se recupera y abre inmediatamente en el visor de Therefore™.</w:t>
      </w:r>
    </w:p>
    <w:p w14:paraId="1A219471" w14:textId="77777777" w:rsidR="001D6334" w:rsidRPr="00D10C8C" w:rsidRDefault="001D6334" w:rsidP="00753F75">
      <w:pPr>
        <w:pStyle w:val="Listas"/>
      </w:pPr>
      <w:r w:rsidRPr="00D10C8C">
        <w:t>Resalte el texto.</w:t>
      </w:r>
    </w:p>
    <w:p w14:paraId="15487B0F" w14:textId="77777777" w:rsidR="001D6334" w:rsidRPr="00D10C8C" w:rsidRDefault="001D6334" w:rsidP="00753F75">
      <w:pPr>
        <w:pStyle w:val="Listas"/>
      </w:pPr>
      <w:r w:rsidRPr="00D10C8C">
        <w:t>Presione la tecla de acceso rápido.</w:t>
      </w:r>
    </w:p>
    <w:p w14:paraId="18A5B748" w14:textId="77777777" w:rsidR="001D6334" w:rsidRPr="00D10C8C" w:rsidRDefault="001D6334" w:rsidP="00753F75">
      <w:r w:rsidRPr="00D10C8C">
        <w:t>Los perfiles de portapapeles permiten que el Therefore™ Universal Connector recoja un valor resaltado desde prácticamente cualquier aplicación para copiarlo y pasarlo a Therefore™ para ejecutar una función. Mientras la aplicación permita copiar texto (usando CTRL-C, por ejemplo), podrá usar la funcionalidad del portapapeles del Universal Connector.</w:t>
      </w:r>
    </w:p>
    <w:p w14:paraId="28750DEA" w14:textId="77777777" w:rsidR="001D6334" w:rsidRPr="00D10C8C" w:rsidRDefault="001D6334" w:rsidP="00753F75">
      <w:r w:rsidRPr="00D10C8C">
        <w:lastRenderedPageBreak/>
        <w:t>Definir previamente un perfil de portapapeles es simple y directo. Para obtener más información sobre cómo configurar esta funcionalidad, consulte nuestra página de ayuda en línea.</w:t>
      </w:r>
    </w:p>
    <w:p w14:paraId="7636D704" w14:textId="77777777" w:rsidR="001D6334" w:rsidRPr="00D10C8C" w:rsidRDefault="001D6334" w:rsidP="00753F75">
      <w:pPr>
        <w:pStyle w:val="Titulo3"/>
      </w:pPr>
      <w:bookmarkStart w:id="134" w:name="_Toc193887408"/>
      <w:r w:rsidRPr="00D10C8C">
        <w:t>Usando la Funcionalidad de Escaneo</w:t>
      </w:r>
      <w:bookmarkEnd w:id="134"/>
    </w:p>
    <w:p w14:paraId="30E3A05A" w14:textId="6C93F71B" w:rsidR="001D6334" w:rsidRPr="00D10C8C" w:rsidRDefault="001D6334" w:rsidP="00753F75">
      <w:r w:rsidRPr="00D10C8C">
        <w:t xml:space="preserve">Un especialista en finanzas trabaja en </w:t>
      </w:r>
      <w:r w:rsidR="00753F75" w:rsidRPr="00D10C8C">
        <w:t>su ERP</w:t>
      </w:r>
      <w:r w:rsidRPr="00D10C8C">
        <w:t xml:space="preserve"> y quiere guardar una factura en Therefore™ para vincularla a un proceso posterior. Con los datos de la factura abiertos en </w:t>
      </w:r>
      <w:r w:rsidR="00753F75" w:rsidRPr="00D10C8C">
        <w:t>el ERP</w:t>
      </w:r>
      <w:r w:rsidRPr="00D10C8C">
        <w:t>, simplemente presiona una tecla de acceso rápido y los datos de índice se extraen de</w:t>
      </w:r>
      <w:r w:rsidR="00753F75" w:rsidRPr="00D10C8C">
        <w:t xml:space="preserve">sde la pantalla del ERP </w:t>
      </w:r>
      <w:r w:rsidRPr="00D10C8C">
        <w:t>para completar automáticamente el cuadro de diálogo de guardado en Therefore™.</w:t>
      </w:r>
    </w:p>
    <w:p w14:paraId="4B2A063B" w14:textId="77777777" w:rsidR="00C00C54" w:rsidRDefault="00C00C54">
      <w:pPr>
        <w:spacing w:after="160" w:line="259" w:lineRule="auto"/>
        <w:jc w:val="left"/>
        <w:rPr>
          <w:rFonts w:ascii="Tungsten Reveal" w:eastAsiaTheme="majorEastAsia" w:hAnsi="Tungsten Reveal" w:cstheme="majorBidi"/>
          <w:color w:val="000000" w:themeColor="text1"/>
          <w:sz w:val="48"/>
          <w:szCs w:val="32"/>
        </w:rPr>
      </w:pPr>
      <w:r>
        <w:rPr>
          <w:rFonts w:ascii="Tungsten Reveal" w:eastAsiaTheme="majorEastAsia" w:hAnsi="Tungsten Reveal" w:cstheme="majorBidi"/>
          <w:color w:val="000000" w:themeColor="text1"/>
          <w:sz w:val="48"/>
          <w:szCs w:val="32"/>
        </w:rPr>
        <w:br w:type="page"/>
      </w:r>
    </w:p>
    <w:p w14:paraId="783E498F" w14:textId="77777777" w:rsidR="00C00C54" w:rsidRDefault="00C00C54" w:rsidP="00C00C54">
      <w:pPr>
        <w:pStyle w:val="Ttulo1"/>
      </w:pPr>
      <w:bookmarkStart w:id="135" w:name="_Toc193887409"/>
      <w:r>
        <w:lastRenderedPageBreak/>
        <w:t>Anexo 8 Instalación cliente Therefore</w:t>
      </w:r>
      <w:bookmarkEnd w:id="135"/>
    </w:p>
    <w:p w14:paraId="1815486E" w14:textId="77777777" w:rsidR="00C00C54" w:rsidRPr="00C00C54" w:rsidRDefault="00C00C54" w:rsidP="00C00C54">
      <w:r w:rsidRPr="00C00C54">
        <w:t>Antes de iniciar la instalación de Therefore™ Client, asegúrese de que su sistema cumple los </w:t>
      </w:r>
      <w:hyperlink r:id="rId48" w:anchor="client" w:history="1">
        <w:r w:rsidRPr="00C00C54">
          <w:rPr>
            <w:color w:val="0563C1" w:themeColor="hyperlink"/>
            <w:u w:val="single"/>
          </w:rPr>
          <w:t>requisitos del sistema</w:t>
        </w:r>
      </w:hyperlink>
      <w:r w:rsidRPr="00C00C54">
        <w:t>.</w:t>
      </w:r>
    </w:p>
    <w:p w14:paraId="03885FAF" w14:textId="77777777" w:rsidR="00C00C54" w:rsidRPr="00C00C54" w:rsidRDefault="00C00C54" w:rsidP="00C00C54">
      <w:r w:rsidRPr="00C00C54">
        <w:t>Para obtener información sobre cómo actualizar los Therefore™ Clients a la versión más reciente, consulte </w:t>
      </w:r>
      <w:hyperlink r:id="rId49" w:history="1">
        <w:r w:rsidRPr="00C00C54">
          <w:rPr>
            <w:color w:val="0563C1" w:themeColor="hyperlink"/>
            <w:u w:val="single"/>
          </w:rPr>
          <w:t>Actualizar Therefore™ Clients</w:t>
        </w:r>
      </w:hyperlink>
      <w:r w:rsidRPr="00C00C54">
        <w:t>.</w:t>
      </w:r>
    </w:p>
    <w:p w14:paraId="21CB6723" w14:textId="77777777" w:rsidR="00C00C54" w:rsidRPr="00C00C54" w:rsidRDefault="00C00C54" w:rsidP="00C00C54">
      <w:pPr>
        <w:spacing w:after="160" w:line="259" w:lineRule="auto"/>
        <w:jc w:val="left"/>
      </w:pPr>
      <w:r w:rsidRPr="00C00C54">
        <w:t> </w:t>
      </w:r>
    </w:p>
    <w:p w14:paraId="134063CA" w14:textId="77777777" w:rsidR="00C00C54" w:rsidRPr="00C00C54" w:rsidRDefault="00C00C54" w:rsidP="00C00C54">
      <w:pPr>
        <w:pStyle w:val="Ttulo2"/>
        <w:rPr>
          <w:lang w:val="es-ES_tradnl"/>
        </w:rPr>
      </w:pPr>
      <w:bookmarkStart w:id="136" w:name="_Toc170384936"/>
      <w:bookmarkStart w:id="137" w:name="_Toc193887410"/>
      <w:r w:rsidRPr="00C00C54">
        <w:rPr>
          <w:lang w:val="es-ES_tradnl"/>
        </w:rPr>
        <w:t>¿Cómo instalar Therefore™ Client?</w:t>
      </w:r>
      <w:bookmarkEnd w:id="136"/>
      <w:bookmarkEnd w:id="137"/>
    </w:p>
    <w:p w14:paraId="2840E718" w14:textId="7443958A" w:rsidR="00C00C54" w:rsidRPr="00C00C54" w:rsidRDefault="00C00C54" w:rsidP="00C00C54">
      <w:pPr>
        <w:pStyle w:val="Titulo3"/>
        <w:rPr>
          <w:lang w:val="es-ES_tradnl"/>
        </w:rPr>
      </w:pPr>
      <w:bookmarkStart w:id="138" w:name="_Toc170384937"/>
      <w:bookmarkStart w:id="139" w:name="_Toc193887411"/>
      <w:r w:rsidRPr="00C00C54">
        <w:rPr>
          <w:lang w:val="es-ES_tradnl"/>
        </w:rPr>
        <w:t>Ejecución aplicación de instalación</w:t>
      </w:r>
      <w:bookmarkEnd w:id="138"/>
      <w:bookmarkEnd w:id="139"/>
    </w:p>
    <w:p w14:paraId="5CEE4BB9" w14:textId="77777777" w:rsidR="00C00C54" w:rsidRPr="00C00C54" w:rsidRDefault="00C00C54" w:rsidP="00C00C54">
      <w:r w:rsidRPr="00C00C54">
        <w:t>1.Ejecute el programa de instalación del cliente. Se abrirá la pantalla de bienvenida. Si está activada la casilla </w:t>
      </w:r>
      <w:r w:rsidRPr="00C00C54">
        <w:rPr>
          <w:b/>
          <w:bCs/>
        </w:rPr>
        <w:t>Check online for latest version</w:t>
      </w:r>
      <w:r w:rsidRPr="00C00C54">
        <w:t> (Comprobar última versión en línea), la instalación comprobará si está instalando la última versión. Seleccione </w:t>
      </w:r>
      <w:r w:rsidRPr="00C00C54">
        <w:rPr>
          <w:b/>
          <w:bCs/>
        </w:rPr>
        <w:t>Next</w:t>
      </w:r>
      <w:r w:rsidRPr="00C00C54">
        <w:t>.</w:t>
      </w:r>
    </w:p>
    <w:p w14:paraId="3CDBE767" w14:textId="77777777" w:rsidR="00C00C54" w:rsidRPr="00C00C54" w:rsidRDefault="00C00C54" w:rsidP="00C00C54"/>
    <w:p w14:paraId="5B49232C" w14:textId="77777777" w:rsidR="00C00C54" w:rsidRPr="00C00C54" w:rsidRDefault="00C00C54" w:rsidP="00C00C54">
      <w:pPr>
        <w:spacing w:after="160" w:line="259" w:lineRule="auto"/>
        <w:jc w:val="center"/>
      </w:pPr>
      <w:r w:rsidRPr="00C00C54">
        <w:rPr>
          <w:noProof/>
        </w:rPr>
        <w:drawing>
          <wp:inline distT="0" distB="0" distL="0" distR="0" wp14:anchorId="6D9A6DE7" wp14:editId="587737CB">
            <wp:extent cx="3032668" cy="2374710"/>
            <wp:effectExtent l="0" t="0" r="0" b="6985"/>
            <wp:docPr id="1390674596" name="Imagen 1390674596" descr="INS_ClientInstallation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_ClientInstallation_00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574" cy="2387165"/>
                    </a:xfrm>
                    <a:prstGeom prst="rect">
                      <a:avLst/>
                    </a:prstGeom>
                    <a:noFill/>
                    <a:ln>
                      <a:noFill/>
                    </a:ln>
                  </pic:spPr>
                </pic:pic>
              </a:graphicData>
            </a:graphic>
          </wp:inline>
        </w:drawing>
      </w:r>
    </w:p>
    <w:p w14:paraId="1FD73723" w14:textId="38AE2A04" w:rsidR="00C00C54" w:rsidRPr="00C00C54" w:rsidRDefault="00C00C54" w:rsidP="00C00C54">
      <w:pPr>
        <w:pStyle w:val="Titulo3"/>
        <w:rPr>
          <w:lang w:val="es-ES_tradnl"/>
        </w:rPr>
      </w:pPr>
      <w:bookmarkStart w:id="140" w:name="_Toc170384938"/>
      <w:bookmarkStart w:id="141" w:name="_Toc193887412"/>
      <w:r w:rsidRPr="00C00C54">
        <w:rPr>
          <w:lang w:val="es-ES_tradnl"/>
        </w:rPr>
        <w:t>Selección de región</w:t>
      </w:r>
      <w:bookmarkEnd w:id="140"/>
      <w:bookmarkEnd w:id="141"/>
    </w:p>
    <w:p w14:paraId="1E6AFFA0" w14:textId="77777777" w:rsidR="00C00C54" w:rsidRPr="00C00C54" w:rsidRDefault="00C00C54" w:rsidP="00C00C54">
      <w:r w:rsidRPr="00C00C54">
        <w:t>Seleccione su región y haga clic en </w:t>
      </w:r>
      <w:r w:rsidRPr="00C00C54">
        <w:rPr>
          <w:b/>
          <w:bCs/>
        </w:rPr>
        <w:t>Next</w:t>
      </w:r>
      <w:r w:rsidRPr="00C00C54">
        <w:t>.</w:t>
      </w:r>
    </w:p>
    <w:p w14:paraId="09DD62A9" w14:textId="77777777" w:rsidR="00C00C54" w:rsidRPr="00C00C54" w:rsidRDefault="00C00C54" w:rsidP="00C00C54">
      <w:pPr>
        <w:spacing w:after="160" w:line="259" w:lineRule="auto"/>
        <w:jc w:val="center"/>
      </w:pPr>
      <w:r w:rsidRPr="00C00C54">
        <w:rPr>
          <w:noProof/>
        </w:rPr>
        <w:drawing>
          <wp:inline distT="0" distB="0" distL="0" distR="0" wp14:anchorId="70A450C4" wp14:editId="6ABB703A">
            <wp:extent cx="2937927" cy="2309160"/>
            <wp:effectExtent l="0" t="0" r="0" b="0"/>
            <wp:docPr id="1886090075" name="Imagen 1886090075" descr="INS_ClientInstallation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_ClientInstallation_00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47325" cy="2316547"/>
                    </a:xfrm>
                    <a:prstGeom prst="rect">
                      <a:avLst/>
                    </a:prstGeom>
                    <a:noFill/>
                    <a:ln>
                      <a:noFill/>
                    </a:ln>
                  </pic:spPr>
                </pic:pic>
              </a:graphicData>
            </a:graphic>
          </wp:inline>
        </w:drawing>
      </w:r>
    </w:p>
    <w:p w14:paraId="0D1EB674" w14:textId="13FB7F4B" w:rsidR="00C00C54" w:rsidRPr="00C00C54" w:rsidRDefault="00C00C54" w:rsidP="00C00C54">
      <w:pPr>
        <w:pStyle w:val="Titulo3"/>
        <w:rPr>
          <w:lang w:val="es-ES_tradnl"/>
        </w:rPr>
      </w:pPr>
      <w:bookmarkStart w:id="142" w:name="_Toc170384939"/>
      <w:bookmarkStart w:id="143" w:name="_Toc193887413"/>
      <w:r w:rsidRPr="00C00C54">
        <w:rPr>
          <w:lang w:val="es-ES_tradnl"/>
        </w:rPr>
        <w:lastRenderedPageBreak/>
        <w:t>Aceptación condiciones de licencia</w:t>
      </w:r>
      <w:bookmarkEnd w:id="142"/>
      <w:bookmarkEnd w:id="143"/>
    </w:p>
    <w:p w14:paraId="6E4A376F" w14:textId="77777777" w:rsidR="00C00C54" w:rsidRPr="00C00C54" w:rsidRDefault="00C00C54" w:rsidP="00C00C54">
      <w:r w:rsidRPr="00C00C54">
        <w:t>Después de aceptar las condiciones del contrato de licencia, seleccione </w:t>
      </w:r>
      <w:r w:rsidRPr="00C00C54">
        <w:rPr>
          <w:b/>
          <w:bCs/>
        </w:rPr>
        <w:t>Next</w:t>
      </w:r>
      <w:r w:rsidRPr="00C00C54">
        <w:t>.</w:t>
      </w:r>
    </w:p>
    <w:p w14:paraId="303D9F7A" w14:textId="77777777" w:rsidR="00C00C54" w:rsidRPr="00C00C54" w:rsidRDefault="00C00C54" w:rsidP="00C00C54">
      <w:pPr>
        <w:spacing w:after="160" w:line="259" w:lineRule="auto"/>
        <w:jc w:val="left"/>
      </w:pPr>
    </w:p>
    <w:p w14:paraId="471BD26D" w14:textId="77777777" w:rsidR="00C00C54" w:rsidRPr="00C00C54" w:rsidRDefault="00C00C54" w:rsidP="00C00C54">
      <w:pPr>
        <w:spacing w:after="160" w:line="259" w:lineRule="auto"/>
        <w:jc w:val="center"/>
      </w:pPr>
      <w:r w:rsidRPr="00C00C54">
        <w:rPr>
          <w:noProof/>
        </w:rPr>
        <w:drawing>
          <wp:inline distT="0" distB="0" distL="0" distR="0" wp14:anchorId="33CD592E" wp14:editId="67E31A11">
            <wp:extent cx="3025220" cy="2371725"/>
            <wp:effectExtent l="0" t="0" r="3810" b="0"/>
            <wp:docPr id="558196760" name="Imagen 558196760" descr="INS_ClientInstallation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_ClientInstallation_00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34372" cy="2378900"/>
                    </a:xfrm>
                    <a:prstGeom prst="rect">
                      <a:avLst/>
                    </a:prstGeom>
                    <a:noFill/>
                    <a:ln>
                      <a:noFill/>
                    </a:ln>
                  </pic:spPr>
                </pic:pic>
              </a:graphicData>
            </a:graphic>
          </wp:inline>
        </w:drawing>
      </w:r>
    </w:p>
    <w:p w14:paraId="116487E7" w14:textId="77777777" w:rsidR="00C00C54" w:rsidRPr="00C00C54" w:rsidRDefault="00C00C54" w:rsidP="00C00C54">
      <w:pPr>
        <w:spacing w:after="160" w:line="259" w:lineRule="auto"/>
        <w:jc w:val="left"/>
      </w:pPr>
    </w:p>
    <w:p w14:paraId="58BE5666" w14:textId="67D037B1" w:rsidR="00C00C54" w:rsidRPr="00C00C54" w:rsidRDefault="00C00C54" w:rsidP="00C00C54">
      <w:pPr>
        <w:pStyle w:val="Titulo3"/>
        <w:rPr>
          <w:lang w:val="es-ES_tradnl"/>
        </w:rPr>
      </w:pPr>
      <w:bookmarkStart w:id="144" w:name="_Toc170384940"/>
      <w:bookmarkStart w:id="145" w:name="_Toc193887414"/>
      <w:r w:rsidRPr="00C00C54">
        <w:rPr>
          <w:lang w:val="es-ES_tradnl"/>
        </w:rPr>
        <w:t>Método de instalación</w:t>
      </w:r>
      <w:bookmarkEnd w:id="144"/>
      <w:bookmarkEnd w:id="145"/>
    </w:p>
    <w:p w14:paraId="19056AB6" w14:textId="77777777" w:rsidR="00C00C54" w:rsidRPr="00C00C54" w:rsidRDefault="00C00C54" w:rsidP="00C00C54">
      <w:r w:rsidRPr="00C00C54">
        <w:t>Seleccione el método de instalación: </w:t>
      </w:r>
      <w:r w:rsidRPr="00C00C54">
        <w:rPr>
          <w:b/>
          <w:bCs/>
        </w:rPr>
        <w:t>Typical</w:t>
      </w:r>
      <w:r w:rsidRPr="00C00C54">
        <w:t> o </w:t>
      </w:r>
      <w:r w:rsidRPr="00C00C54">
        <w:rPr>
          <w:b/>
          <w:bCs/>
        </w:rPr>
        <w:t>Custom</w:t>
      </w:r>
      <w:r w:rsidRPr="00C00C54">
        <w:t>. La opción </w:t>
      </w:r>
      <w:r w:rsidRPr="00C00C54">
        <w:rPr>
          <w:b/>
          <w:bCs/>
        </w:rPr>
        <w:t>típica</w:t>
      </w:r>
      <w:r w:rsidRPr="00C00C54">
        <w:t> instala las funciones más comunes. Una instalación </w:t>
      </w:r>
      <w:r w:rsidRPr="00C00C54">
        <w:rPr>
          <w:b/>
          <w:bCs/>
        </w:rPr>
        <w:t>personalizada</w:t>
      </w:r>
      <w:r w:rsidRPr="00C00C54">
        <w:t xml:space="preserve"> le permite agregar o eliminar funciones específicas, que están referidas en el </w:t>
      </w:r>
      <w:hyperlink w:anchor="_Anexo_1" w:history="1">
        <w:r w:rsidRPr="00C00C54">
          <w:rPr>
            <w:color w:val="0563C1" w:themeColor="hyperlink"/>
            <w:u w:val="single"/>
          </w:rPr>
          <w:t>ANEXO 1 de este documento</w:t>
        </w:r>
      </w:hyperlink>
      <w:r w:rsidRPr="00C00C54">
        <w:t xml:space="preserve"> Si elige la instalación </w:t>
      </w:r>
      <w:r w:rsidRPr="00C00C54">
        <w:rPr>
          <w:b/>
          <w:bCs/>
        </w:rPr>
        <w:t>típica</w:t>
      </w:r>
      <w:r w:rsidRPr="00C00C54">
        <w:t>, continúe directamente en el Paso 7.</w:t>
      </w:r>
    </w:p>
    <w:p w14:paraId="7FDB91EB" w14:textId="77777777" w:rsidR="00C00C54" w:rsidRPr="00C00C54" w:rsidRDefault="00C00C54" w:rsidP="00C00C54"/>
    <w:p w14:paraId="2579E15A" w14:textId="77777777" w:rsidR="00C00C54" w:rsidRPr="00C00C54" w:rsidRDefault="00C00C54" w:rsidP="00C00C54">
      <w:pPr>
        <w:spacing w:after="160" w:line="259" w:lineRule="auto"/>
        <w:jc w:val="center"/>
      </w:pPr>
      <w:r w:rsidRPr="00C00C54">
        <w:rPr>
          <w:noProof/>
        </w:rPr>
        <w:drawing>
          <wp:inline distT="0" distB="0" distL="0" distR="0" wp14:anchorId="0E6BEEA6" wp14:editId="5DAEFC11">
            <wp:extent cx="3106506" cy="2428875"/>
            <wp:effectExtent l="0" t="0" r="0" b="0"/>
            <wp:docPr id="493998821" name="Imagen 493998821" descr="ins_clientinstallation_0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_clientinstallation_004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27509" cy="2445296"/>
                    </a:xfrm>
                    <a:prstGeom prst="rect">
                      <a:avLst/>
                    </a:prstGeom>
                    <a:noFill/>
                    <a:ln>
                      <a:noFill/>
                    </a:ln>
                  </pic:spPr>
                </pic:pic>
              </a:graphicData>
            </a:graphic>
          </wp:inline>
        </w:drawing>
      </w:r>
    </w:p>
    <w:p w14:paraId="4FC712A2" w14:textId="77777777" w:rsidR="00C00C54" w:rsidRPr="00C00C54" w:rsidRDefault="00C00C54" w:rsidP="00C00C54">
      <w:pPr>
        <w:spacing w:after="160" w:line="259" w:lineRule="auto"/>
        <w:jc w:val="left"/>
      </w:pPr>
      <w:r w:rsidRPr="00C00C54">
        <w:br w:type="page"/>
      </w:r>
    </w:p>
    <w:p w14:paraId="2322C1FF" w14:textId="35C48B06" w:rsidR="00C00C54" w:rsidRPr="00C00C54" w:rsidRDefault="00C00C54" w:rsidP="00C00C54">
      <w:pPr>
        <w:pStyle w:val="Titulo3"/>
        <w:rPr>
          <w:lang w:val="es-ES_tradnl"/>
        </w:rPr>
      </w:pPr>
      <w:bookmarkStart w:id="146" w:name="_Toc170384941"/>
      <w:bookmarkStart w:id="147" w:name="_Toc193887415"/>
      <w:r w:rsidRPr="00C00C54">
        <w:rPr>
          <w:lang w:val="es-ES_tradnl"/>
        </w:rPr>
        <w:lastRenderedPageBreak/>
        <w:t>Ubicación de las aplicaciones</w:t>
      </w:r>
      <w:bookmarkEnd w:id="146"/>
      <w:bookmarkEnd w:id="147"/>
    </w:p>
    <w:p w14:paraId="077911C2" w14:textId="77777777" w:rsidR="00C00C54" w:rsidRPr="00C00C54" w:rsidRDefault="00C00C54" w:rsidP="00C00C54">
      <w:r w:rsidRPr="00C00C54">
        <w:t>Si es necesario, puede cambiar la carpeta de instalación predeterminada.</w:t>
      </w:r>
    </w:p>
    <w:p w14:paraId="4AAAE2D8" w14:textId="77777777" w:rsidR="00C00C54" w:rsidRPr="00C00C54" w:rsidRDefault="00C00C54" w:rsidP="00C00C54">
      <w:pPr>
        <w:spacing w:after="160" w:line="259" w:lineRule="auto"/>
        <w:jc w:val="left"/>
      </w:pPr>
    </w:p>
    <w:p w14:paraId="18CD481F" w14:textId="77777777" w:rsidR="00C00C54" w:rsidRPr="00C00C54" w:rsidRDefault="00C00C54" w:rsidP="00C00C54">
      <w:pPr>
        <w:spacing w:after="160" w:line="259" w:lineRule="auto"/>
        <w:jc w:val="center"/>
      </w:pPr>
      <w:r w:rsidRPr="00C00C54">
        <w:rPr>
          <w:noProof/>
        </w:rPr>
        <w:drawing>
          <wp:inline distT="0" distB="0" distL="0" distR="0" wp14:anchorId="1D0906FF" wp14:editId="7E5E30E9">
            <wp:extent cx="3306328" cy="2566835"/>
            <wp:effectExtent l="0" t="0" r="8890" b="5080"/>
            <wp:docPr id="1393908543" name="Imagen 1393908543" descr="ins_clientinstallation_0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_clientinstallation_004b"/>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19139" cy="2576781"/>
                    </a:xfrm>
                    <a:prstGeom prst="rect">
                      <a:avLst/>
                    </a:prstGeom>
                    <a:noFill/>
                    <a:ln>
                      <a:noFill/>
                    </a:ln>
                  </pic:spPr>
                </pic:pic>
              </a:graphicData>
            </a:graphic>
          </wp:inline>
        </w:drawing>
      </w:r>
    </w:p>
    <w:p w14:paraId="165483F6" w14:textId="77777777" w:rsidR="00C00C54" w:rsidRPr="00C00C54" w:rsidRDefault="00C00C54" w:rsidP="00C00C54"/>
    <w:p w14:paraId="43573EC5" w14:textId="7976EF7C" w:rsidR="00C00C54" w:rsidRPr="00C00C54" w:rsidRDefault="00C00C54" w:rsidP="00C00C54">
      <w:pPr>
        <w:pStyle w:val="Titulo3"/>
        <w:rPr>
          <w:lang w:val="es-ES_tradnl"/>
        </w:rPr>
      </w:pPr>
      <w:bookmarkStart w:id="148" w:name="_Toc170384942"/>
      <w:bookmarkStart w:id="149" w:name="_Toc193887416"/>
      <w:r w:rsidRPr="00C00C54">
        <w:rPr>
          <w:lang w:val="es-ES_tradnl"/>
        </w:rPr>
        <w:t>Selección de componentes</w:t>
      </w:r>
      <w:bookmarkEnd w:id="148"/>
      <w:bookmarkEnd w:id="149"/>
    </w:p>
    <w:p w14:paraId="050FF392" w14:textId="77777777" w:rsidR="00C00C54" w:rsidRPr="00C00C54" w:rsidRDefault="00C00C54" w:rsidP="00C00C54">
      <w:r w:rsidRPr="00C00C54">
        <w:t>Haga clic en la flecha situada junto a cada una de las funciones que desee y seleccione </w:t>
      </w:r>
      <w:r w:rsidRPr="00C00C54">
        <w:rPr>
          <w:b/>
          <w:bCs/>
        </w:rPr>
        <w:t>Will be installed on local hard drive</w:t>
      </w:r>
      <w:r w:rsidRPr="00C00C54">
        <w:t> (Instalación en disco duro local). Desplácese por la lista para ver todas las funciones disponibles. Cuando termine, haga clic en </w:t>
      </w:r>
      <w:r w:rsidRPr="00C00C54">
        <w:rPr>
          <w:b/>
          <w:bCs/>
        </w:rPr>
        <w:t>Next</w:t>
      </w:r>
      <w:r w:rsidRPr="00C00C54">
        <w:t> para continuar.</w:t>
      </w:r>
    </w:p>
    <w:p w14:paraId="4FFFE003" w14:textId="77777777" w:rsidR="00C00C54" w:rsidRPr="00C00C54" w:rsidRDefault="00C00C54" w:rsidP="00C00C54">
      <w:r w:rsidRPr="00C00C54">
        <w:t>Pueden instalarse lenguajes de presentación de las herramientas ampliando el objeto </w:t>
      </w:r>
      <w:r w:rsidRPr="00C00C54">
        <w:rPr>
          <w:b/>
          <w:bCs/>
        </w:rPr>
        <w:t>Languages</w:t>
      </w:r>
      <w:r w:rsidRPr="00C00C54">
        <w:t> y seleccionando los deseados</w:t>
      </w:r>
    </w:p>
    <w:p w14:paraId="2641A0DE" w14:textId="77777777" w:rsidR="00C00C54" w:rsidRPr="00C00C54" w:rsidRDefault="00C00C54" w:rsidP="00C00C54">
      <w:pPr>
        <w:spacing w:after="160" w:line="259" w:lineRule="auto"/>
        <w:jc w:val="left"/>
      </w:pPr>
      <w:r w:rsidRPr="00C00C54">
        <w:t> </w:t>
      </w:r>
    </w:p>
    <w:p w14:paraId="3EC52CF4" w14:textId="77777777" w:rsidR="00C00C54" w:rsidRPr="00C00C54" w:rsidRDefault="00C00C54" w:rsidP="00C00C54">
      <w:pPr>
        <w:spacing w:after="160" w:line="259" w:lineRule="auto"/>
        <w:jc w:val="center"/>
      </w:pPr>
      <w:r w:rsidRPr="00C00C54">
        <w:rPr>
          <w:noProof/>
        </w:rPr>
        <w:drawing>
          <wp:inline distT="0" distB="0" distL="0" distR="0" wp14:anchorId="7E875766" wp14:editId="2930CE88">
            <wp:extent cx="3340862" cy="2617611"/>
            <wp:effectExtent l="0" t="0" r="0" b="0"/>
            <wp:docPr id="933979737" name="Imagen 933979737" descr="ins_clientinstallation_0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_clientinstallation_005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52939" cy="2627074"/>
                    </a:xfrm>
                    <a:prstGeom prst="rect">
                      <a:avLst/>
                    </a:prstGeom>
                    <a:noFill/>
                    <a:ln>
                      <a:noFill/>
                    </a:ln>
                  </pic:spPr>
                </pic:pic>
              </a:graphicData>
            </a:graphic>
          </wp:inline>
        </w:drawing>
      </w:r>
    </w:p>
    <w:p w14:paraId="2D5A7159" w14:textId="77777777" w:rsidR="00C00C54" w:rsidRPr="00C00C54" w:rsidRDefault="00C00C54" w:rsidP="00C00C54">
      <w:pPr>
        <w:spacing w:after="160" w:line="259" w:lineRule="auto"/>
        <w:jc w:val="left"/>
      </w:pPr>
      <w:r w:rsidRPr="00C00C54">
        <w:br w:type="page"/>
      </w:r>
    </w:p>
    <w:p w14:paraId="01BB1B9B" w14:textId="23A83891" w:rsidR="00C00C54" w:rsidRPr="00C00C54" w:rsidRDefault="00C00C54" w:rsidP="00C00C54">
      <w:pPr>
        <w:pStyle w:val="Titulo3"/>
        <w:rPr>
          <w:lang w:val="es-ES_tradnl"/>
        </w:rPr>
      </w:pPr>
      <w:bookmarkStart w:id="150" w:name="_Toc170384943"/>
      <w:bookmarkStart w:id="151" w:name="_Toc193887417"/>
      <w:r w:rsidRPr="00C00C54">
        <w:rPr>
          <w:lang w:val="es-ES_tradnl"/>
        </w:rPr>
        <w:lastRenderedPageBreak/>
        <w:t>Conexión con el servidor</w:t>
      </w:r>
      <w:bookmarkEnd w:id="150"/>
      <w:bookmarkEnd w:id="151"/>
    </w:p>
    <w:p w14:paraId="021ECC99" w14:textId="32E18C4E" w:rsidR="00C00C54" w:rsidRPr="00C00C54" w:rsidRDefault="00C00C54" w:rsidP="00C00C54">
      <w:r w:rsidRPr="00C00C54">
        <w:t>A continuación, puede especificar el tipo de conexión. Los clientes que se conectan a un sistema Therefore™ Online deben conectarse utilizando el servicio Web XML de Therefore™. Active la casilla </w:t>
      </w:r>
      <w:r w:rsidRPr="00C00C54">
        <w:rPr>
          <w:b/>
          <w:bCs/>
        </w:rPr>
        <w:t>Conectar con el servicio Web XML de Therefore™</w:t>
      </w:r>
      <w:r w:rsidRPr="00C00C54">
        <w:t> e introduzca la dirección del servidor. A continuación, introduzca el </w:t>
      </w:r>
      <w:r w:rsidRPr="00C00C54">
        <w:rPr>
          <w:b/>
          <w:bCs/>
        </w:rPr>
        <w:t>Nombre de la instancia</w:t>
      </w:r>
      <w:r w:rsidRPr="00C00C54">
        <w:t xml:space="preserve"> en el cuadro siguiente. </w:t>
      </w:r>
    </w:p>
    <w:p w14:paraId="729BC167" w14:textId="77777777" w:rsidR="00C00C54" w:rsidRPr="00C00C54" w:rsidRDefault="00C00C54" w:rsidP="00C00C54">
      <w:r w:rsidRPr="00C00C54">
        <w:t>En el caso de este proyecto los valores a introducir en la configuración de conexión al servidor son los siguientes:</w:t>
      </w:r>
    </w:p>
    <w:p w14:paraId="5C57899E" w14:textId="77777777" w:rsidR="00C00C54" w:rsidRPr="00C00C54" w:rsidRDefault="00C00C54" w:rsidP="00C00C54">
      <w:pPr>
        <w:pStyle w:val="Listas"/>
      </w:pPr>
      <w:r w:rsidRPr="00C00C54">
        <w:t>Conexión utilizando Therefore™ XML Web Services</w:t>
      </w:r>
    </w:p>
    <w:p w14:paraId="33749FF2" w14:textId="12B193D7" w:rsidR="00C00C54" w:rsidRPr="00C00C54" w:rsidRDefault="00C00C54" w:rsidP="00C00C54">
      <w:pPr>
        <w:pStyle w:val="Listas"/>
        <w:rPr>
          <w:b/>
          <w:bCs/>
          <w:lang w:val="en-US"/>
        </w:rPr>
      </w:pPr>
      <w:r w:rsidRPr="00C00C54">
        <w:rPr>
          <w:lang w:val="en-US"/>
        </w:rPr>
        <w:t xml:space="preserve">Server Address: </w:t>
      </w:r>
      <w:hyperlink r:id="rId56" w:history="1">
        <w:r w:rsidRPr="00C00C54">
          <w:rPr>
            <w:rStyle w:val="Hipervnculo"/>
            <w:rFonts w:ascii="Century Gothic" w:hAnsi="Century Gothic"/>
            <w:b/>
            <w:bCs/>
            <w:lang w:val="en-US"/>
          </w:rPr>
          <w:t>https://</w:t>
        </w:r>
        <w:r w:rsidRPr="00C355C7">
          <w:rPr>
            <w:rStyle w:val="Hipervnculo"/>
            <w:rFonts w:ascii="Century Gothic" w:hAnsi="Century Gothic"/>
            <w:b/>
            <w:bCs/>
            <w:lang w:val="en-US"/>
          </w:rPr>
          <w:t>fcc-es</w:t>
        </w:r>
        <w:r w:rsidRPr="00C00C54">
          <w:rPr>
            <w:rStyle w:val="Hipervnculo"/>
            <w:rFonts w:ascii="Century Gothic" w:hAnsi="Century Gothic"/>
            <w:b/>
            <w:bCs/>
            <w:lang w:val="en-US"/>
          </w:rPr>
          <w:t>.thereforeonline.com</w:t>
        </w:r>
      </w:hyperlink>
      <w:r>
        <w:rPr>
          <w:b/>
          <w:bCs/>
          <w:lang w:val="en-US"/>
        </w:rPr>
        <w:t>/TheXMLServer</w:t>
      </w:r>
    </w:p>
    <w:p w14:paraId="3D21BC5D" w14:textId="0E0252D0" w:rsidR="00C00C54" w:rsidRPr="00C00C54" w:rsidRDefault="00C00C54" w:rsidP="00C00C54">
      <w:pPr>
        <w:pStyle w:val="Listas"/>
        <w:rPr>
          <w:lang w:val="en-US"/>
        </w:rPr>
      </w:pPr>
      <w:r w:rsidRPr="00C00C54">
        <w:rPr>
          <w:lang w:val="en-US"/>
        </w:rPr>
        <w:t xml:space="preserve">Tenant name: </w:t>
      </w:r>
      <w:r>
        <w:rPr>
          <w:b/>
          <w:bCs/>
          <w:lang w:val="en-US"/>
        </w:rPr>
        <w:t>fcc-es</w:t>
      </w:r>
    </w:p>
    <w:p w14:paraId="52441B9E" w14:textId="77777777" w:rsidR="00C00C54" w:rsidRPr="00C00C54" w:rsidRDefault="00C00C54" w:rsidP="00C00C54">
      <w:pPr>
        <w:spacing w:after="160" w:line="259" w:lineRule="auto"/>
        <w:jc w:val="left"/>
        <w:rPr>
          <w:lang w:val="en-US"/>
        </w:rPr>
      </w:pPr>
    </w:p>
    <w:p w14:paraId="19E46274" w14:textId="77777777" w:rsidR="00C00C54" w:rsidRPr="00C00C54" w:rsidRDefault="00C00C54" w:rsidP="00C00C54">
      <w:pPr>
        <w:spacing w:after="160" w:line="259" w:lineRule="auto"/>
        <w:jc w:val="center"/>
      </w:pPr>
      <w:r w:rsidRPr="00C00C54">
        <w:rPr>
          <w:noProof/>
        </w:rPr>
        <w:drawing>
          <wp:inline distT="0" distB="0" distL="0" distR="0" wp14:anchorId="506FEF3A" wp14:editId="71396A45">
            <wp:extent cx="3410592" cy="2684678"/>
            <wp:effectExtent l="0" t="0" r="0" b="1905"/>
            <wp:docPr id="1063194455" name="Imagen 1063194455" descr="ins_clientinstallation_0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_clientinstallation_006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26207" cy="2696969"/>
                    </a:xfrm>
                    <a:prstGeom prst="rect">
                      <a:avLst/>
                    </a:prstGeom>
                    <a:noFill/>
                    <a:ln>
                      <a:noFill/>
                    </a:ln>
                  </pic:spPr>
                </pic:pic>
              </a:graphicData>
            </a:graphic>
          </wp:inline>
        </w:drawing>
      </w:r>
    </w:p>
    <w:p w14:paraId="69A1BEC0" w14:textId="77777777" w:rsidR="00C00C54" w:rsidRPr="00C00C54" w:rsidRDefault="00C00C54" w:rsidP="00C00C54">
      <w:pPr>
        <w:spacing w:after="160" w:line="259" w:lineRule="auto"/>
        <w:jc w:val="left"/>
      </w:pPr>
      <w:r w:rsidRPr="00C00C54">
        <w:t> </w:t>
      </w:r>
    </w:p>
    <w:p w14:paraId="7D1FB7F1" w14:textId="68C16002" w:rsidR="00C00C54" w:rsidRPr="00C00C54" w:rsidRDefault="00C00C54" w:rsidP="00C00C54">
      <w:pPr>
        <w:pStyle w:val="Titulo3"/>
        <w:rPr>
          <w:lang w:val="es-ES_tradnl"/>
        </w:rPr>
      </w:pPr>
      <w:bookmarkStart w:id="152" w:name="_Toc170384944"/>
      <w:bookmarkStart w:id="153" w:name="_Toc193887418"/>
      <w:r w:rsidRPr="00C00C54">
        <w:rPr>
          <w:lang w:val="es-ES_tradnl"/>
        </w:rPr>
        <w:t>Confirmación</w:t>
      </w:r>
      <w:bookmarkEnd w:id="152"/>
      <w:bookmarkEnd w:id="153"/>
      <w:r w:rsidRPr="00C00C54">
        <w:rPr>
          <w:lang w:val="es-ES_tradnl"/>
        </w:rPr>
        <w:t xml:space="preserve"> </w:t>
      </w:r>
    </w:p>
    <w:p w14:paraId="44E0A3D8" w14:textId="77777777" w:rsidR="00C00C54" w:rsidRPr="00C00C54" w:rsidRDefault="00C00C54" w:rsidP="00C00C54">
      <w:r w:rsidRPr="00C00C54">
        <w:t>Las aplicaciones cliente están listas para instalarse. Seleccione el botón </w:t>
      </w:r>
      <w:r w:rsidRPr="00C00C54">
        <w:rPr>
          <w:b/>
          <w:bCs/>
        </w:rPr>
        <w:t>Aceptar</w:t>
      </w:r>
      <w:r w:rsidRPr="00C00C54">
        <w:t> para iniciar la instalación.</w:t>
      </w:r>
    </w:p>
    <w:p w14:paraId="78FA62B7" w14:textId="77777777" w:rsidR="00C00C54" w:rsidRPr="00C00C54" w:rsidRDefault="00C00C54" w:rsidP="00C00C54"/>
    <w:p w14:paraId="38AA1119" w14:textId="77777777" w:rsidR="00C00C54" w:rsidRPr="00C00C54" w:rsidRDefault="00C00C54" w:rsidP="00C00C54">
      <w:pPr>
        <w:spacing w:after="160" w:line="259" w:lineRule="auto"/>
        <w:jc w:val="center"/>
      </w:pPr>
      <w:r w:rsidRPr="00C00C54">
        <w:rPr>
          <w:noProof/>
        </w:rPr>
        <w:drawing>
          <wp:inline distT="0" distB="0" distL="0" distR="0" wp14:anchorId="42AECFFA" wp14:editId="476D8DD9">
            <wp:extent cx="3352800" cy="2642735"/>
            <wp:effectExtent l="0" t="0" r="0" b="5715"/>
            <wp:docPr id="2" name="Imagen 2" descr="ins_clientinstallation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_clientinstallation_0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60068" cy="2648464"/>
                    </a:xfrm>
                    <a:prstGeom prst="rect">
                      <a:avLst/>
                    </a:prstGeom>
                    <a:noFill/>
                    <a:ln>
                      <a:noFill/>
                    </a:ln>
                  </pic:spPr>
                </pic:pic>
              </a:graphicData>
            </a:graphic>
          </wp:inline>
        </w:drawing>
      </w:r>
    </w:p>
    <w:p w14:paraId="6F5EC76B" w14:textId="37BC7DA6" w:rsidR="00C00C54" w:rsidRPr="00C00C54" w:rsidRDefault="00C00C54" w:rsidP="00C00C54">
      <w:pPr>
        <w:pStyle w:val="Titulo3"/>
        <w:rPr>
          <w:lang w:val="es-ES_tradnl"/>
        </w:rPr>
      </w:pPr>
      <w:bookmarkStart w:id="154" w:name="_Toc170384945"/>
      <w:bookmarkStart w:id="155" w:name="_Toc193887419"/>
      <w:r w:rsidRPr="00C00C54">
        <w:rPr>
          <w:lang w:val="es-ES_tradnl"/>
        </w:rPr>
        <w:lastRenderedPageBreak/>
        <w:t>Finalización</w:t>
      </w:r>
      <w:bookmarkEnd w:id="154"/>
      <w:bookmarkEnd w:id="155"/>
    </w:p>
    <w:p w14:paraId="22153DD2" w14:textId="77777777" w:rsidR="00C00C54" w:rsidRPr="00C00C54" w:rsidRDefault="00C00C54" w:rsidP="00C00C54">
      <w:r w:rsidRPr="00C00C54">
        <w:t>De forma predeterminada, cuando la instalación está completa y hace clic en </w:t>
      </w:r>
      <w:r w:rsidRPr="00C00C54">
        <w:rPr>
          <w:b/>
          <w:bCs/>
        </w:rPr>
        <w:t>Finalizar</w:t>
      </w:r>
      <w:r w:rsidRPr="00C00C54">
        <w:t>, se iniciará Therefore™ Navigator. También puede desactivar esta opción.</w:t>
      </w:r>
    </w:p>
    <w:p w14:paraId="23F17523" w14:textId="77777777" w:rsidR="00C00C54" w:rsidRPr="00C00C54" w:rsidRDefault="00C00C54" w:rsidP="00C00C54">
      <w:pPr>
        <w:spacing w:after="160" w:line="259" w:lineRule="auto"/>
        <w:jc w:val="left"/>
      </w:pPr>
    </w:p>
    <w:p w14:paraId="01277D03" w14:textId="77777777" w:rsidR="00C00C54" w:rsidRPr="00C00C54" w:rsidRDefault="00C00C54" w:rsidP="00C00C54">
      <w:pPr>
        <w:spacing w:after="160" w:line="259" w:lineRule="auto"/>
        <w:jc w:val="center"/>
      </w:pPr>
      <w:r w:rsidRPr="00C00C54">
        <w:rPr>
          <w:noProof/>
        </w:rPr>
        <w:drawing>
          <wp:inline distT="0" distB="0" distL="0" distR="0" wp14:anchorId="50E7AA7A" wp14:editId="6283F2B2">
            <wp:extent cx="3696294" cy="2882188"/>
            <wp:effectExtent l="0" t="0" r="0" b="0"/>
            <wp:docPr id="990333456" name="Imagen 990333456" descr="ins_clientinstallation_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_clientinstallation_0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02861" cy="2887309"/>
                    </a:xfrm>
                    <a:prstGeom prst="rect">
                      <a:avLst/>
                    </a:prstGeom>
                    <a:noFill/>
                    <a:ln>
                      <a:noFill/>
                    </a:ln>
                  </pic:spPr>
                </pic:pic>
              </a:graphicData>
            </a:graphic>
          </wp:inline>
        </w:drawing>
      </w:r>
    </w:p>
    <w:p w14:paraId="62F37F87" w14:textId="77777777" w:rsidR="00C00C54" w:rsidRPr="00C00C54" w:rsidRDefault="00C00C54" w:rsidP="00C00C54">
      <w:pPr>
        <w:spacing w:after="160" w:line="259" w:lineRule="auto"/>
        <w:jc w:val="left"/>
      </w:pPr>
    </w:p>
    <w:p w14:paraId="32705B07" w14:textId="77777777" w:rsidR="00C00C54" w:rsidRPr="00C00C54" w:rsidRDefault="00C00C54" w:rsidP="00C00C54">
      <w:r w:rsidRPr="00C00C54">
        <w:t>Con esto, la instalación del cliente Therefore™ queda completada y puede comenzar a utilizarlo.</w:t>
      </w:r>
    </w:p>
    <w:p w14:paraId="1B60D996" w14:textId="77777777" w:rsidR="00C00C54" w:rsidRPr="00C00C54" w:rsidRDefault="00C00C54" w:rsidP="00C00C54">
      <w:pPr>
        <w:spacing w:after="160" w:line="259" w:lineRule="auto"/>
        <w:jc w:val="left"/>
        <w:rPr>
          <w:rFonts w:ascii="Tungsten Reveal" w:eastAsiaTheme="majorEastAsia" w:hAnsi="Tungsten Reveal" w:cstheme="majorBidi"/>
          <w:color w:val="000000" w:themeColor="text1"/>
          <w:sz w:val="48"/>
          <w:szCs w:val="32"/>
        </w:rPr>
      </w:pPr>
      <w:r w:rsidRPr="00C00C54">
        <w:br w:type="page"/>
      </w:r>
    </w:p>
    <w:p w14:paraId="6D881240" w14:textId="660FF6AA" w:rsidR="00C00C54" w:rsidRPr="00EA0D47" w:rsidRDefault="00EA0D47" w:rsidP="00EA0D47">
      <w:pPr>
        <w:pStyle w:val="Ttulo2"/>
        <w:rPr>
          <w:rFonts w:ascii="Times New Roman" w:hAnsi="Times New Roman" w:cs="Times New Roman"/>
        </w:rPr>
      </w:pPr>
      <w:bookmarkStart w:id="156" w:name="_Anexo_1"/>
      <w:bookmarkStart w:id="157" w:name="_Toc170384946"/>
      <w:bookmarkStart w:id="158" w:name="_Toc193887420"/>
      <w:bookmarkEnd w:id="156"/>
      <w:r>
        <w:lastRenderedPageBreak/>
        <w:t>Componentes</w:t>
      </w:r>
      <w:r w:rsidR="00C00C54" w:rsidRPr="00C00C54">
        <w:t xml:space="preserve"> </w:t>
      </w:r>
      <w:r>
        <w:t>T</w:t>
      </w:r>
      <w:r w:rsidR="00C00C54" w:rsidRPr="00C00C54">
        <w:t>herefo</w:t>
      </w:r>
      <w:bookmarkEnd w:id="157"/>
      <w:r>
        <w:t>re</w:t>
      </w:r>
      <w:r>
        <w:rPr>
          <w:rFonts w:ascii="Times New Roman" w:hAnsi="Times New Roman" w:cs="Times New Roman"/>
        </w:rPr>
        <w:t>™</w:t>
      </w:r>
      <w:bookmarkEnd w:id="158"/>
    </w:p>
    <w:p w14:paraId="18311B63" w14:textId="77777777" w:rsidR="00C00C54" w:rsidRPr="00C00C54" w:rsidRDefault="00C00C54" w:rsidP="00C00C54"/>
    <w:p w14:paraId="2EF45B70" w14:textId="77777777" w:rsidR="00C00C54" w:rsidRPr="00C00C54" w:rsidRDefault="00C00C54" w:rsidP="00C00C54"/>
    <w:tbl>
      <w:tblPr>
        <w:tblStyle w:val="Tabladecuadrcula4-nfasis31"/>
        <w:tblW w:w="5000" w:type="pct"/>
        <w:tblLook w:val="04A0" w:firstRow="1" w:lastRow="0" w:firstColumn="1" w:lastColumn="0" w:noHBand="0" w:noVBand="1"/>
      </w:tblPr>
      <w:tblGrid>
        <w:gridCol w:w="1838"/>
        <w:gridCol w:w="2552"/>
        <w:gridCol w:w="4104"/>
      </w:tblGrid>
      <w:tr w:rsidR="00C00C54" w:rsidRPr="00C00C54" w14:paraId="2D2A8095" w14:textId="77777777" w:rsidTr="00761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F64B38C" w14:textId="77777777" w:rsidR="00C00C54" w:rsidRPr="00C00C54" w:rsidRDefault="00C00C54" w:rsidP="00C00C54">
            <w:pPr>
              <w:rPr>
                <w:rFonts w:eastAsiaTheme="minorHAnsi"/>
                <w:b w:val="0"/>
                <w:bCs w:val="0"/>
                <w:color w:val="auto"/>
                <w:sz w:val="14"/>
                <w:szCs w:val="14"/>
                <w:lang w:val="es-ES"/>
              </w:rPr>
            </w:pPr>
            <w:r w:rsidRPr="00C00C54">
              <w:rPr>
                <w:rFonts w:eastAsiaTheme="minorHAnsi"/>
                <w:b w:val="0"/>
                <w:bCs w:val="0"/>
                <w:color w:val="auto"/>
                <w:sz w:val="14"/>
                <w:szCs w:val="14"/>
                <w:lang w:val="es-ES"/>
              </w:rPr>
              <w:t>Componente</w:t>
            </w:r>
          </w:p>
        </w:tc>
        <w:tc>
          <w:tcPr>
            <w:tcW w:w="1502" w:type="pct"/>
            <w:hideMark/>
          </w:tcPr>
          <w:p w14:paraId="0548F63A" w14:textId="77777777" w:rsidR="00C00C54" w:rsidRPr="00C00C54" w:rsidRDefault="00C00C54" w:rsidP="00C00C54">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Instalación del servidor/cliente</w:t>
            </w:r>
          </w:p>
        </w:tc>
        <w:tc>
          <w:tcPr>
            <w:tcW w:w="2416" w:type="pct"/>
            <w:hideMark/>
          </w:tcPr>
          <w:p w14:paraId="5B1AC5FE" w14:textId="77777777" w:rsidR="00C00C54" w:rsidRPr="00C00C54" w:rsidRDefault="00C00C54" w:rsidP="00C00C54">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Descripción</w:t>
            </w:r>
          </w:p>
        </w:tc>
      </w:tr>
      <w:tr w:rsidR="00C00C54" w:rsidRPr="00C00C54" w14:paraId="2588E650"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293AFC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Therefore™ Core</w:t>
            </w:r>
          </w:p>
        </w:tc>
        <w:tc>
          <w:tcPr>
            <w:tcW w:w="1502" w:type="pct"/>
            <w:hideMark/>
          </w:tcPr>
          <w:p w14:paraId="06CAD1AA"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2DDA29F8"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Estos componentes se instalan siempre.</w:t>
            </w:r>
          </w:p>
        </w:tc>
      </w:tr>
      <w:tr w:rsidR="00C00C54" w:rsidRPr="00C00C54" w14:paraId="703530E7"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0FF84F07"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Therefore™ Server</w:t>
            </w:r>
          </w:p>
        </w:tc>
        <w:tc>
          <w:tcPr>
            <w:tcW w:w="1502" w:type="pct"/>
            <w:hideMark/>
          </w:tcPr>
          <w:p w14:paraId="43FC695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w:t>
            </w:r>
          </w:p>
        </w:tc>
        <w:tc>
          <w:tcPr>
            <w:tcW w:w="2416" w:type="pct"/>
            <w:hideMark/>
          </w:tcPr>
          <w:p w14:paraId="4562892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Server que se necesitan para ejecutar un Therefore™ Server en este sistema.</w:t>
            </w:r>
          </w:p>
        </w:tc>
      </w:tr>
      <w:tr w:rsidR="00C00C54" w:rsidRPr="00C00C54" w14:paraId="37C8B241" w14:textId="77777777" w:rsidTr="007610E8">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43A1F88B" w14:textId="77777777" w:rsidR="00C00C54" w:rsidRPr="00C00C54" w:rsidRDefault="00C00C54" w:rsidP="00C00C54">
            <w:pPr>
              <w:rPr>
                <w:rFonts w:eastAsiaTheme="minorHAnsi"/>
                <w:b w:val="0"/>
                <w:bCs w:val="0"/>
                <w:sz w:val="12"/>
                <w:szCs w:val="12"/>
                <w:lang w:val="es-ES"/>
              </w:rPr>
            </w:pPr>
            <w:r w:rsidRPr="00C00C54">
              <w:rPr>
                <w:rFonts w:eastAsiaTheme="minorHAnsi"/>
                <w:b w:val="0"/>
                <w:bCs w:val="0"/>
                <w:sz w:val="14"/>
                <w:szCs w:val="14"/>
                <w:lang w:val="es-ES"/>
              </w:rPr>
              <w:t>Therefore™ Connect</w:t>
            </w:r>
          </w:p>
        </w:tc>
      </w:tr>
      <w:tr w:rsidR="00C00C54" w:rsidRPr="00C00C54" w14:paraId="08695E06"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296B459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Web Access</w:t>
            </w:r>
          </w:p>
        </w:tc>
        <w:tc>
          <w:tcPr>
            <w:tcW w:w="1502" w:type="pct"/>
            <w:hideMark/>
          </w:tcPr>
          <w:p w14:paraId="1358E9B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50A54F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Web para permitir el acceso a Therefore™ empleando un navegador web.</w:t>
            </w:r>
          </w:p>
        </w:tc>
      </w:tr>
      <w:tr w:rsidR="00C00C54" w:rsidRPr="00C00C54" w14:paraId="474D7EB1"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D48AFB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Portal</w:t>
            </w:r>
          </w:p>
        </w:tc>
        <w:tc>
          <w:tcPr>
            <w:tcW w:w="1502" w:type="pct"/>
            <w:hideMark/>
          </w:tcPr>
          <w:p w14:paraId="78891D3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3F33F51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el Therefore™ Portal para ver externamente información almacenada en Therefore™ empleando un explorador web.</w:t>
            </w:r>
          </w:p>
        </w:tc>
      </w:tr>
      <w:tr w:rsidR="00C00C54" w:rsidRPr="00C00C54" w14:paraId="6C01F48F"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03022D4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XML Web</w:t>
            </w:r>
          </w:p>
        </w:tc>
        <w:tc>
          <w:tcPr>
            <w:tcW w:w="1502" w:type="pct"/>
            <w:hideMark/>
          </w:tcPr>
          <w:p w14:paraId="058F1878"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DAA5EC1"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XML Web para conectar las aplicaciones de Therefore™ Client con Therefore™ Server a través de una conexión con Internet (HTTP o HTTPS). E instala el servidor de Therefore™ Web API para conectar clientes de servicio web de otros proveedores con Therefore™ Server utilizando los protocolos SOAP y HTTP/HTTPS.</w:t>
            </w:r>
          </w:p>
        </w:tc>
      </w:tr>
      <w:tr w:rsidR="00C00C54" w:rsidRPr="00C00C54" w14:paraId="02CB8D3C"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220FF66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MFP Manager</w:t>
            </w:r>
          </w:p>
        </w:tc>
        <w:tc>
          <w:tcPr>
            <w:tcW w:w="1502" w:type="pct"/>
            <w:hideMark/>
          </w:tcPr>
          <w:p w14:paraId="596DA3C4"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E306CD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MFP Manager para establecer comunicación entre Therefore™ MFP Scan y Therefore™ Server.</w:t>
            </w:r>
          </w:p>
        </w:tc>
      </w:tr>
      <w:tr w:rsidR="00C00C54" w:rsidRPr="00C00C54" w14:paraId="6F3AFE81"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55F5DB36"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Content Connector Servidor</w:t>
            </w:r>
          </w:p>
        </w:tc>
        <w:tc>
          <w:tcPr>
            <w:tcW w:w="1502" w:type="pct"/>
            <w:hideMark/>
          </w:tcPr>
          <w:p w14:paraId="53E78B1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74D01ED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Content Connector para indexar y guardar automáticamente archivos en el sistema Therefore™. (Business y Enterprise Editions).</w:t>
            </w:r>
          </w:p>
        </w:tc>
      </w:tr>
      <w:tr w:rsidR="00C00C54" w:rsidRPr="00C00C54" w14:paraId="7B9A802D"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5429F4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Exchange Server</w:t>
            </w:r>
          </w:p>
        </w:tc>
        <w:tc>
          <w:tcPr>
            <w:tcW w:w="1502" w:type="pct"/>
            <w:hideMark/>
          </w:tcPr>
          <w:p w14:paraId="27E4A5A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09B4E3F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Microsoft Exchange Server.</w:t>
            </w:r>
          </w:p>
        </w:tc>
      </w:tr>
      <w:tr w:rsidR="00C00C54" w:rsidRPr="00C00C54" w14:paraId="3E469898"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71342B71"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eSignatures</w:t>
            </w:r>
          </w:p>
        </w:tc>
        <w:tc>
          <w:tcPr>
            <w:tcW w:w="1502" w:type="pct"/>
            <w:hideMark/>
          </w:tcPr>
          <w:p w14:paraId="797379D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E17488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eSignatures.</w:t>
            </w:r>
          </w:p>
        </w:tc>
      </w:tr>
      <w:tr w:rsidR="00C00C54" w:rsidRPr="00C00C54" w14:paraId="2870ACDC"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558DD7B"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Power BI</w:t>
            </w:r>
          </w:p>
        </w:tc>
        <w:tc>
          <w:tcPr>
            <w:tcW w:w="1502" w:type="pct"/>
            <w:hideMark/>
          </w:tcPr>
          <w:p w14:paraId="2D357E7E"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842743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Therefore™ en Microsoft Power BI.</w:t>
            </w:r>
          </w:p>
        </w:tc>
      </w:tr>
      <w:tr w:rsidR="00C00C54" w:rsidRPr="00C00C54" w14:paraId="639EC74D"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05A42FCB"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SQL Reporting Extension</w:t>
            </w:r>
          </w:p>
        </w:tc>
        <w:tc>
          <w:tcPr>
            <w:tcW w:w="1502" w:type="pct"/>
            <w:hideMark/>
          </w:tcPr>
          <w:p w14:paraId="06CA373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16B61DB8"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Reporting Extension para guardar e indexar informes automáticamente en Therefore™.</w:t>
            </w:r>
          </w:p>
        </w:tc>
      </w:tr>
      <w:tr w:rsidR="00C00C54" w:rsidRPr="00C00C54" w14:paraId="586B8A3C"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D50BC4C"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SharePoint Server</w:t>
            </w:r>
          </w:p>
        </w:tc>
        <w:tc>
          <w:tcPr>
            <w:tcW w:w="1502" w:type="pct"/>
            <w:hideMark/>
          </w:tcPr>
          <w:p w14:paraId="7D549BF4"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31EFD28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SharePoint Server y Therefore™.</w:t>
            </w:r>
          </w:p>
        </w:tc>
      </w:tr>
      <w:tr w:rsidR="00C00C54" w:rsidRPr="00C00C54" w14:paraId="6D272225"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30A304CD"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Servicio de descarga Servidor</w:t>
            </w:r>
          </w:p>
        </w:tc>
        <w:tc>
          <w:tcPr>
            <w:tcW w:w="1502" w:type="pct"/>
            <w:hideMark/>
          </w:tcPr>
          <w:p w14:paraId="78FC009D"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76B0868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Establece un canal de comunicación entre el sistema Therefore™ y servicios compatibles de otros proveedores con fines de recogida de datos y documentos.</w:t>
            </w:r>
          </w:p>
        </w:tc>
      </w:tr>
      <w:tr w:rsidR="00C00C54" w:rsidRPr="00C00C54" w14:paraId="236F69B2"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1155CB92"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Administrate</w:t>
            </w:r>
          </w:p>
        </w:tc>
      </w:tr>
      <w:tr w:rsidR="00C00C54" w:rsidRPr="00C00C54" w14:paraId="154A9EB0"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04369A59"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Solution Designer</w:t>
            </w:r>
          </w:p>
        </w:tc>
        <w:tc>
          <w:tcPr>
            <w:tcW w:w="1502" w:type="pct"/>
            <w:hideMark/>
          </w:tcPr>
          <w:p w14:paraId="3DCC0327"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56A1B932"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Solution Designer para diseñar y administrar sistemas Therefore™.</w:t>
            </w:r>
          </w:p>
        </w:tc>
      </w:tr>
      <w:tr w:rsidR="00C00C54" w:rsidRPr="00C00C54" w14:paraId="55D35E99"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AB6928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lastRenderedPageBreak/>
              <w:t>Console</w:t>
            </w:r>
          </w:p>
        </w:tc>
        <w:tc>
          <w:tcPr>
            <w:tcW w:w="1502" w:type="pct"/>
            <w:hideMark/>
          </w:tcPr>
          <w:p w14:paraId="791F9DDA"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4CF7B47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Console para monitorizar la actividad y realizar tareas administrativas en el sistema Therefore™.</w:t>
            </w:r>
          </w:p>
        </w:tc>
      </w:tr>
      <w:tr w:rsidR="00C00C54" w:rsidRPr="00C00C54" w14:paraId="52E32257"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28E0E8D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Document Loader</w:t>
            </w:r>
          </w:p>
        </w:tc>
        <w:tc>
          <w:tcPr>
            <w:tcW w:w="1502" w:type="pct"/>
            <w:hideMark/>
          </w:tcPr>
          <w:p w14:paraId="5751C1CB"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76847756"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Document Loader para importar lotes de documentos en Therefore™.</w:t>
            </w:r>
          </w:p>
        </w:tc>
      </w:tr>
      <w:tr w:rsidR="00C00C54" w:rsidRPr="00C00C54" w14:paraId="403DD6FA"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EA9466F"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Export Utility</w:t>
            </w:r>
          </w:p>
        </w:tc>
        <w:tc>
          <w:tcPr>
            <w:tcW w:w="1502" w:type="pct"/>
            <w:hideMark/>
          </w:tcPr>
          <w:p w14:paraId="6F000090"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E22986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Export Utility para exportar documentos e indexar datos desde Therefore™.</w:t>
            </w:r>
          </w:p>
        </w:tc>
      </w:tr>
      <w:tr w:rsidR="00C00C54" w:rsidRPr="00C00C54" w14:paraId="6CDB21E9"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1F6CFEC7"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Tenants Manager</w:t>
            </w:r>
          </w:p>
        </w:tc>
        <w:tc>
          <w:tcPr>
            <w:tcW w:w="1502" w:type="pct"/>
            <w:hideMark/>
          </w:tcPr>
          <w:p w14:paraId="3376D67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10F23BE"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Tenants Manager para convertir el sistema en un sistema multiinstancia (Business y Enterprise Editions).</w:t>
            </w:r>
          </w:p>
        </w:tc>
      </w:tr>
      <w:tr w:rsidR="00C00C54" w:rsidRPr="00C00C54" w14:paraId="77453B5E"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2DB0EB72"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Use</w:t>
            </w:r>
          </w:p>
        </w:tc>
      </w:tr>
      <w:tr w:rsidR="00C00C54" w:rsidRPr="00C00C54" w14:paraId="79C60468"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360385E0"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Navigator</w:t>
            </w:r>
          </w:p>
        </w:tc>
        <w:tc>
          <w:tcPr>
            <w:tcW w:w="1502" w:type="pct"/>
            <w:hideMark/>
          </w:tcPr>
          <w:p w14:paraId="4033BE9D"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1C24578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Navigator para buscar y recuperar documentos y expedientes, así como para ver y realizar tareas de Therefore™ Tasks y Therefore™ Workflow (Business, Essentials y Enterprise Editions).</w:t>
            </w:r>
          </w:p>
          <w:p w14:paraId="393E2B8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Viewer para ver y editar documentos almacenados en Therefore™, así como para realizar tareas de Therefore™ Tasks y Therefore™ Workflow (Business, Essentials y Enterprise Editions).</w:t>
            </w:r>
          </w:p>
          <w:p w14:paraId="2119E72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Case Manager para buscar y recuperar documentos en expedientes, así como para ver y realizar tareas de Therefore™ Tasks y Therefore™ Workflow en expedientes (Business, Essentials y Enterprise Editions).</w:t>
            </w:r>
          </w:p>
        </w:tc>
      </w:tr>
      <w:tr w:rsidR="00C00C54" w:rsidRPr="00C00C54" w14:paraId="75AB1879"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CA3F4E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Capture Client</w:t>
            </w:r>
          </w:p>
        </w:tc>
        <w:tc>
          <w:tcPr>
            <w:tcW w:w="1502" w:type="pct"/>
            <w:hideMark/>
          </w:tcPr>
          <w:p w14:paraId="78F81EB5"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1BEF432"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Capture Client para escanear, indexar y guardar documentos en papel y/o para importar, indexar y guardar documentos ya escaneados en Therefore™.</w:t>
            </w:r>
          </w:p>
        </w:tc>
      </w:tr>
      <w:tr w:rsidR="00C00C54" w:rsidRPr="00C00C54" w14:paraId="483CF684"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3FD6D2E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PDF Printer</w:t>
            </w:r>
          </w:p>
        </w:tc>
        <w:tc>
          <w:tcPr>
            <w:tcW w:w="1502" w:type="pct"/>
            <w:hideMark/>
          </w:tcPr>
          <w:p w14:paraId="2F655543"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D84BC69"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PDF Printer, que permite guardar documentos en Therefore™ desde aplicaciones con función de impresión.        </w:t>
            </w:r>
          </w:p>
        </w:tc>
      </w:tr>
      <w:tr w:rsidR="00C00C54" w:rsidRPr="00C00C54" w14:paraId="0EDA5DC7"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65C9EEC8" w14:textId="77777777" w:rsidR="00C00C54" w:rsidRPr="00C00C54" w:rsidRDefault="00C00C54" w:rsidP="00C00C54">
            <w:pPr>
              <w:rPr>
                <w:rFonts w:eastAsiaTheme="minorHAnsi"/>
                <w:b w:val="0"/>
                <w:bCs w:val="0"/>
                <w:sz w:val="12"/>
                <w:szCs w:val="12"/>
                <w:lang w:val="es-ES"/>
              </w:rPr>
            </w:pPr>
            <w:r w:rsidRPr="00C00C54">
              <w:rPr>
                <w:rFonts w:eastAsiaTheme="minorHAnsi"/>
                <w:b w:val="0"/>
                <w:bCs w:val="0"/>
                <w:i/>
                <w:iCs/>
                <w:sz w:val="12"/>
                <w:szCs w:val="12"/>
                <w:lang w:val="es-ES"/>
              </w:rPr>
              <w:t>Therefore™ Integrate</w:t>
            </w:r>
          </w:p>
        </w:tc>
      </w:tr>
      <w:tr w:rsidR="00C00C54" w:rsidRPr="00C00C54" w14:paraId="2583842E"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6A4C5D14"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Windows Explorer</w:t>
            </w:r>
          </w:p>
        </w:tc>
        <w:tc>
          <w:tcPr>
            <w:tcW w:w="1502" w:type="pct"/>
            <w:hideMark/>
          </w:tcPr>
          <w:p w14:paraId="0E9BB48A"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0669D7AC"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Windows Explorer.</w:t>
            </w:r>
          </w:p>
        </w:tc>
      </w:tr>
      <w:tr w:rsidR="00C00C54" w:rsidRPr="00C00C54" w14:paraId="0EB372E2"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172900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Guardar en vista de árbol de Therefore™</w:t>
            </w:r>
          </w:p>
        </w:tc>
        <w:tc>
          <w:tcPr>
            <w:tcW w:w="1502" w:type="pct"/>
            <w:hideMark/>
          </w:tcPr>
          <w:p w14:paraId="630B7883"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4A1B26F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la estructura de carpetas, categorías y documentos de Therefore™ en Windows Explorer.</w:t>
            </w:r>
          </w:p>
        </w:tc>
      </w:tr>
      <w:tr w:rsidR="00C00C54" w:rsidRPr="00C00C54" w14:paraId="4DB7F06C"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154AF9B5"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Office</w:t>
            </w:r>
          </w:p>
        </w:tc>
        <w:tc>
          <w:tcPr>
            <w:tcW w:w="1502" w:type="pct"/>
            <w:hideMark/>
          </w:tcPr>
          <w:p w14:paraId="785A51AB"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3BFC00D0"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Microsoft Office.</w:t>
            </w:r>
          </w:p>
        </w:tc>
      </w:tr>
      <w:tr w:rsidR="00C00C54" w:rsidRPr="00C00C54" w14:paraId="66319978"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248F364E"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Microsoft Dynamics NAV</w:t>
            </w:r>
          </w:p>
        </w:tc>
        <w:tc>
          <w:tcPr>
            <w:tcW w:w="1502" w:type="pct"/>
            <w:hideMark/>
          </w:tcPr>
          <w:p w14:paraId="2523045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4B6B15D6"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Dynamics NAV y Therefore™.</w:t>
            </w:r>
          </w:p>
        </w:tc>
      </w:tr>
      <w:tr w:rsidR="00C00C54" w:rsidRPr="00C00C54" w14:paraId="4788BACF"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17D96B8F"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Kofax Power PDF Advanced</w:t>
            </w:r>
          </w:p>
        </w:tc>
        <w:tc>
          <w:tcPr>
            <w:tcW w:w="1502" w:type="pct"/>
            <w:hideMark/>
          </w:tcPr>
          <w:p w14:paraId="0B00140F"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D0E4563"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Kofax Power PDF Advanced y Therefore™.</w:t>
            </w:r>
          </w:p>
        </w:tc>
      </w:tr>
      <w:tr w:rsidR="00C00C54" w:rsidRPr="00C00C54" w14:paraId="4B094B5C"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3737AD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Kofax Capture</w:t>
            </w:r>
          </w:p>
        </w:tc>
        <w:tc>
          <w:tcPr>
            <w:tcW w:w="1502" w:type="pct"/>
            <w:hideMark/>
          </w:tcPr>
          <w:p w14:paraId="603CED5C"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C6ADF68"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desde Kofax Capture en Therefore™.</w:t>
            </w:r>
          </w:p>
        </w:tc>
      </w:tr>
      <w:tr w:rsidR="00C00C54" w:rsidRPr="00C00C54" w14:paraId="2A500628"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3E9CD333"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lastRenderedPageBreak/>
              <w:t>Replicación</w:t>
            </w:r>
          </w:p>
        </w:tc>
        <w:tc>
          <w:tcPr>
            <w:tcW w:w="1502" w:type="pct"/>
            <w:hideMark/>
          </w:tcPr>
          <w:p w14:paraId="215F3002"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BC18674"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replicar tablas desde bases de datos externas.</w:t>
            </w:r>
          </w:p>
        </w:tc>
      </w:tr>
      <w:tr w:rsidR="00C00C54" w:rsidRPr="00C00C54" w14:paraId="53D2A45B"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B08E33A"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SAP NetWeaver</w:t>
            </w:r>
          </w:p>
        </w:tc>
        <w:tc>
          <w:tcPr>
            <w:tcW w:w="1502" w:type="pct"/>
            <w:hideMark/>
          </w:tcPr>
          <w:p w14:paraId="7F0218D5"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0E7FB1B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SAP NetWeaver.</w:t>
            </w:r>
          </w:p>
        </w:tc>
      </w:tr>
      <w:tr w:rsidR="00C00C54" w:rsidRPr="00C00C54" w14:paraId="7D6D3743" w14:textId="77777777" w:rsidTr="007610E8">
        <w:tc>
          <w:tcPr>
            <w:cnfStyle w:val="001000000000" w:firstRow="0" w:lastRow="0" w:firstColumn="1" w:lastColumn="0" w:oddVBand="0" w:evenVBand="0" w:oddHBand="0" w:evenHBand="0" w:firstRowFirstColumn="0" w:firstRowLastColumn="0" w:lastRowFirstColumn="0" w:lastRowLastColumn="0"/>
            <w:tcW w:w="1082" w:type="pct"/>
            <w:hideMark/>
          </w:tcPr>
          <w:p w14:paraId="52F82B32"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Universal Connector</w:t>
            </w:r>
          </w:p>
        </w:tc>
        <w:tc>
          <w:tcPr>
            <w:tcW w:w="1502" w:type="pct"/>
            <w:hideMark/>
          </w:tcPr>
          <w:p w14:paraId="159E0BD6"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B38CF15" w14:textId="77777777" w:rsidR="00C00C54" w:rsidRPr="00C00C54" w:rsidRDefault="00C00C54" w:rsidP="00C00C54">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Universal Connector para la integración sin código con muchas aplicaciones Windows.</w:t>
            </w:r>
          </w:p>
        </w:tc>
      </w:tr>
      <w:tr w:rsidR="00C00C54" w:rsidRPr="00C00C54" w14:paraId="5A915C86" w14:textId="77777777" w:rsidTr="00761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1EDEF10" w14:textId="77777777" w:rsidR="00C00C54" w:rsidRPr="00C00C54" w:rsidRDefault="00C00C54" w:rsidP="00C00C54">
            <w:pPr>
              <w:rPr>
                <w:rFonts w:eastAsiaTheme="minorHAnsi"/>
                <w:b w:val="0"/>
                <w:bCs w:val="0"/>
                <w:sz w:val="14"/>
                <w:szCs w:val="14"/>
                <w:lang w:val="es-ES"/>
              </w:rPr>
            </w:pPr>
            <w:r w:rsidRPr="00C00C54">
              <w:rPr>
                <w:rFonts w:eastAsiaTheme="minorHAnsi"/>
                <w:b w:val="0"/>
                <w:bCs w:val="0"/>
                <w:sz w:val="14"/>
                <w:szCs w:val="14"/>
                <w:lang w:val="es-ES"/>
              </w:rPr>
              <w:t>Idiomas</w:t>
            </w:r>
          </w:p>
        </w:tc>
        <w:tc>
          <w:tcPr>
            <w:tcW w:w="1502" w:type="pct"/>
            <w:hideMark/>
          </w:tcPr>
          <w:p w14:paraId="7FF91E09"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13024EAF" w14:textId="77777777" w:rsidR="00C00C54" w:rsidRPr="00C00C54" w:rsidRDefault="00C00C54" w:rsidP="00C00C54">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Idiomas disponibles para las aplicaciones de usuario principales. Siempre se instala inglés (EE UU).</w:t>
            </w:r>
          </w:p>
        </w:tc>
      </w:tr>
    </w:tbl>
    <w:p w14:paraId="15976F6D" w14:textId="77777777" w:rsidR="00C00C54" w:rsidRPr="00C00C54" w:rsidRDefault="00C00C54" w:rsidP="00C00C54"/>
    <w:p w14:paraId="0576E9C3" w14:textId="254C3948" w:rsidR="00A64F00" w:rsidRPr="00D10C8C" w:rsidRDefault="00A64F00" w:rsidP="00C00C54">
      <w:pPr>
        <w:pStyle w:val="Ttulo1"/>
      </w:pPr>
      <w:r w:rsidRPr="00D10C8C">
        <w:br w:type="page"/>
      </w:r>
    </w:p>
    <w:p w14:paraId="5CAAC7C8" w14:textId="14AC67D0" w:rsidR="005174BA" w:rsidRPr="00E00150" w:rsidRDefault="00EA5AAB" w:rsidP="00E00150">
      <w:r w:rsidRPr="00E00150">
        <w:rPr>
          <w:noProof/>
        </w:rPr>
        <w:lastRenderedPageBreak/>
        <mc:AlternateContent>
          <mc:Choice Requires="wps">
            <w:drawing>
              <wp:anchor distT="45720" distB="45720" distL="114300" distR="114300" simplePos="0" relativeHeight="251780096" behindDoc="0" locked="0" layoutInCell="1" allowOverlap="1" wp14:anchorId="4B3D5569" wp14:editId="07435824">
                <wp:simplePos x="0" y="0"/>
                <wp:positionH relativeFrom="column">
                  <wp:posOffset>-882421</wp:posOffset>
                </wp:positionH>
                <wp:positionV relativeFrom="paragraph">
                  <wp:posOffset>8432702</wp:posOffset>
                </wp:positionV>
                <wp:extent cx="5755005" cy="438150"/>
                <wp:effectExtent l="0" t="0" r="1714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438150"/>
                        </a:xfrm>
                        <a:prstGeom prst="rect">
                          <a:avLst/>
                        </a:prstGeom>
                        <a:solidFill>
                          <a:srgbClr val="FFFFFF"/>
                        </a:solidFill>
                        <a:ln w="9525">
                          <a:solidFill>
                            <a:schemeClr val="bg1"/>
                          </a:solidFill>
                          <a:miter lim="800000"/>
                          <a:headEnd/>
                          <a:tailEnd/>
                        </a:ln>
                      </wps:spPr>
                      <wps:txbx>
                        <w:txbxContent>
                          <w:p w14:paraId="4DA162DC" w14:textId="77777777" w:rsidR="00F3175F"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Avda de Europa, 6 281 08 Alcobendas - (Madrid) – España </w:t>
                            </w:r>
                          </w:p>
                          <w:p w14:paraId="03AB9E59" w14:textId="77777777" w:rsidR="00203570"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000000"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hyperlink r:id="rId60" w:history="1">
                              <w:r w:rsidR="00203570"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D5569" id="_x0000_s1040" type="#_x0000_t202" style="position:absolute;left:0;text-align:left;margin-left:-69.5pt;margin-top:664pt;width:453.15pt;height:34.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" strokecolor="white [3212]">
                <v:textbox>
                  <w:txbxContent>
                    <w:p w14:paraId="4DA162DC" w14:textId="77777777" w:rsidR="00F3175F"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Avda de Europa, 6 281 08 Alcobendas - (Madrid) – España </w:t>
                      </w:r>
                    </w:p>
                    <w:p w14:paraId="03AB9E59" w14:textId="77777777" w:rsidR="00203570"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000000"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hyperlink r:id="rId61" w:history="1">
                        <w:r w:rsidR="00203570"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v:textbox>
                <w10:wrap type="square"/>
              </v:shape>
            </w:pict>
          </mc:Fallback>
        </mc:AlternateContent>
      </w:r>
      <w:r w:rsidR="004F61A6" w:rsidRPr="00E00150">
        <w:rPr>
          <w:noProof/>
        </w:rPr>
        <mc:AlternateContent>
          <mc:Choice Requires="wpg">
            <w:drawing>
              <wp:anchor distT="0" distB="0" distL="114300" distR="114300" simplePos="0" relativeHeight="251766784" behindDoc="0" locked="0" layoutInCell="1" allowOverlap="1" wp14:anchorId="173333AA" wp14:editId="0A76B67C">
                <wp:simplePos x="0" y="0"/>
                <wp:positionH relativeFrom="column">
                  <wp:posOffset>4871931</wp:posOffset>
                </wp:positionH>
                <wp:positionV relativeFrom="paragraph">
                  <wp:posOffset>2850515</wp:posOffset>
                </wp:positionV>
                <wp:extent cx="1620893" cy="7023735"/>
                <wp:effectExtent l="0" t="0" r="0" b="5715"/>
                <wp:wrapNone/>
                <wp:docPr id="1673910150" name="Grupo 22"/>
                <wp:cNvGraphicFramePr/>
                <a:graphic xmlns:a="http://schemas.openxmlformats.org/drawingml/2006/main">
                  <a:graphicData uri="http://schemas.microsoft.com/office/word/2010/wordprocessingGroup">
                    <wpg:wgp>
                      <wpg:cNvGrpSpPr/>
                      <wpg:grpSpPr>
                        <a:xfrm>
                          <a:off x="0" y="0"/>
                          <a:ext cx="1620893" cy="7023735"/>
                          <a:chOff x="0" y="0"/>
                          <a:chExt cx="1620893" cy="7023735"/>
                        </a:xfrm>
                      </wpg:grpSpPr>
                      <wps:wsp>
                        <wps:cNvPr id="1981392526" name="Forma libre: forma 2"/>
                        <wps:cNvSpPr/>
                        <wps:spPr>
                          <a:xfrm flipH="1">
                            <a:off x="0" y="0"/>
                            <a:ext cx="1620893" cy="7023735"/>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09802440" name="Imagen 3" descr="Logotipo&#10;&#10;Descripción generada automáticamente"/>
                          <pic:cNvPicPr>
                            <a:picLocks noChangeAspect="1"/>
                          </pic:cNvPicPr>
                        </pic:nvPicPr>
                        <pic:blipFill>
                          <a:blip r:embed="rId62" cstate="print"/>
                          <a:stretch>
                            <a:fillRect/>
                          </a:stretch>
                        </pic:blipFill>
                        <pic:spPr>
                          <a:xfrm>
                            <a:off x="169333" y="6248400"/>
                            <a:ext cx="1329690" cy="770255"/>
                          </a:xfrm>
                          <a:prstGeom prst="rect">
                            <a:avLst/>
                          </a:prstGeom>
                        </pic:spPr>
                      </pic:pic>
                    </wpg:wgp>
                  </a:graphicData>
                </a:graphic>
              </wp:anchor>
            </w:drawing>
          </mc:Choice>
          <mc:Fallback>
            <w:pict>
              <v:group w14:anchorId="426822CF" id="Grupo 22" o:spid="_x0000_s1026" style="position:absolute;margin-left:383.6pt;margin-top:224.45pt;width:127.65pt;height:553.05pt;z-index:251766784" coordsize="16208,70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">
                <v:shape id="Forma libre: forma 2" o:spid="_x0000_s1027" style="position:absolute;width:16208;height:70237;flip:x;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" path="m1880006,5830214l,5822899,,,1880006,5830214xe" fillcolor="#c00000" stroked="f" strokeweight="1pt">
                  <v:stroke joinstyle="miter"/>
                  <v:path arrowok="t" o:connecttype="custom" o:connectlocs="1620893,7023735;0,7014923;0,0;1620893,7023735"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1693;top:62484;width:13297;height:7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">
                  <v:imagedata r:id="rId63" o:title="Logotipo&#10;&#10;Descripción generada automáticamente"/>
                </v:shape>
              </v:group>
            </w:pict>
          </mc:Fallback>
        </mc:AlternateContent>
      </w:r>
    </w:p>
    <w:p w14:paraId="06927B67" w14:textId="1659C0DB" w:rsidR="00597404" w:rsidRPr="00D10C8C" w:rsidRDefault="00597404" w:rsidP="00597404">
      <w:pPr>
        <w:pStyle w:val="Titulo4"/>
      </w:pPr>
    </w:p>
    <w:sectPr w:rsidR="00597404" w:rsidRPr="00D10C8C" w:rsidSect="00C879FB">
      <w:headerReference w:type="even" r:id="rId64"/>
      <w:headerReference w:type="default" r:id="rId65"/>
      <w:footerReference w:type="even" r:id="rId66"/>
      <w:footerReference w:type="default" r:id="rId67"/>
      <w:headerReference w:type="first" r:id="rId68"/>
      <w:footerReference w:type="first" r:id="rId6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6C9AE" w14:textId="77777777" w:rsidR="00A27EFB" w:rsidRDefault="00A27EFB" w:rsidP="00A24636">
      <w:pPr>
        <w:spacing w:after="0"/>
      </w:pPr>
      <w:r>
        <w:separator/>
      </w:r>
    </w:p>
  </w:endnote>
  <w:endnote w:type="continuationSeparator" w:id="0">
    <w:p w14:paraId="71BC5E80" w14:textId="77777777" w:rsidR="00A27EFB" w:rsidRDefault="00A27EFB" w:rsidP="00A246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0FF" w:usb1="4000004A" w:usb2="00000000" w:usb3="00000000" w:csb0="0000000B"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tserrat,Bold">
    <w:altName w:val="Montserrat"/>
    <w:panose1 w:val="00000000000000000000"/>
    <w:charset w:val="00"/>
    <w:family w:val="swiss"/>
    <w:notTrueType/>
    <w:pitch w:val="default"/>
    <w:sig w:usb0="00000003" w:usb1="00000000" w:usb2="00000000" w:usb3="00000000" w:csb0="00000001" w:csb1="00000000"/>
  </w:font>
  <w:font w:name="JJ_Font2">
    <w:panose1 w:val="02000603000000000000"/>
    <w:charset w:val="00"/>
    <w:family w:val="auto"/>
    <w:pitch w:val="variable"/>
    <w:sig w:usb0="80000007" w:usb1="0000000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2BF90" w14:textId="77777777" w:rsidR="003C3635" w:rsidRDefault="003C36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EED6" w14:textId="77777777" w:rsidR="003C3635" w:rsidRDefault="003C36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02191" w14:textId="77777777" w:rsidR="003C3635" w:rsidRDefault="003C36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53EE4" w14:textId="77777777" w:rsidR="00A27EFB" w:rsidRDefault="00A27EFB" w:rsidP="00A24636">
      <w:pPr>
        <w:spacing w:after="0"/>
      </w:pPr>
      <w:r>
        <w:separator/>
      </w:r>
    </w:p>
  </w:footnote>
  <w:footnote w:type="continuationSeparator" w:id="0">
    <w:p w14:paraId="6325BC24" w14:textId="77777777" w:rsidR="00A27EFB" w:rsidRDefault="00A27EFB" w:rsidP="00A246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0292" w14:textId="19767604" w:rsidR="003C3635" w:rsidRDefault="00000000">
    <w:pPr>
      <w:pStyle w:val="Encabezado"/>
    </w:pPr>
    <w:r>
      <w:rPr>
        <w:noProof/>
      </w:rPr>
      <w:pict w14:anchorId="3CBF7E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179407" o:spid="_x0000_s1026" type="#_x0000_t136" style="position:absolute;left:0;text-align:left;margin-left:0;margin-top:0;width:449.6pt;height:149.85pt;rotation:315;z-index:-251655168;mso-position-horizontal:center;mso-position-horizontal-relative:margin;mso-position-vertical:center;mso-position-vertical-relative:margin" o:allowincell="f" fillcolor="gray [1629]" stroked="f">
          <v:fill opacity=".5"/>
          <v:textpath style="font-family:&quot;Montserrat ExtraBold&quot;;font-size:1pt" string="DRAFT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96CB" w14:textId="03315113" w:rsidR="003C3635" w:rsidRDefault="00000000">
    <w:pPr>
      <w:pStyle w:val="Encabezado"/>
    </w:pPr>
    <w:r>
      <w:rPr>
        <w:noProof/>
      </w:rPr>
      <w:pict w14:anchorId="798BCC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179408" o:spid="_x0000_s1027" type="#_x0000_t136" style="position:absolute;left:0;text-align:left;margin-left:0;margin-top:0;width:449.6pt;height:149.85pt;rotation:315;z-index:-251653120;mso-position-horizontal:center;mso-position-horizontal-relative:margin;mso-position-vertical:center;mso-position-vertical-relative:margin" o:allowincell="f" fillcolor="gray [1629]" stroked="f">
          <v:fill opacity=".5"/>
          <v:textpath style="font-family:&quot;Montserrat ExtraBold&quot;;font-size:1pt" string="DRAFT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6F814" w14:textId="76AABB41" w:rsidR="00A24636" w:rsidRDefault="00000000">
    <w:pPr>
      <w:pStyle w:val="Encabezado"/>
    </w:pPr>
    <w:r>
      <w:rPr>
        <w:noProof/>
      </w:rPr>
      <w:pict w14:anchorId="483364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179406" o:spid="_x0000_s1025" type="#_x0000_t136" style="position:absolute;left:0;text-align:left;margin-left:0;margin-top:0;width:449.6pt;height:149.85pt;rotation:315;z-index:-251657216;mso-position-horizontal:center;mso-position-horizontal-relative:margin;mso-position-vertical:center;mso-position-vertical-relative:margin" o:allowincell="f" fillcolor="gray [1629]" stroked="f">
          <v:fill opacity=".5"/>
          <v:textpath style="font-family:&quot;Montserrat ExtraBold&quot;;font-size:1pt" string="DRAFT "/>
          <w10:wrap anchorx="margin" anchory="margin"/>
        </v:shape>
      </w:pict>
    </w:r>
    <w:r w:rsidR="000509C7">
      <w:rPr>
        <w:noProof/>
      </w:rPr>
      <mc:AlternateContent>
        <mc:Choice Requires="wpg">
          <w:drawing>
            <wp:anchor distT="0" distB="0" distL="114300" distR="114300" simplePos="0" relativeHeight="251657216" behindDoc="0" locked="0" layoutInCell="1" allowOverlap="1" wp14:anchorId="218DC8F7" wp14:editId="1CBC2768">
              <wp:simplePos x="0" y="0"/>
              <wp:positionH relativeFrom="margin">
                <wp:posOffset>-1072515</wp:posOffset>
              </wp:positionH>
              <wp:positionV relativeFrom="paragraph">
                <wp:posOffset>3364230</wp:posOffset>
              </wp:positionV>
              <wp:extent cx="1879600" cy="702373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7023735"/>
                        <a:chOff x="0" y="0"/>
                        <a:chExt cx="1880006" cy="7023837"/>
                      </a:xfrm>
                    </wpg:grpSpPr>
                    <wps:wsp>
                      <wps:cNvPr id="842"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49" name="Imagen 3" descr="Logotipo&#10;&#10;Descripción generada automáticamente"/>
                        <pic:cNvPicPr>
                          <a:picLocks noChangeAspect="1"/>
                        </pic:cNvPicPr>
                      </pic:nvPicPr>
                      <pic:blipFill>
                        <a:blip r:embed="rId1" cstate="print"/>
                        <a:stretch>
                          <a:fillRect/>
                        </a:stretch>
                      </pic:blipFill>
                      <pic:spPr>
                        <a:xfrm>
                          <a:off x="78828" y="6022428"/>
                          <a:ext cx="1542415" cy="77089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5512AC1" id="Grupo 3" o:spid="_x0000_s1026" style="position:absolute;margin-left:-84.45pt;margin-top:264.9pt;width:148pt;height:553.05pt;z-index:251657216;mso-position-horizontal-relative:margin" coordsize="18800,70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">
              <v:shape id="Forma libre: forma 2" o:spid="_x0000_s1027"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" path="m1880006,5830214l,5822899,,,1880006,5830214xe" fillcolor="#c00000" stroked="f" strokeweight="1pt">
                <v:stroke joinstyle="miter"/>
                <v:path arrowok="t" o:connecttype="custom" o:connectlocs="1880006,7023837;0,7015024;0,0;1880006,702383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788;top:60224;width:15424;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">
                <v:imagedata r:id="rId2" o:title="Logotipo&#10;&#10;Descripción generada automáticamente"/>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B82"/>
    <w:multiLevelType w:val="multilevel"/>
    <w:tmpl w:val="AC0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33C6"/>
    <w:multiLevelType w:val="multilevel"/>
    <w:tmpl w:val="F96E7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B4FE7"/>
    <w:multiLevelType w:val="hybridMultilevel"/>
    <w:tmpl w:val="A85C5F6E"/>
    <w:lvl w:ilvl="0" w:tplc="63C4D950">
      <w:start w:val="1"/>
      <w:numFmt w:val="bullet"/>
      <w:pStyle w:val="Listas"/>
      <w:lvlText w:val=""/>
      <w:lvlJc w:val="left"/>
      <w:pPr>
        <w:ind w:left="2160" w:hanging="360"/>
      </w:pPr>
      <w:rPr>
        <w:rFonts w:ascii="Symbol" w:hAnsi="Symbol" w:hint="default"/>
        <w:color w:val="E11A22"/>
        <w:sz w:val="16"/>
      </w:rPr>
    </w:lvl>
    <w:lvl w:ilvl="1" w:tplc="53066D46">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 w15:restartNumberingAfterBreak="0">
    <w:nsid w:val="10CB00A3"/>
    <w:multiLevelType w:val="hybridMultilevel"/>
    <w:tmpl w:val="17462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F3729D"/>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F715D4"/>
    <w:multiLevelType w:val="hybridMultilevel"/>
    <w:tmpl w:val="8B384A88"/>
    <w:lvl w:ilvl="0" w:tplc="31DC3E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3F5610"/>
    <w:multiLevelType w:val="hybridMultilevel"/>
    <w:tmpl w:val="2488BCA6"/>
    <w:lvl w:ilvl="0" w:tplc="15B2CAD6">
      <w:numFmt w:val="bullet"/>
      <w:lvlText w:val="-"/>
      <w:lvlJc w:val="left"/>
      <w:pPr>
        <w:ind w:left="720" w:hanging="360"/>
      </w:pPr>
      <w:rPr>
        <w:rFonts w:ascii="Montserrat" w:eastAsiaTheme="minorEastAsia"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9D4AD8"/>
    <w:multiLevelType w:val="hybridMultilevel"/>
    <w:tmpl w:val="16BEE7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CA20AF4"/>
    <w:multiLevelType w:val="hybridMultilevel"/>
    <w:tmpl w:val="16BEE706"/>
    <w:lvl w:ilvl="0" w:tplc="85DCC3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2AE6AAD"/>
    <w:multiLevelType w:val="hybridMultilevel"/>
    <w:tmpl w:val="8B384A8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7C238B"/>
    <w:multiLevelType w:val="hybridMultilevel"/>
    <w:tmpl w:val="3632864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8B95D2B"/>
    <w:multiLevelType w:val="hybridMultilevel"/>
    <w:tmpl w:val="40B00750"/>
    <w:lvl w:ilvl="0" w:tplc="ED0C9E4E">
      <w:start w:val="1"/>
      <w:numFmt w:val="decimal"/>
      <w:pStyle w:val="Titulo1"/>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1261F00"/>
    <w:multiLevelType w:val="hybridMultilevel"/>
    <w:tmpl w:val="7D4AFFEA"/>
    <w:lvl w:ilvl="0" w:tplc="6A14FD46">
      <w:start w:val="1"/>
      <w:numFmt w:val="bullet"/>
      <w:pStyle w:val="Listas2Nivel"/>
      <w:lvlText w:val=""/>
      <w:lvlJc w:val="left"/>
      <w:pPr>
        <w:ind w:left="1211" w:hanging="360"/>
      </w:pPr>
      <w:rPr>
        <w:rFonts w:ascii="Symbol" w:hAnsi="Symbol" w:hint="default"/>
        <w:color w:val="C0000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3" w15:restartNumberingAfterBreak="0">
    <w:nsid w:val="48163FBC"/>
    <w:multiLevelType w:val="hybridMultilevel"/>
    <w:tmpl w:val="CCEE501E"/>
    <w:lvl w:ilvl="0" w:tplc="FD544B44">
      <w:start w:val="1"/>
      <w:numFmt w:val="decimal"/>
      <w:pStyle w:val="PiedeFoto"/>
      <w:lvlText w:val="Fig %1."/>
      <w:lvlJc w:val="left"/>
      <w:pPr>
        <w:ind w:left="720" w:hanging="360"/>
      </w:pPr>
      <w:rPr>
        <w:rFonts w:ascii="Century Gothic" w:hAnsi="Century Gothic"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EDF777D"/>
    <w:multiLevelType w:val="hybridMultilevel"/>
    <w:tmpl w:val="A852E120"/>
    <w:lvl w:ilvl="0" w:tplc="84761DD0">
      <w:start w:val="1"/>
      <w:numFmt w:val="decimal"/>
      <w:pStyle w:val="DiagramaPasos"/>
      <w:lvlText w:val="%1."/>
      <w:lvlJc w:val="left"/>
      <w:pPr>
        <w:tabs>
          <w:tab w:val="num" w:pos="4680"/>
        </w:tabs>
        <w:ind w:left="4680" w:hanging="360"/>
      </w:pPr>
      <w:rPr>
        <w:b/>
        <w:color w:val="FA001E"/>
      </w:rPr>
    </w:lvl>
    <w:lvl w:ilvl="1" w:tplc="04090003">
      <w:start w:val="1"/>
      <w:numFmt w:val="lowerLetter"/>
      <w:lvlText w:val="%2."/>
      <w:lvlJc w:val="left"/>
      <w:pPr>
        <w:tabs>
          <w:tab w:val="num" w:pos="5400"/>
        </w:tabs>
        <w:ind w:left="5400" w:hanging="360"/>
      </w:pPr>
    </w:lvl>
    <w:lvl w:ilvl="2" w:tplc="04090005" w:tentative="1">
      <w:start w:val="1"/>
      <w:numFmt w:val="lowerRoman"/>
      <w:lvlText w:val="%3."/>
      <w:lvlJc w:val="right"/>
      <w:pPr>
        <w:tabs>
          <w:tab w:val="num" w:pos="6120"/>
        </w:tabs>
        <w:ind w:left="6120" w:hanging="180"/>
      </w:pPr>
    </w:lvl>
    <w:lvl w:ilvl="3" w:tplc="04090001" w:tentative="1">
      <w:start w:val="1"/>
      <w:numFmt w:val="decimal"/>
      <w:lvlText w:val="%4."/>
      <w:lvlJc w:val="left"/>
      <w:pPr>
        <w:tabs>
          <w:tab w:val="num" w:pos="6840"/>
        </w:tabs>
        <w:ind w:left="6840" w:hanging="360"/>
      </w:pPr>
    </w:lvl>
    <w:lvl w:ilvl="4" w:tplc="04090003" w:tentative="1">
      <w:start w:val="1"/>
      <w:numFmt w:val="lowerLetter"/>
      <w:lvlText w:val="%5."/>
      <w:lvlJc w:val="left"/>
      <w:pPr>
        <w:tabs>
          <w:tab w:val="num" w:pos="7560"/>
        </w:tabs>
        <w:ind w:left="7560" w:hanging="360"/>
      </w:pPr>
    </w:lvl>
    <w:lvl w:ilvl="5" w:tplc="04090005" w:tentative="1">
      <w:start w:val="1"/>
      <w:numFmt w:val="lowerRoman"/>
      <w:lvlText w:val="%6."/>
      <w:lvlJc w:val="right"/>
      <w:pPr>
        <w:tabs>
          <w:tab w:val="num" w:pos="8280"/>
        </w:tabs>
        <w:ind w:left="8280" w:hanging="180"/>
      </w:pPr>
    </w:lvl>
    <w:lvl w:ilvl="6" w:tplc="04090001" w:tentative="1">
      <w:start w:val="1"/>
      <w:numFmt w:val="decimal"/>
      <w:lvlText w:val="%7."/>
      <w:lvlJc w:val="left"/>
      <w:pPr>
        <w:tabs>
          <w:tab w:val="num" w:pos="9000"/>
        </w:tabs>
        <w:ind w:left="9000" w:hanging="360"/>
      </w:pPr>
    </w:lvl>
    <w:lvl w:ilvl="7" w:tplc="04090003" w:tentative="1">
      <w:start w:val="1"/>
      <w:numFmt w:val="lowerLetter"/>
      <w:lvlText w:val="%8."/>
      <w:lvlJc w:val="left"/>
      <w:pPr>
        <w:tabs>
          <w:tab w:val="num" w:pos="9720"/>
        </w:tabs>
        <w:ind w:left="9720" w:hanging="360"/>
      </w:pPr>
    </w:lvl>
    <w:lvl w:ilvl="8" w:tplc="04090005" w:tentative="1">
      <w:start w:val="1"/>
      <w:numFmt w:val="lowerRoman"/>
      <w:lvlText w:val="%9."/>
      <w:lvlJc w:val="right"/>
      <w:pPr>
        <w:tabs>
          <w:tab w:val="num" w:pos="10440"/>
        </w:tabs>
        <w:ind w:left="10440" w:hanging="180"/>
      </w:pPr>
    </w:lvl>
  </w:abstractNum>
  <w:abstractNum w:abstractNumId="15" w15:restartNumberingAfterBreak="0">
    <w:nsid w:val="54587BAD"/>
    <w:multiLevelType w:val="hybridMultilevel"/>
    <w:tmpl w:val="C61A5058"/>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60E2D36"/>
    <w:multiLevelType w:val="hybridMultilevel"/>
    <w:tmpl w:val="4042B69C"/>
    <w:lvl w:ilvl="0" w:tplc="7E3C4880">
      <w:start w:val="1"/>
      <w:numFmt w:val="bullet"/>
      <w:pStyle w:val="Listas3erNivel"/>
      <w:lvlText w:val=""/>
      <w:lvlJc w:val="left"/>
      <w:pPr>
        <w:ind w:left="360" w:hanging="360"/>
      </w:pPr>
      <w:rPr>
        <w:rFonts w:ascii="Symbol" w:hAnsi="Symbol" w:hint="default"/>
        <w:color w:val="808080" w:themeColor="background1" w:themeShade="8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9F567DF"/>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1A45C4"/>
    <w:multiLevelType w:val="hybridMultilevel"/>
    <w:tmpl w:val="B0E49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1F956E5"/>
    <w:multiLevelType w:val="multilevel"/>
    <w:tmpl w:val="AAB42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D771F"/>
    <w:multiLevelType w:val="hybridMultilevel"/>
    <w:tmpl w:val="16BEE7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A60457B"/>
    <w:multiLevelType w:val="multilevel"/>
    <w:tmpl w:val="8E2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F61A6"/>
    <w:multiLevelType w:val="hybridMultilevel"/>
    <w:tmpl w:val="4AF4DE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B91277"/>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34129E"/>
    <w:multiLevelType w:val="hybridMultilevel"/>
    <w:tmpl w:val="56A67BBA"/>
    <w:lvl w:ilvl="0" w:tplc="39DE57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30E1FA7"/>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7BE7E8C"/>
    <w:multiLevelType w:val="hybridMultilevel"/>
    <w:tmpl w:val="2932B682"/>
    <w:lvl w:ilvl="0" w:tplc="68F04626">
      <w:start w:val="1"/>
      <w:numFmt w:val="decimal"/>
      <w:pStyle w:val="Ttulo4"/>
      <w:lvlText w:val="1.1.1.%1"/>
      <w:lvlJc w:val="left"/>
      <w:pPr>
        <w:ind w:left="4690" w:hanging="360"/>
      </w:pPr>
      <w:rPr>
        <w:rFonts w:hint="default"/>
      </w:rPr>
    </w:lvl>
    <w:lvl w:ilvl="1" w:tplc="0C0A0019" w:tentative="1">
      <w:start w:val="1"/>
      <w:numFmt w:val="lowerLetter"/>
      <w:lvlText w:val="%2."/>
      <w:lvlJc w:val="left"/>
      <w:pPr>
        <w:ind w:left="5410" w:hanging="360"/>
      </w:pPr>
    </w:lvl>
    <w:lvl w:ilvl="2" w:tplc="0C0A001B" w:tentative="1">
      <w:start w:val="1"/>
      <w:numFmt w:val="lowerRoman"/>
      <w:lvlText w:val="%3."/>
      <w:lvlJc w:val="right"/>
      <w:pPr>
        <w:ind w:left="6130" w:hanging="180"/>
      </w:pPr>
    </w:lvl>
    <w:lvl w:ilvl="3" w:tplc="0C0A000F" w:tentative="1">
      <w:start w:val="1"/>
      <w:numFmt w:val="decimal"/>
      <w:lvlText w:val="%4."/>
      <w:lvlJc w:val="left"/>
      <w:pPr>
        <w:ind w:left="6850" w:hanging="360"/>
      </w:pPr>
    </w:lvl>
    <w:lvl w:ilvl="4" w:tplc="0C0A0019" w:tentative="1">
      <w:start w:val="1"/>
      <w:numFmt w:val="lowerLetter"/>
      <w:lvlText w:val="%5."/>
      <w:lvlJc w:val="left"/>
      <w:pPr>
        <w:ind w:left="7570" w:hanging="360"/>
      </w:pPr>
    </w:lvl>
    <w:lvl w:ilvl="5" w:tplc="0C0A001B" w:tentative="1">
      <w:start w:val="1"/>
      <w:numFmt w:val="lowerRoman"/>
      <w:lvlText w:val="%6."/>
      <w:lvlJc w:val="right"/>
      <w:pPr>
        <w:ind w:left="8290" w:hanging="180"/>
      </w:pPr>
    </w:lvl>
    <w:lvl w:ilvl="6" w:tplc="0C0A000F" w:tentative="1">
      <w:start w:val="1"/>
      <w:numFmt w:val="decimal"/>
      <w:lvlText w:val="%7."/>
      <w:lvlJc w:val="left"/>
      <w:pPr>
        <w:ind w:left="9010" w:hanging="360"/>
      </w:pPr>
    </w:lvl>
    <w:lvl w:ilvl="7" w:tplc="0C0A0019" w:tentative="1">
      <w:start w:val="1"/>
      <w:numFmt w:val="lowerLetter"/>
      <w:lvlText w:val="%8."/>
      <w:lvlJc w:val="left"/>
      <w:pPr>
        <w:ind w:left="9730" w:hanging="360"/>
      </w:pPr>
    </w:lvl>
    <w:lvl w:ilvl="8" w:tplc="0C0A001B" w:tentative="1">
      <w:start w:val="1"/>
      <w:numFmt w:val="lowerRoman"/>
      <w:lvlText w:val="%9."/>
      <w:lvlJc w:val="right"/>
      <w:pPr>
        <w:ind w:left="10450" w:hanging="180"/>
      </w:pPr>
    </w:lvl>
  </w:abstractNum>
  <w:abstractNum w:abstractNumId="27" w15:restartNumberingAfterBreak="0">
    <w:nsid w:val="788B46D5"/>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8E0866"/>
    <w:multiLevelType w:val="multilevel"/>
    <w:tmpl w:val="7E0E3DB4"/>
    <w:styleLink w:val="Canon-Lista"/>
    <w:lvl w:ilvl="0">
      <w:start w:val="1"/>
      <w:numFmt w:val="bullet"/>
      <w:lvlText w:val=""/>
      <w:lvlJc w:val="left"/>
      <w:pPr>
        <w:ind w:left="720" w:hanging="360"/>
      </w:pPr>
      <w:rPr>
        <w:rFonts w:ascii="Symbol" w:hAnsi="Symbol" w:hint="default"/>
        <w:color w:val="C00000"/>
        <w:sz w:val="16"/>
      </w:rPr>
    </w:lvl>
    <w:lvl w:ilvl="1">
      <w:start w:val="1"/>
      <w:numFmt w:val="bullet"/>
      <w:lvlText w:val=""/>
      <w:lvlJc w:val="left"/>
      <w:pPr>
        <w:tabs>
          <w:tab w:val="num" w:pos="0"/>
        </w:tabs>
        <w:ind w:left="1440" w:hanging="360"/>
      </w:pPr>
      <w:rPr>
        <w:rFonts w:ascii="Symbol" w:hAnsi="Symbol" w:hint="default"/>
        <w:color w:val="FF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CCA1DCB"/>
    <w:multiLevelType w:val="hybridMultilevel"/>
    <w:tmpl w:val="363286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4105276">
    <w:abstractNumId w:val="2"/>
  </w:num>
  <w:num w:numId="2" w16cid:durableId="563613507">
    <w:abstractNumId w:val="12"/>
  </w:num>
  <w:num w:numId="3" w16cid:durableId="787746197">
    <w:abstractNumId w:val="11"/>
  </w:num>
  <w:num w:numId="4" w16cid:durableId="1021054935">
    <w:abstractNumId w:val="13"/>
  </w:num>
  <w:num w:numId="5" w16cid:durableId="1369647377">
    <w:abstractNumId w:val="28"/>
  </w:num>
  <w:num w:numId="6" w16cid:durableId="701781903">
    <w:abstractNumId w:val="16"/>
  </w:num>
  <w:num w:numId="7" w16cid:durableId="1207765442">
    <w:abstractNumId w:val="14"/>
  </w:num>
  <w:num w:numId="8" w16cid:durableId="364521519">
    <w:abstractNumId w:val="26"/>
  </w:num>
  <w:num w:numId="9" w16cid:durableId="333731364">
    <w:abstractNumId w:val="8"/>
  </w:num>
  <w:num w:numId="10" w16cid:durableId="1622885330">
    <w:abstractNumId w:val="25"/>
  </w:num>
  <w:num w:numId="11" w16cid:durableId="434135258">
    <w:abstractNumId w:val="17"/>
  </w:num>
  <w:num w:numId="12" w16cid:durableId="1164130766">
    <w:abstractNumId w:val="27"/>
  </w:num>
  <w:num w:numId="13" w16cid:durableId="1087919834">
    <w:abstractNumId w:val="23"/>
  </w:num>
  <w:num w:numId="14" w16cid:durableId="1128351938">
    <w:abstractNumId w:val="5"/>
  </w:num>
  <w:num w:numId="15" w16cid:durableId="1872037411">
    <w:abstractNumId w:val="22"/>
  </w:num>
  <w:num w:numId="16" w16cid:durableId="398405002">
    <w:abstractNumId w:val="24"/>
  </w:num>
  <w:num w:numId="17" w16cid:durableId="883446537">
    <w:abstractNumId w:val="18"/>
  </w:num>
  <w:num w:numId="18" w16cid:durableId="1183277562">
    <w:abstractNumId w:val="7"/>
  </w:num>
  <w:num w:numId="19" w16cid:durableId="60949117">
    <w:abstractNumId w:val="20"/>
  </w:num>
  <w:num w:numId="20" w16cid:durableId="380978887">
    <w:abstractNumId w:val="4"/>
  </w:num>
  <w:num w:numId="21" w16cid:durableId="629440397">
    <w:abstractNumId w:val="6"/>
  </w:num>
  <w:num w:numId="22" w16cid:durableId="1684820973">
    <w:abstractNumId w:val="29"/>
  </w:num>
  <w:num w:numId="23" w16cid:durableId="1143734626">
    <w:abstractNumId w:val="10"/>
  </w:num>
  <w:num w:numId="24" w16cid:durableId="1742213512">
    <w:abstractNumId w:val="15"/>
  </w:num>
  <w:num w:numId="25" w16cid:durableId="1547175736">
    <w:abstractNumId w:val="0"/>
  </w:num>
  <w:num w:numId="26" w16cid:durableId="73629535">
    <w:abstractNumId w:val="19"/>
  </w:num>
  <w:num w:numId="27" w16cid:durableId="111827193">
    <w:abstractNumId w:val="21"/>
  </w:num>
  <w:num w:numId="28" w16cid:durableId="220755258">
    <w:abstractNumId w:val="3"/>
  </w:num>
  <w:num w:numId="29" w16cid:durableId="796144514">
    <w:abstractNumId w:val="1"/>
  </w:num>
  <w:num w:numId="30" w16cid:durableId="1160072886">
    <w:abstractNumId w:val="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j Jimenez Requena">
    <w15:presenceInfo w15:providerId="AD" w15:userId="S::jose_juan@canon.es::95491968-73b9-4eb1-b7b0-2dfb53c45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36"/>
    <w:rsid w:val="00004EBC"/>
    <w:rsid w:val="00013DB0"/>
    <w:rsid w:val="00024965"/>
    <w:rsid w:val="00024F7C"/>
    <w:rsid w:val="0003100F"/>
    <w:rsid w:val="00032907"/>
    <w:rsid w:val="000410F8"/>
    <w:rsid w:val="0004509F"/>
    <w:rsid w:val="00047B6F"/>
    <w:rsid w:val="00047CC8"/>
    <w:rsid w:val="00047D9E"/>
    <w:rsid w:val="000509C7"/>
    <w:rsid w:val="00051518"/>
    <w:rsid w:val="000517FC"/>
    <w:rsid w:val="00051B65"/>
    <w:rsid w:val="00052F4C"/>
    <w:rsid w:val="000533AB"/>
    <w:rsid w:val="00056568"/>
    <w:rsid w:val="0006365E"/>
    <w:rsid w:val="00063E0E"/>
    <w:rsid w:val="000673B5"/>
    <w:rsid w:val="0008203C"/>
    <w:rsid w:val="00083DE7"/>
    <w:rsid w:val="00086ABC"/>
    <w:rsid w:val="00086ED3"/>
    <w:rsid w:val="000A1819"/>
    <w:rsid w:val="000A3595"/>
    <w:rsid w:val="000A4113"/>
    <w:rsid w:val="000A5B1C"/>
    <w:rsid w:val="000A6F55"/>
    <w:rsid w:val="000A7ACF"/>
    <w:rsid w:val="000A7F54"/>
    <w:rsid w:val="000B5198"/>
    <w:rsid w:val="000B6057"/>
    <w:rsid w:val="000B72A2"/>
    <w:rsid w:val="000C6739"/>
    <w:rsid w:val="000D0742"/>
    <w:rsid w:val="000D1F80"/>
    <w:rsid w:val="000D1FE7"/>
    <w:rsid w:val="000E160A"/>
    <w:rsid w:val="000E1FAC"/>
    <w:rsid w:val="000F18CC"/>
    <w:rsid w:val="000F3400"/>
    <w:rsid w:val="000F6063"/>
    <w:rsid w:val="000F6116"/>
    <w:rsid w:val="0010015A"/>
    <w:rsid w:val="0010228E"/>
    <w:rsid w:val="001070D7"/>
    <w:rsid w:val="0011598D"/>
    <w:rsid w:val="0011714C"/>
    <w:rsid w:val="00124870"/>
    <w:rsid w:val="00132FD9"/>
    <w:rsid w:val="00134213"/>
    <w:rsid w:val="0013560E"/>
    <w:rsid w:val="00136018"/>
    <w:rsid w:val="001362B8"/>
    <w:rsid w:val="00144419"/>
    <w:rsid w:val="0014497C"/>
    <w:rsid w:val="00145561"/>
    <w:rsid w:val="00145EF6"/>
    <w:rsid w:val="00153AD0"/>
    <w:rsid w:val="00155824"/>
    <w:rsid w:val="0015603D"/>
    <w:rsid w:val="0016280F"/>
    <w:rsid w:val="00163FA7"/>
    <w:rsid w:val="001673A2"/>
    <w:rsid w:val="0016748B"/>
    <w:rsid w:val="00173550"/>
    <w:rsid w:val="00173712"/>
    <w:rsid w:val="00173C3E"/>
    <w:rsid w:val="001744E1"/>
    <w:rsid w:val="0017475E"/>
    <w:rsid w:val="00184115"/>
    <w:rsid w:val="001A0EAE"/>
    <w:rsid w:val="001A3E4B"/>
    <w:rsid w:val="001A410E"/>
    <w:rsid w:val="001A5421"/>
    <w:rsid w:val="001A7A5C"/>
    <w:rsid w:val="001B1F42"/>
    <w:rsid w:val="001B501A"/>
    <w:rsid w:val="001B7D5A"/>
    <w:rsid w:val="001C1457"/>
    <w:rsid w:val="001C39DF"/>
    <w:rsid w:val="001C40D6"/>
    <w:rsid w:val="001C542A"/>
    <w:rsid w:val="001D22AB"/>
    <w:rsid w:val="001D41AF"/>
    <w:rsid w:val="001D50FC"/>
    <w:rsid w:val="001D6334"/>
    <w:rsid w:val="001E7447"/>
    <w:rsid w:val="001E7724"/>
    <w:rsid w:val="001F110F"/>
    <w:rsid w:val="001F4AB4"/>
    <w:rsid w:val="00201F89"/>
    <w:rsid w:val="00203570"/>
    <w:rsid w:val="002038E9"/>
    <w:rsid w:val="002045C5"/>
    <w:rsid w:val="00205266"/>
    <w:rsid w:val="002056CE"/>
    <w:rsid w:val="002062CD"/>
    <w:rsid w:val="002069DF"/>
    <w:rsid w:val="00214006"/>
    <w:rsid w:val="00216E84"/>
    <w:rsid w:val="00220929"/>
    <w:rsid w:val="00223E68"/>
    <w:rsid w:val="00227027"/>
    <w:rsid w:val="00227AFE"/>
    <w:rsid w:val="00230051"/>
    <w:rsid w:val="00232DE6"/>
    <w:rsid w:val="00234EB5"/>
    <w:rsid w:val="00235B21"/>
    <w:rsid w:val="0023653C"/>
    <w:rsid w:val="002415AF"/>
    <w:rsid w:val="002425D4"/>
    <w:rsid w:val="002432DE"/>
    <w:rsid w:val="00244C5C"/>
    <w:rsid w:val="002455D5"/>
    <w:rsid w:val="00245C61"/>
    <w:rsid w:val="0024764B"/>
    <w:rsid w:val="00251B0D"/>
    <w:rsid w:val="0025699B"/>
    <w:rsid w:val="00260D1D"/>
    <w:rsid w:val="002661B4"/>
    <w:rsid w:val="00275BBA"/>
    <w:rsid w:val="00281E2C"/>
    <w:rsid w:val="00283FDB"/>
    <w:rsid w:val="002917F2"/>
    <w:rsid w:val="00293E9B"/>
    <w:rsid w:val="0029539D"/>
    <w:rsid w:val="00296258"/>
    <w:rsid w:val="002A20D0"/>
    <w:rsid w:val="002A402A"/>
    <w:rsid w:val="002A4B5E"/>
    <w:rsid w:val="002A7538"/>
    <w:rsid w:val="002B2751"/>
    <w:rsid w:val="002B4353"/>
    <w:rsid w:val="002B4599"/>
    <w:rsid w:val="002B5A0B"/>
    <w:rsid w:val="002B70E3"/>
    <w:rsid w:val="002C5510"/>
    <w:rsid w:val="002D227A"/>
    <w:rsid w:val="002D2BE7"/>
    <w:rsid w:val="002D78C1"/>
    <w:rsid w:val="002E51B6"/>
    <w:rsid w:val="002E57C2"/>
    <w:rsid w:val="002E5FD5"/>
    <w:rsid w:val="002E6B6B"/>
    <w:rsid w:val="002E7162"/>
    <w:rsid w:val="002E7E3A"/>
    <w:rsid w:val="002F1FD7"/>
    <w:rsid w:val="00302F49"/>
    <w:rsid w:val="00314136"/>
    <w:rsid w:val="003160CC"/>
    <w:rsid w:val="0032119D"/>
    <w:rsid w:val="003238B3"/>
    <w:rsid w:val="003315A8"/>
    <w:rsid w:val="00332640"/>
    <w:rsid w:val="00334112"/>
    <w:rsid w:val="00340683"/>
    <w:rsid w:val="0034188C"/>
    <w:rsid w:val="00343B63"/>
    <w:rsid w:val="00353110"/>
    <w:rsid w:val="00355C60"/>
    <w:rsid w:val="00361463"/>
    <w:rsid w:val="003614DB"/>
    <w:rsid w:val="003629FD"/>
    <w:rsid w:val="003643B5"/>
    <w:rsid w:val="003663A9"/>
    <w:rsid w:val="00367907"/>
    <w:rsid w:val="003713E1"/>
    <w:rsid w:val="00371834"/>
    <w:rsid w:val="00373DE4"/>
    <w:rsid w:val="00374B6E"/>
    <w:rsid w:val="00384A61"/>
    <w:rsid w:val="0039294F"/>
    <w:rsid w:val="00393684"/>
    <w:rsid w:val="0039416E"/>
    <w:rsid w:val="003A000D"/>
    <w:rsid w:val="003A4941"/>
    <w:rsid w:val="003B05E5"/>
    <w:rsid w:val="003B151C"/>
    <w:rsid w:val="003B75B5"/>
    <w:rsid w:val="003C3635"/>
    <w:rsid w:val="003C5C75"/>
    <w:rsid w:val="003D0263"/>
    <w:rsid w:val="003D0E46"/>
    <w:rsid w:val="003D15AF"/>
    <w:rsid w:val="003E1C21"/>
    <w:rsid w:val="003E4501"/>
    <w:rsid w:val="003E545F"/>
    <w:rsid w:val="003F77CA"/>
    <w:rsid w:val="003F792B"/>
    <w:rsid w:val="004046D1"/>
    <w:rsid w:val="00412E3A"/>
    <w:rsid w:val="0041340A"/>
    <w:rsid w:val="004145CE"/>
    <w:rsid w:val="004156A7"/>
    <w:rsid w:val="004204F6"/>
    <w:rsid w:val="004229DF"/>
    <w:rsid w:val="00425FA3"/>
    <w:rsid w:val="00432ECF"/>
    <w:rsid w:val="004334AA"/>
    <w:rsid w:val="00433B85"/>
    <w:rsid w:val="00433E3D"/>
    <w:rsid w:val="00435558"/>
    <w:rsid w:val="004366A7"/>
    <w:rsid w:val="00440148"/>
    <w:rsid w:val="00440E8B"/>
    <w:rsid w:val="00441148"/>
    <w:rsid w:val="00442336"/>
    <w:rsid w:val="004435AA"/>
    <w:rsid w:val="004631FE"/>
    <w:rsid w:val="004669C8"/>
    <w:rsid w:val="004675CD"/>
    <w:rsid w:val="00470FFD"/>
    <w:rsid w:val="004763D9"/>
    <w:rsid w:val="004823B3"/>
    <w:rsid w:val="00485815"/>
    <w:rsid w:val="00490776"/>
    <w:rsid w:val="00491A5E"/>
    <w:rsid w:val="004942C1"/>
    <w:rsid w:val="004A01BF"/>
    <w:rsid w:val="004A0A32"/>
    <w:rsid w:val="004A123A"/>
    <w:rsid w:val="004A1439"/>
    <w:rsid w:val="004A1FA1"/>
    <w:rsid w:val="004A604F"/>
    <w:rsid w:val="004A6713"/>
    <w:rsid w:val="004A7018"/>
    <w:rsid w:val="004B1718"/>
    <w:rsid w:val="004B2B1B"/>
    <w:rsid w:val="004B39D8"/>
    <w:rsid w:val="004B3B81"/>
    <w:rsid w:val="004B3CE5"/>
    <w:rsid w:val="004B679E"/>
    <w:rsid w:val="004C0F97"/>
    <w:rsid w:val="004C2FB7"/>
    <w:rsid w:val="004C4D74"/>
    <w:rsid w:val="004D40CE"/>
    <w:rsid w:val="004D56C6"/>
    <w:rsid w:val="004D6457"/>
    <w:rsid w:val="004E0FD6"/>
    <w:rsid w:val="004E3CA9"/>
    <w:rsid w:val="004E4B6C"/>
    <w:rsid w:val="004F052D"/>
    <w:rsid w:val="004F0BB6"/>
    <w:rsid w:val="004F2F7B"/>
    <w:rsid w:val="004F3CF6"/>
    <w:rsid w:val="004F61A6"/>
    <w:rsid w:val="004F66A2"/>
    <w:rsid w:val="004F6D1C"/>
    <w:rsid w:val="00503B51"/>
    <w:rsid w:val="0050727D"/>
    <w:rsid w:val="00512BBA"/>
    <w:rsid w:val="00513027"/>
    <w:rsid w:val="00513098"/>
    <w:rsid w:val="005169EF"/>
    <w:rsid w:val="00516B24"/>
    <w:rsid w:val="005174BA"/>
    <w:rsid w:val="00521AEC"/>
    <w:rsid w:val="00521C6C"/>
    <w:rsid w:val="00522A30"/>
    <w:rsid w:val="00523695"/>
    <w:rsid w:val="00524048"/>
    <w:rsid w:val="00526FA6"/>
    <w:rsid w:val="005308C4"/>
    <w:rsid w:val="005311C4"/>
    <w:rsid w:val="005337F1"/>
    <w:rsid w:val="00534471"/>
    <w:rsid w:val="00534B81"/>
    <w:rsid w:val="00535E67"/>
    <w:rsid w:val="00536F09"/>
    <w:rsid w:val="00541764"/>
    <w:rsid w:val="00542471"/>
    <w:rsid w:val="00542663"/>
    <w:rsid w:val="00543502"/>
    <w:rsid w:val="00543E42"/>
    <w:rsid w:val="00560B8E"/>
    <w:rsid w:val="00560DA9"/>
    <w:rsid w:val="00563297"/>
    <w:rsid w:val="005639B8"/>
    <w:rsid w:val="005678B0"/>
    <w:rsid w:val="00570139"/>
    <w:rsid w:val="00576284"/>
    <w:rsid w:val="005762A5"/>
    <w:rsid w:val="00581C99"/>
    <w:rsid w:val="00582CE9"/>
    <w:rsid w:val="00582D1F"/>
    <w:rsid w:val="00583437"/>
    <w:rsid w:val="00587916"/>
    <w:rsid w:val="00591645"/>
    <w:rsid w:val="00592D66"/>
    <w:rsid w:val="00594550"/>
    <w:rsid w:val="00595115"/>
    <w:rsid w:val="00597404"/>
    <w:rsid w:val="00597C73"/>
    <w:rsid w:val="005A6F1C"/>
    <w:rsid w:val="005B3BA5"/>
    <w:rsid w:val="005C0206"/>
    <w:rsid w:val="005C2D1D"/>
    <w:rsid w:val="005C6F9C"/>
    <w:rsid w:val="005D182C"/>
    <w:rsid w:val="005E06A2"/>
    <w:rsid w:val="005E467F"/>
    <w:rsid w:val="005F0F04"/>
    <w:rsid w:val="005F54FF"/>
    <w:rsid w:val="00604DEA"/>
    <w:rsid w:val="006148E1"/>
    <w:rsid w:val="00617844"/>
    <w:rsid w:val="00620AB2"/>
    <w:rsid w:val="006247E2"/>
    <w:rsid w:val="00631AEE"/>
    <w:rsid w:val="0063392D"/>
    <w:rsid w:val="00637FFE"/>
    <w:rsid w:val="00641F52"/>
    <w:rsid w:val="00646531"/>
    <w:rsid w:val="006467E5"/>
    <w:rsid w:val="0064795F"/>
    <w:rsid w:val="00650C31"/>
    <w:rsid w:val="00652298"/>
    <w:rsid w:val="00652E61"/>
    <w:rsid w:val="00653150"/>
    <w:rsid w:val="0065743B"/>
    <w:rsid w:val="00661DC4"/>
    <w:rsid w:val="006638AA"/>
    <w:rsid w:val="00664636"/>
    <w:rsid w:val="006679B2"/>
    <w:rsid w:val="0067319A"/>
    <w:rsid w:val="00675981"/>
    <w:rsid w:val="006815BB"/>
    <w:rsid w:val="00684568"/>
    <w:rsid w:val="006877D8"/>
    <w:rsid w:val="0069239B"/>
    <w:rsid w:val="00692890"/>
    <w:rsid w:val="006929D5"/>
    <w:rsid w:val="006943CB"/>
    <w:rsid w:val="0069494E"/>
    <w:rsid w:val="006A1797"/>
    <w:rsid w:val="006A4035"/>
    <w:rsid w:val="006A5A22"/>
    <w:rsid w:val="006A762D"/>
    <w:rsid w:val="006B0928"/>
    <w:rsid w:val="006B11D0"/>
    <w:rsid w:val="006B287B"/>
    <w:rsid w:val="006B79DF"/>
    <w:rsid w:val="006D716B"/>
    <w:rsid w:val="006E049A"/>
    <w:rsid w:val="006E1E2D"/>
    <w:rsid w:val="006E3CD8"/>
    <w:rsid w:val="006E4499"/>
    <w:rsid w:val="006F4802"/>
    <w:rsid w:val="006F7844"/>
    <w:rsid w:val="00702F30"/>
    <w:rsid w:val="00703EE3"/>
    <w:rsid w:val="0070409D"/>
    <w:rsid w:val="00705CBB"/>
    <w:rsid w:val="00711128"/>
    <w:rsid w:val="00714722"/>
    <w:rsid w:val="00714A22"/>
    <w:rsid w:val="00715436"/>
    <w:rsid w:val="007174CD"/>
    <w:rsid w:val="007204BE"/>
    <w:rsid w:val="0072073D"/>
    <w:rsid w:val="0072165D"/>
    <w:rsid w:val="00721AA4"/>
    <w:rsid w:val="00722D7A"/>
    <w:rsid w:val="00731198"/>
    <w:rsid w:val="007340E0"/>
    <w:rsid w:val="00736A00"/>
    <w:rsid w:val="0074103E"/>
    <w:rsid w:val="00742300"/>
    <w:rsid w:val="007428EE"/>
    <w:rsid w:val="00742F5C"/>
    <w:rsid w:val="00743E1A"/>
    <w:rsid w:val="007464D0"/>
    <w:rsid w:val="00753E3C"/>
    <w:rsid w:val="00753F75"/>
    <w:rsid w:val="00755060"/>
    <w:rsid w:val="007578F6"/>
    <w:rsid w:val="00757D1A"/>
    <w:rsid w:val="007704D5"/>
    <w:rsid w:val="007707AB"/>
    <w:rsid w:val="007718E2"/>
    <w:rsid w:val="00771BF3"/>
    <w:rsid w:val="00775298"/>
    <w:rsid w:val="00780EC9"/>
    <w:rsid w:val="007813BF"/>
    <w:rsid w:val="007826F7"/>
    <w:rsid w:val="00782D54"/>
    <w:rsid w:val="00783E18"/>
    <w:rsid w:val="00784E87"/>
    <w:rsid w:val="0079068E"/>
    <w:rsid w:val="007916A1"/>
    <w:rsid w:val="0079289F"/>
    <w:rsid w:val="00793CC9"/>
    <w:rsid w:val="007A1258"/>
    <w:rsid w:val="007A5064"/>
    <w:rsid w:val="007B47BF"/>
    <w:rsid w:val="007B5682"/>
    <w:rsid w:val="007B6EFE"/>
    <w:rsid w:val="007B7D05"/>
    <w:rsid w:val="007C080E"/>
    <w:rsid w:val="007C2246"/>
    <w:rsid w:val="007C3CEA"/>
    <w:rsid w:val="007C4368"/>
    <w:rsid w:val="007C4D19"/>
    <w:rsid w:val="007D427E"/>
    <w:rsid w:val="007D6854"/>
    <w:rsid w:val="007E0FF5"/>
    <w:rsid w:val="007E404D"/>
    <w:rsid w:val="007E46E2"/>
    <w:rsid w:val="007E4CE7"/>
    <w:rsid w:val="007E67B9"/>
    <w:rsid w:val="007F2FA6"/>
    <w:rsid w:val="007F3A31"/>
    <w:rsid w:val="007F7EB3"/>
    <w:rsid w:val="008009BD"/>
    <w:rsid w:val="00800AF0"/>
    <w:rsid w:val="008030D7"/>
    <w:rsid w:val="00803202"/>
    <w:rsid w:val="00805783"/>
    <w:rsid w:val="00815820"/>
    <w:rsid w:val="00817013"/>
    <w:rsid w:val="00817F5B"/>
    <w:rsid w:val="00822F9E"/>
    <w:rsid w:val="00825132"/>
    <w:rsid w:val="008301B2"/>
    <w:rsid w:val="008302CB"/>
    <w:rsid w:val="00831956"/>
    <w:rsid w:val="00833A8C"/>
    <w:rsid w:val="00833F31"/>
    <w:rsid w:val="00834F20"/>
    <w:rsid w:val="00836954"/>
    <w:rsid w:val="00841407"/>
    <w:rsid w:val="00843872"/>
    <w:rsid w:val="008501C4"/>
    <w:rsid w:val="008505B1"/>
    <w:rsid w:val="00850AB8"/>
    <w:rsid w:val="008511BB"/>
    <w:rsid w:val="00851F62"/>
    <w:rsid w:val="008570F9"/>
    <w:rsid w:val="0085717D"/>
    <w:rsid w:val="008626B1"/>
    <w:rsid w:val="00863530"/>
    <w:rsid w:val="00864357"/>
    <w:rsid w:val="00871F75"/>
    <w:rsid w:val="00880A24"/>
    <w:rsid w:val="00884734"/>
    <w:rsid w:val="00884CF7"/>
    <w:rsid w:val="008925A4"/>
    <w:rsid w:val="008927B4"/>
    <w:rsid w:val="00892EF9"/>
    <w:rsid w:val="008A25AF"/>
    <w:rsid w:val="008A56CA"/>
    <w:rsid w:val="008B181A"/>
    <w:rsid w:val="008B2932"/>
    <w:rsid w:val="008B62B4"/>
    <w:rsid w:val="008C4AC4"/>
    <w:rsid w:val="008C7E2C"/>
    <w:rsid w:val="008D103F"/>
    <w:rsid w:val="008D2387"/>
    <w:rsid w:val="008D3456"/>
    <w:rsid w:val="008D63C8"/>
    <w:rsid w:val="008D64C9"/>
    <w:rsid w:val="008D6E3B"/>
    <w:rsid w:val="008E0A44"/>
    <w:rsid w:val="008E70E6"/>
    <w:rsid w:val="008F40BA"/>
    <w:rsid w:val="008F59E9"/>
    <w:rsid w:val="00901719"/>
    <w:rsid w:val="0090261A"/>
    <w:rsid w:val="00903BC8"/>
    <w:rsid w:val="00904ED8"/>
    <w:rsid w:val="00904F19"/>
    <w:rsid w:val="00905C6C"/>
    <w:rsid w:val="00910449"/>
    <w:rsid w:val="00910F38"/>
    <w:rsid w:val="009114DC"/>
    <w:rsid w:val="00913A75"/>
    <w:rsid w:val="00914DA2"/>
    <w:rsid w:val="00916738"/>
    <w:rsid w:val="009177FB"/>
    <w:rsid w:val="00920E17"/>
    <w:rsid w:val="009214C3"/>
    <w:rsid w:val="00923385"/>
    <w:rsid w:val="009272C6"/>
    <w:rsid w:val="00930D39"/>
    <w:rsid w:val="00933DC9"/>
    <w:rsid w:val="00936D38"/>
    <w:rsid w:val="00942C67"/>
    <w:rsid w:val="0094338B"/>
    <w:rsid w:val="009459AA"/>
    <w:rsid w:val="00945AB7"/>
    <w:rsid w:val="00945AC2"/>
    <w:rsid w:val="00954E8F"/>
    <w:rsid w:val="00957B72"/>
    <w:rsid w:val="00961FE0"/>
    <w:rsid w:val="00964272"/>
    <w:rsid w:val="00967714"/>
    <w:rsid w:val="00970448"/>
    <w:rsid w:val="00970745"/>
    <w:rsid w:val="00973FCD"/>
    <w:rsid w:val="00985AEE"/>
    <w:rsid w:val="009864EB"/>
    <w:rsid w:val="00991098"/>
    <w:rsid w:val="00992036"/>
    <w:rsid w:val="009963FC"/>
    <w:rsid w:val="00996F60"/>
    <w:rsid w:val="009A513C"/>
    <w:rsid w:val="009A73DD"/>
    <w:rsid w:val="009B2D33"/>
    <w:rsid w:val="009B4DCB"/>
    <w:rsid w:val="009B59A3"/>
    <w:rsid w:val="009B5B23"/>
    <w:rsid w:val="009B66EB"/>
    <w:rsid w:val="009C177A"/>
    <w:rsid w:val="009C2802"/>
    <w:rsid w:val="009C3D68"/>
    <w:rsid w:val="009C6CAF"/>
    <w:rsid w:val="009C74ED"/>
    <w:rsid w:val="009D131B"/>
    <w:rsid w:val="009D170A"/>
    <w:rsid w:val="009E1431"/>
    <w:rsid w:val="009E2DDB"/>
    <w:rsid w:val="009F19F9"/>
    <w:rsid w:val="009F1B55"/>
    <w:rsid w:val="009F4BB9"/>
    <w:rsid w:val="009F6878"/>
    <w:rsid w:val="009F722D"/>
    <w:rsid w:val="00A01535"/>
    <w:rsid w:val="00A043A1"/>
    <w:rsid w:val="00A05176"/>
    <w:rsid w:val="00A05A65"/>
    <w:rsid w:val="00A135B8"/>
    <w:rsid w:val="00A15E1A"/>
    <w:rsid w:val="00A21963"/>
    <w:rsid w:val="00A24636"/>
    <w:rsid w:val="00A27EFB"/>
    <w:rsid w:val="00A30E67"/>
    <w:rsid w:val="00A34881"/>
    <w:rsid w:val="00A51F5B"/>
    <w:rsid w:val="00A554B7"/>
    <w:rsid w:val="00A617D0"/>
    <w:rsid w:val="00A64F00"/>
    <w:rsid w:val="00A65B9A"/>
    <w:rsid w:val="00A66651"/>
    <w:rsid w:val="00A66DCB"/>
    <w:rsid w:val="00A70E92"/>
    <w:rsid w:val="00A71EA8"/>
    <w:rsid w:val="00A72E35"/>
    <w:rsid w:val="00A75B13"/>
    <w:rsid w:val="00A76D88"/>
    <w:rsid w:val="00A838E3"/>
    <w:rsid w:val="00A843C9"/>
    <w:rsid w:val="00A855CE"/>
    <w:rsid w:val="00A85752"/>
    <w:rsid w:val="00A87E1C"/>
    <w:rsid w:val="00A90BC0"/>
    <w:rsid w:val="00A90DD8"/>
    <w:rsid w:val="00AA0CA7"/>
    <w:rsid w:val="00AA4332"/>
    <w:rsid w:val="00AA70D3"/>
    <w:rsid w:val="00AA7802"/>
    <w:rsid w:val="00AB68C9"/>
    <w:rsid w:val="00AC1ABC"/>
    <w:rsid w:val="00AC4E57"/>
    <w:rsid w:val="00AC5196"/>
    <w:rsid w:val="00AD1356"/>
    <w:rsid w:val="00AD2BA3"/>
    <w:rsid w:val="00AD3A36"/>
    <w:rsid w:val="00AF2D99"/>
    <w:rsid w:val="00AF3BAC"/>
    <w:rsid w:val="00AF3D42"/>
    <w:rsid w:val="00AF5137"/>
    <w:rsid w:val="00B03AFC"/>
    <w:rsid w:val="00B060E0"/>
    <w:rsid w:val="00B0758E"/>
    <w:rsid w:val="00B14DEE"/>
    <w:rsid w:val="00B1539C"/>
    <w:rsid w:val="00B158A6"/>
    <w:rsid w:val="00B15E78"/>
    <w:rsid w:val="00B16008"/>
    <w:rsid w:val="00B16457"/>
    <w:rsid w:val="00B21BB1"/>
    <w:rsid w:val="00B268D0"/>
    <w:rsid w:val="00B30EEE"/>
    <w:rsid w:val="00B31257"/>
    <w:rsid w:val="00B33396"/>
    <w:rsid w:val="00B34423"/>
    <w:rsid w:val="00B35D00"/>
    <w:rsid w:val="00B36A10"/>
    <w:rsid w:val="00B40AE0"/>
    <w:rsid w:val="00B4187B"/>
    <w:rsid w:val="00B41B9C"/>
    <w:rsid w:val="00B44534"/>
    <w:rsid w:val="00B56695"/>
    <w:rsid w:val="00B57171"/>
    <w:rsid w:val="00B57477"/>
    <w:rsid w:val="00B57DD0"/>
    <w:rsid w:val="00B64B62"/>
    <w:rsid w:val="00B72005"/>
    <w:rsid w:val="00B801E1"/>
    <w:rsid w:val="00B83CB3"/>
    <w:rsid w:val="00B85763"/>
    <w:rsid w:val="00B90464"/>
    <w:rsid w:val="00B921C4"/>
    <w:rsid w:val="00B92851"/>
    <w:rsid w:val="00B95459"/>
    <w:rsid w:val="00BA13E9"/>
    <w:rsid w:val="00BA3508"/>
    <w:rsid w:val="00BA4E55"/>
    <w:rsid w:val="00BA5BBC"/>
    <w:rsid w:val="00BA604C"/>
    <w:rsid w:val="00BB15C2"/>
    <w:rsid w:val="00BB2256"/>
    <w:rsid w:val="00BB2945"/>
    <w:rsid w:val="00BB3C55"/>
    <w:rsid w:val="00BB3E86"/>
    <w:rsid w:val="00BB625D"/>
    <w:rsid w:val="00BB6F3D"/>
    <w:rsid w:val="00BB7E80"/>
    <w:rsid w:val="00BC06F0"/>
    <w:rsid w:val="00BC3E35"/>
    <w:rsid w:val="00BC47FF"/>
    <w:rsid w:val="00BC4D85"/>
    <w:rsid w:val="00BC7031"/>
    <w:rsid w:val="00BD2578"/>
    <w:rsid w:val="00BD2C67"/>
    <w:rsid w:val="00BD71D5"/>
    <w:rsid w:val="00BE0DE4"/>
    <w:rsid w:val="00BE1A1C"/>
    <w:rsid w:val="00BE2352"/>
    <w:rsid w:val="00BF5703"/>
    <w:rsid w:val="00BF573D"/>
    <w:rsid w:val="00C00C54"/>
    <w:rsid w:val="00C01490"/>
    <w:rsid w:val="00C064E2"/>
    <w:rsid w:val="00C213DE"/>
    <w:rsid w:val="00C23933"/>
    <w:rsid w:val="00C24E26"/>
    <w:rsid w:val="00C268DF"/>
    <w:rsid w:val="00C33954"/>
    <w:rsid w:val="00C33E22"/>
    <w:rsid w:val="00C41C73"/>
    <w:rsid w:val="00C442B3"/>
    <w:rsid w:val="00C44978"/>
    <w:rsid w:val="00C44EFC"/>
    <w:rsid w:val="00C47D27"/>
    <w:rsid w:val="00C547E7"/>
    <w:rsid w:val="00C548BC"/>
    <w:rsid w:val="00C55366"/>
    <w:rsid w:val="00C56EBC"/>
    <w:rsid w:val="00C5725E"/>
    <w:rsid w:val="00C60E25"/>
    <w:rsid w:val="00C62486"/>
    <w:rsid w:val="00C62570"/>
    <w:rsid w:val="00C65D28"/>
    <w:rsid w:val="00C66515"/>
    <w:rsid w:val="00C66B78"/>
    <w:rsid w:val="00C67685"/>
    <w:rsid w:val="00C7442F"/>
    <w:rsid w:val="00C74883"/>
    <w:rsid w:val="00C80747"/>
    <w:rsid w:val="00C810DE"/>
    <w:rsid w:val="00C82496"/>
    <w:rsid w:val="00C82763"/>
    <w:rsid w:val="00C8399F"/>
    <w:rsid w:val="00C84A24"/>
    <w:rsid w:val="00C878BB"/>
    <w:rsid w:val="00C879FB"/>
    <w:rsid w:val="00C90D85"/>
    <w:rsid w:val="00C93DC5"/>
    <w:rsid w:val="00C95608"/>
    <w:rsid w:val="00CA62BC"/>
    <w:rsid w:val="00CA6497"/>
    <w:rsid w:val="00CA7D99"/>
    <w:rsid w:val="00CB557F"/>
    <w:rsid w:val="00CC0B6C"/>
    <w:rsid w:val="00CC2188"/>
    <w:rsid w:val="00CC586F"/>
    <w:rsid w:val="00CC5EE4"/>
    <w:rsid w:val="00CC7449"/>
    <w:rsid w:val="00CD2523"/>
    <w:rsid w:val="00CD3702"/>
    <w:rsid w:val="00CD550B"/>
    <w:rsid w:val="00CD5A00"/>
    <w:rsid w:val="00CE0A33"/>
    <w:rsid w:val="00CE30A6"/>
    <w:rsid w:val="00CE4362"/>
    <w:rsid w:val="00CE6D18"/>
    <w:rsid w:val="00CF0271"/>
    <w:rsid w:val="00CF08EF"/>
    <w:rsid w:val="00CF569C"/>
    <w:rsid w:val="00D03418"/>
    <w:rsid w:val="00D04473"/>
    <w:rsid w:val="00D0647A"/>
    <w:rsid w:val="00D10C8C"/>
    <w:rsid w:val="00D111DC"/>
    <w:rsid w:val="00D11DAB"/>
    <w:rsid w:val="00D12AB1"/>
    <w:rsid w:val="00D20423"/>
    <w:rsid w:val="00D2073C"/>
    <w:rsid w:val="00D20F96"/>
    <w:rsid w:val="00D22BB8"/>
    <w:rsid w:val="00D23349"/>
    <w:rsid w:val="00D2340D"/>
    <w:rsid w:val="00D32EF8"/>
    <w:rsid w:val="00D34F29"/>
    <w:rsid w:val="00D4099F"/>
    <w:rsid w:val="00D4367F"/>
    <w:rsid w:val="00D43C7A"/>
    <w:rsid w:val="00D44052"/>
    <w:rsid w:val="00D51F24"/>
    <w:rsid w:val="00D53CCA"/>
    <w:rsid w:val="00D560B0"/>
    <w:rsid w:val="00D56379"/>
    <w:rsid w:val="00D57207"/>
    <w:rsid w:val="00D634C3"/>
    <w:rsid w:val="00D63C25"/>
    <w:rsid w:val="00D65E18"/>
    <w:rsid w:val="00D72391"/>
    <w:rsid w:val="00D76FE0"/>
    <w:rsid w:val="00D779D0"/>
    <w:rsid w:val="00D84BAA"/>
    <w:rsid w:val="00D877E0"/>
    <w:rsid w:val="00D9027E"/>
    <w:rsid w:val="00D90613"/>
    <w:rsid w:val="00D91DEC"/>
    <w:rsid w:val="00D91E8B"/>
    <w:rsid w:val="00D92E05"/>
    <w:rsid w:val="00D93499"/>
    <w:rsid w:val="00D94664"/>
    <w:rsid w:val="00D9545C"/>
    <w:rsid w:val="00D97475"/>
    <w:rsid w:val="00DA0AFB"/>
    <w:rsid w:val="00DA1F3B"/>
    <w:rsid w:val="00DA3069"/>
    <w:rsid w:val="00DA3120"/>
    <w:rsid w:val="00DA336A"/>
    <w:rsid w:val="00DA60CD"/>
    <w:rsid w:val="00DB2FEA"/>
    <w:rsid w:val="00DB5342"/>
    <w:rsid w:val="00DB58CA"/>
    <w:rsid w:val="00DB6C76"/>
    <w:rsid w:val="00DC066B"/>
    <w:rsid w:val="00DC1AF5"/>
    <w:rsid w:val="00DD0394"/>
    <w:rsid w:val="00DD1570"/>
    <w:rsid w:val="00DD3BCE"/>
    <w:rsid w:val="00DD488A"/>
    <w:rsid w:val="00DD6244"/>
    <w:rsid w:val="00DD6EEC"/>
    <w:rsid w:val="00DD7262"/>
    <w:rsid w:val="00DE17DD"/>
    <w:rsid w:val="00DE6870"/>
    <w:rsid w:val="00DF4A05"/>
    <w:rsid w:val="00DF64A8"/>
    <w:rsid w:val="00E00150"/>
    <w:rsid w:val="00E00EEC"/>
    <w:rsid w:val="00E03C89"/>
    <w:rsid w:val="00E045B1"/>
    <w:rsid w:val="00E05AE9"/>
    <w:rsid w:val="00E05C43"/>
    <w:rsid w:val="00E0736B"/>
    <w:rsid w:val="00E1228A"/>
    <w:rsid w:val="00E137E2"/>
    <w:rsid w:val="00E14F0A"/>
    <w:rsid w:val="00E20288"/>
    <w:rsid w:val="00E20EAE"/>
    <w:rsid w:val="00E21C78"/>
    <w:rsid w:val="00E223CF"/>
    <w:rsid w:val="00E26047"/>
    <w:rsid w:val="00E27EB5"/>
    <w:rsid w:val="00E318E0"/>
    <w:rsid w:val="00E332ED"/>
    <w:rsid w:val="00E36A0B"/>
    <w:rsid w:val="00E37AB9"/>
    <w:rsid w:val="00E37AEE"/>
    <w:rsid w:val="00E4467C"/>
    <w:rsid w:val="00E45EA3"/>
    <w:rsid w:val="00E460D6"/>
    <w:rsid w:val="00E46C09"/>
    <w:rsid w:val="00E51136"/>
    <w:rsid w:val="00E527A5"/>
    <w:rsid w:val="00E57519"/>
    <w:rsid w:val="00E70B7A"/>
    <w:rsid w:val="00E71927"/>
    <w:rsid w:val="00E725C1"/>
    <w:rsid w:val="00E72C3B"/>
    <w:rsid w:val="00E732D1"/>
    <w:rsid w:val="00E77C5E"/>
    <w:rsid w:val="00E8135B"/>
    <w:rsid w:val="00E875F4"/>
    <w:rsid w:val="00E9392B"/>
    <w:rsid w:val="00E94CA7"/>
    <w:rsid w:val="00EA0D47"/>
    <w:rsid w:val="00EA211F"/>
    <w:rsid w:val="00EA4E52"/>
    <w:rsid w:val="00EA5AAB"/>
    <w:rsid w:val="00EA6D91"/>
    <w:rsid w:val="00EB1817"/>
    <w:rsid w:val="00EB40DD"/>
    <w:rsid w:val="00EB4FC8"/>
    <w:rsid w:val="00EC0E21"/>
    <w:rsid w:val="00EC2DEB"/>
    <w:rsid w:val="00EC4A51"/>
    <w:rsid w:val="00EC79C7"/>
    <w:rsid w:val="00ED3939"/>
    <w:rsid w:val="00EE2465"/>
    <w:rsid w:val="00EE31C1"/>
    <w:rsid w:val="00EF39DC"/>
    <w:rsid w:val="00EF5587"/>
    <w:rsid w:val="00EF55DD"/>
    <w:rsid w:val="00EF565A"/>
    <w:rsid w:val="00EF5971"/>
    <w:rsid w:val="00EF637A"/>
    <w:rsid w:val="00F01D80"/>
    <w:rsid w:val="00F04D38"/>
    <w:rsid w:val="00F06BFB"/>
    <w:rsid w:val="00F1133C"/>
    <w:rsid w:val="00F116F5"/>
    <w:rsid w:val="00F12465"/>
    <w:rsid w:val="00F126A6"/>
    <w:rsid w:val="00F1510F"/>
    <w:rsid w:val="00F15B47"/>
    <w:rsid w:val="00F172DA"/>
    <w:rsid w:val="00F22EC0"/>
    <w:rsid w:val="00F23476"/>
    <w:rsid w:val="00F236C8"/>
    <w:rsid w:val="00F24EC3"/>
    <w:rsid w:val="00F27661"/>
    <w:rsid w:val="00F3175F"/>
    <w:rsid w:val="00F3397B"/>
    <w:rsid w:val="00F35286"/>
    <w:rsid w:val="00F50833"/>
    <w:rsid w:val="00F52A60"/>
    <w:rsid w:val="00F541F3"/>
    <w:rsid w:val="00F56B16"/>
    <w:rsid w:val="00F57DBF"/>
    <w:rsid w:val="00F62EEF"/>
    <w:rsid w:val="00F672C2"/>
    <w:rsid w:val="00F67521"/>
    <w:rsid w:val="00F741A0"/>
    <w:rsid w:val="00F809AD"/>
    <w:rsid w:val="00F809AE"/>
    <w:rsid w:val="00F80FFF"/>
    <w:rsid w:val="00F81FE2"/>
    <w:rsid w:val="00F82498"/>
    <w:rsid w:val="00F84308"/>
    <w:rsid w:val="00F85299"/>
    <w:rsid w:val="00F859E9"/>
    <w:rsid w:val="00F90C18"/>
    <w:rsid w:val="00F96696"/>
    <w:rsid w:val="00F97075"/>
    <w:rsid w:val="00F974C5"/>
    <w:rsid w:val="00FA39D8"/>
    <w:rsid w:val="00FA67BD"/>
    <w:rsid w:val="00FB11DE"/>
    <w:rsid w:val="00FB4FFD"/>
    <w:rsid w:val="00FB6D7C"/>
    <w:rsid w:val="00FB7080"/>
    <w:rsid w:val="00FB7ADB"/>
    <w:rsid w:val="00FC44E3"/>
    <w:rsid w:val="00FD2213"/>
    <w:rsid w:val="00FD6375"/>
    <w:rsid w:val="00FD7C35"/>
    <w:rsid w:val="00FE1020"/>
    <w:rsid w:val="00FE221B"/>
    <w:rsid w:val="00FE2D68"/>
    <w:rsid w:val="00FE302B"/>
    <w:rsid w:val="00FE31B6"/>
    <w:rsid w:val="00FE429D"/>
    <w:rsid w:val="00FE6E93"/>
    <w:rsid w:val="00FF0CD9"/>
    <w:rsid w:val="00FF1538"/>
    <w:rsid w:val="00FF1609"/>
    <w:rsid w:val="00FF1C38"/>
    <w:rsid w:val="00FF22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CB69"/>
  <w15:docId w15:val="{00393BCA-2991-4791-A896-C3B01FCD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4F0BB6"/>
    <w:pPr>
      <w:spacing w:after="120" w:line="280" w:lineRule="exact"/>
      <w:jc w:val="both"/>
    </w:pPr>
    <w:rPr>
      <w:rFonts w:ascii="Montserrat" w:hAnsi="Montserrat"/>
      <w:sz w:val="16"/>
    </w:rPr>
  </w:style>
  <w:style w:type="paragraph" w:styleId="Ttulo1">
    <w:name w:val="heading 1"/>
    <w:basedOn w:val="Normal"/>
    <w:next w:val="Normal"/>
    <w:link w:val="Ttulo1Car"/>
    <w:uiPriority w:val="2"/>
    <w:qFormat/>
    <w:rsid w:val="00B31257"/>
    <w:pPr>
      <w:keepNext/>
      <w:keepLines/>
      <w:spacing w:after="240" w:line="240" w:lineRule="auto"/>
      <w:outlineLvl w:val="0"/>
    </w:pPr>
    <w:rPr>
      <w:rFonts w:eastAsiaTheme="majorEastAsia" w:cstheme="majorBidi"/>
      <w:b/>
      <w:color w:val="000000" w:themeColor="text1"/>
      <w:sz w:val="36"/>
      <w:szCs w:val="32"/>
    </w:rPr>
  </w:style>
  <w:style w:type="paragraph" w:styleId="Ttulo2">
    <w:name w:val="heading 2"/>
    <w:basedOn w:val="Normal"/>
    <w:next w:val="Normal"/>
    <w:link w:val="Ttulo2Car"/>
    <w:autoRedefine/>
    <w:unhideWhenUsed/>
    <w:qFormat/>
    <w:rsid w:val="00B31257"/>
    <w:pPr>
      <w:keepNext/>
      <w:keepLines/>
      <w:spacing w:before="100" w:beforeAutospacing="1"/>
      <w:outlineLvl w:val="1"/>
    </w:pPr>
    <w:rPr>
      <w:rFonts w:eastAsiaTheme="majorEastAsia" w:cstheme="majorBidi"/>
      <w:b/>
      <w:sz w:val="28"/>
      <w:szCs w:val="26"/>
    </w:rPr>
  </w:style>
  <w:style w:type="paragraph" w:styleId="Ttulo3">
    <w:name w:val="heading 3"/>
    <w:basedOn w:val="Normal"/>
    <w:next w:val="Normal"/>
    <w:link w:val="Ttulo3Car"/>
    <w:uiPriority w:val="9"/>
    <w:unhideWhenUsed/>
    <w:rsid w:val="006247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rsid w:val="006247E2"/>
    <w:pPr>
      <w:numPr>
        <w:numId w:val="8"/>
      </w:numPr>
      <w:tabs>
        <w:tab w:val="left" w:pos="851"/>
      </w:tabs>
      <w:spacing w:before="200" w:after="0" w:line="360" w:lineRule="auto"/>
      <w:outlineLvl w:val="3"/>
    </w:pPr>
    <w:rPr>
      <w:rFonts w:ascii="Century Gothic" w:eastAsiaTheme="majorEastAsia" w:hAnsi="Century Gothic" w:cstheme="majorBidi"/>
      <w:bCs/>
      <w:iCs/>
      <w:color w:val="A6A6A6" w:themeColor="background1" w:themeShade="A6"/>
      <w:szCs w:val="20"/>
    </w:rPr>
  </w:style>
  <w:style w:type="paragraph" w:styleId="Ttulo5">
    <w:name w:val="heading 5"/>
    <w:basedOn w:val="Normal"/>
    <w:next w:val="Normal"/>
    <w:link w:val="Ttulo5Car"/>
    <w:uiPriority w:val="9"/>
    <w:semiHidden/>
    <w:unhideWhenUsed/>
    <w:rsid w:val="006247E2"/>
    <w:pPr>
      <w:spacing w:before="200" w:after="0" w:line="360" w:lineRule="auto"/>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6247E2"/>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Ttulo7">
    <w:name w:val="heading 7"/>
    <w:basedOn w:val="Normal"/>
    <w:next w:val="Normal"/>
    <w:link w:val="Ttulo7Car"/>
    <w:uiPriority w:val="9"/>
    <w:semiHidden/>
    <w:unhideWhenUsed/>
    <w:qFormat/>
    <w:rsid w:val="006247E2"/>
    <w:pPr>
      <w:spacing w:after="0" w:line="360" w:lineRule="auto"/>
      <w:outlineLvl w:val="6"/>
    </w:pPr>
    <w:rPr>
      <w:rFonts w:asciiTheme="majorHAnsi" w:eastAsiaTheme="majorEastAsia" w:hAnsiTheme="majorHAnsi" w:cstheme="majorBidi"/>
      <w:i/>
      <w:iCs/>
      <w:sz w:val="22"/>
    </w:rPr>
  </w:style>
  <w:style w:type="paragraph" w:styleId="Ttulo8">
    <w:name w:val="heading 8"/>
    <w:basedOn w:val="Normal"/>
    <w:next w:val="Normal"/>
    <w:link w:val="Ttulo8Car"/>
    <w:uiPriority w:val="9"/>
    <w:semiHidden/>
    <w:unhideWhenUsed/>
    <w:qFormat/>
    <w:rsid w:val="006247E2"/>
    <w:pPr>
      <w:spacing w:after="0" w:line="360" w:lineRule="auto"/>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6247E2"/>
    <w:pPr>
      <w:spacing w:after="0" w:line="360" w:lineRule="auto"/>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4636"/>
    <w:pPr>
      <w:tabs>
        <w:tab w:val="center" w:pos="4252"/>
        <w:tab w:val="right" w:pos="8504"/>
      </w:tabs>
      <w:spacing w:after="0"/>
    </w:pPr>
  </w:style>
  <w:style w:type="character" w:customStyle="1" w:styleId="EncabezadoCar">
    <w:name w:val="Encabezado Car"/>
    <w:basedOn w:val="Fuentedeprrafopredeter"/>
    <w:link w:val="Encabezado"/>
    <w:uiPriority w:val="99"/>
    <w:rsid w:val="00A24636"/>
  </w:style>
  <w:style w:type="paragraph" w:styleId="Piedepgina">
    <w:name w:val="footer"/>
    <w:basedOn w:val="Normal"/>
    <w:link w:val="PiedepginaCar"/>
    <w:uiPriority w:val="99"/>
    <w:unhideWhenUsed/>
    <w:rsid w:val="00A24636"/>
    <w:pPr>
      <w:tabs>
        <w:tab w:val="center" w:pos="4252"/>
        <w:tab w:val="right" w:pos="8504"/>
      </w:tabs>
      <w:spacing w:after="0"/>
    </w:pPr>
  </w:style>
  <w:style w:type="character" w:customStyle="1" w:styleId="PiedepginaCar">
    <w:name w:val="Pie de página Car"/>
    <w:basedOn w:val="Fuentedeprrafopredeter"/>
    <w:link w:val="Piedepgina"/>
    <w:uiPriority w:val="99"/>
    <w:rsid w:val="00A24636"/>
  </w:style>
  <w:style w:type="paragraph" w:styleId="NormalWeb">
    <w:name w:val="Normal (Web)"/>
    <w:basedOn w:val="Normal"/>
    <w:uiPriority w:val="99"/>
    <w:semiHidden/>
    <w:unhideWhenUsed/>
    <w:rsid w:val="0067319A"/>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7319A"/>
    <w:rPr>
      <w:b/>
      <w:bCs/>
    </w:rPr>
  </w:style>
  <w:style w:type="character" w:styleId="CdigoHTML">
    <w:name w:val="HTML Code"/>
    <w:basedOn w:val="Fuentedeprrafopredeter"/>
    <w:uiPriority w:val="99"/>
    <w:semiHidden/>
    <w:unhideWhenUsed/>
    <w:rsid w:val="0067319A"/>
    <w:rPr>
      <w:rFonts w:ascii="Courier New" w:eastAsia="Times New Roman" w:hAnsi="Courier New" w:cs="Courier New"/>
      <w:sz w:val="20"/>
      <w:szCs w:val="20"/>
    </w:rPr>
  </w:style>
  <w:style w:type="paragraph" w:styleId="Ttulo">
    <w:name w:val="Title"/>
    <w:basedOn w:val="Normal"/>
    <w:next w:val="Normal"/>
    <w:link w:val="TtuloCar"/>
    <w:uiPriority w:val="10"/>
    <w:rsid w:val="00D97475"/>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475"/>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2"/>
    <w:rsid w:val="00B31257"/>
    <w:rPr>
      <w:rFonts w:ascii="Montserrat" w:eastAsiaTheme="majorEastAsia" w:hAnsi="Montserrat" w:cstheme="majorBidi"/>
      <w:b/>
      <w:color w:val="000000" w:themeColor="text1"/>
      <w:sz w:val="36"/>
      <w:szCs w:val="32"/>
    </w:rPr>
  </w:style>
  <w:style w:type="character" w:customStyle="1" w:styleId="Ttulo2Car">
    <w:name w:val="Título 2 Car"/>
    <w:basedOn w:val="Fuentedeprrafopredeter"/>
    <w:link w:val="Ttulo2"/>
    <w:rsid w:val="00B31257"/>
    <w:rPr>
      <w:rFonts w:ascii="Montserrat" w:eastAsiaTheme="majorEastAsia" w:hAnsi="Montserrat" w:cstheme="majorBidi"/>
      <w:b/>
      <w:sz w:val="28"/>
      <w:szCs w:val="26"/>
    </w:rPr>
  </w:style>
  <w:style w:type="paragraph" w:customStyle="1" w:styleId="Titulo3">
    <w:name w:val="Titulo 3"/>
    <w:basedOn w:val="Ttulo2"/>
    <w:link w:val="Titulo3Car"/>
    <w:qFormat/>
    <w:rsid w:val="00B31257"/>
    <w:pPr>
      <w:outlineLvl w:val="2"/>
    </w:pPr>
    <w:rPr>
      <w:sz w:val="24"/>
    </w:rPr>
  </w:style>
  <w:style w:type="paragraph" w:customStyle="1" w:styleId="Titulo4">
    <w:name w:val="Titulo 4"/>
    <w:basedOn w:val="Titulo3"/>
    <w:link w:val="Titulo4Car"/>
    <w:qFormat/>
    <w:rsid w:val="00B31257"/>
    <w:pPr>
      <w:outlineLvl w:val="3"/>
    </w:pPr>
    <w:rPr>
      <w:color w:val="7F7F7F" w:themeColor="text1" w:themeTint="80"/>
      <w:sz w:val="22"/>
    </w:rPr>
  </w:style>
  <w:style w:type="character" w:customStyle="1" w:styleId="Titulo3Car">
    <w:name w:val="Titulo 3 Car"/>
    <w:basedOn w:val="Fuentedeprrafopredeter"/>
    <w:link w:val="Titulo3"/>
    <w:rsid w:val="00B31257"/>
    <w:rPr>
      <w:rFonts w:ascii="Montserrat" w:eastAsiaTheme="majorEastAsia" w:hAnsi="Montserrat" w:cstheme="majorBidi"/>
      <w:b/>
      <w:sz w:val="24"/>
      <w:szCs w:val="26"/>
    </w:rPr>
  </w:style>
  <w:style w:type="paragraph" w:styleId="Subttulo">
    <w:name w:val="Subtitle"/>
    <w:next w:val="Normal"/>
    <w:link w:val="SubttuloCar"/>
    <w:uiPriority w:val="11"/>
    <w:qFormat/>
    <w:rsid w:val="00871F75"/>
    <w:pPr>
      <w:numPr>
        <w:ilvl w:val="1"/>
      </w:numPr>
    </w:pPr>
    <w:rPr>
      <w:rFonts w:ascii="Montserrat Light" w:eastAsiaTheme="minorEastAsia" w:hAnsi="Montserrat Light"/>
      <w:color w:val="5A5A5A" w:themeColor="text1" w:themeTint="A5"/>
      <w:spacing w:val="15"/>
      <w:sz w:val="16"/>
    </w:rPr>
  </w:style>
  <w:style w:type="character" w:customStyle="1" w:styleId="Titulo4Car">
    <w:name w:val="Titulo 4 Car"/>
    <w:basedOn w:val="Titulo3Car"/>
    <w:link w:val="Titulo4"/>
    <w:rsid w:val="00B31257"/>
    <w:rPr>
      <w:rFonts w:ascii="Montserrat" w:eastAsiaTheme="majorEastAsia" w:hAnsi="Montserrat" w:cstheme="majorBidi"/>
      <w:b/>
      <w:color w:val="7F7F7F" w:themeColor="text1" w:themeTint="80"/>
      <w:sz w:val="24"/>
      <w:szCs w:val="26"/>
    </w:rPr>
  </w:style>
  <w:style w:type="character" w:customStyle="1" w:styleId="SubttuloCar">
    <w:name w:val="Subtítulo Car"/>
    <w:basedOn w:val="Fuentedeprrafopredeter"/>
    <w:link w:val="Subttulo"/>
    <w:uiPriority w:val="11"/>
    <w:rsid w:val="00871F75"/>
    <w:rPr>
      <w:rFonts w:ascii="Montserrat Light" w:eastAsiaTheme="minorEastAsia" w:hAnsi="Montserrat Light"/>
      <w:color w:val="5A5A5A" w:themeColor="text1" w:themeTint="A5"/>
      <w:spacing w:val="15"/>
      <w:sz w:val="16"/>
    </w:rPr>
  </w:style>
  <w:style w:type="paragraph" w:customStyle="1" w:styleId="Titulo1">
    <w:name w:val="Titulo 1"/>
    <w:basedOn w:val="Normal"/>
    <w:next w:val="Normal"/>
    <w:link w:val="Titulo1Car"/>
    <w:autoRedefine/>
    <w:uiPriority w:val="1"/>
    <w:rsid w:val="00521AEC"/>
    <w:pPr>
      <w:numPr>
        <w:numId w:val="3"/>
      </w:numPr>
      <w:spacing w:after="600"/>
      <w:jc w:val="left"/>
      <w:outlineLvl w:val="0"/>
    </w:pPr>
    <w:rPr>
      <w:rFonts w:ascii="Tungsten Reveal" w:hAnsi="Tungsten Reveal"/>
      <w:color w:val="4472C4" w:themeColor="accent1"/>
      <w:spacing w:val="-12"/>
      <w:w w:val="90"/>
      <w:kern w:val="22"/>
      <w:sz w:val="32"/>
      <w:szCs w:val="40"/>
    </w:rPr>
  </w:style>
  <w:style w:type="character" w:customStyle="1" w:styleId="Titulo1Car">
    <w:name w:val="Titulo 1 Car"/>
    <w:basedOn w:val="Fuentedeprrafopredeter"/>
    <w:link w:val="Titulo1"/>
    <w:uiPriority w:val="1"/>
    <w:rsid w:val="00521AEC"/>
    <w:rPr>
      <w:rFonts w:ascii="Tungsten Reveal" w:hAnsi="Tungsten Reveal"/>
      <w:color w:val="4472C4" w:themeColor="accent1"/>
      <w:spacing w:val="-12"/>
      <w:w w:val="90"/>
      <w:kern w:val="22"/>
      <w:sz w:val="32"/>
      <w:szCs w:val="40"/>
    </w:rPr>
  </w:style>
  <w:style w:type="paragraph" w:styleId="TDC1">
    <w:name w:val="toc 1"/>
    <w:basedOn w:val="Normal"/>
    <w:next w:val="Normal"/>
    <w:autoRedefine/>
    <w:uiPriority w:val="39"/>
    <w:unhideWhenUsed/>
    <w:rsid w:val="00B30EEE"/>
    <w:pPr>
      <w:tabs>
        <w:tab w:val="left" w:pos="1021"/>
        <w:tab w:val="right" w:leader="dot" w:pos="7928"/>
      </w:tabs>
      <w:spacing w:before="150" w:after="15" w:line="360" w:lineRule="auto"/>
      <w:ind w:left="426" w:hanging="382"/>
    </w:pPr>
    <w:rPr>
      <w:rFonts w:eastAsiaTheme="minorEastAsia"/>
      <w:noProof/>
    </w:rPr>
  </w:style>
  <w:style w:type="paragraph" w:styleId="TDC2">
    <w:name w:val="toc 2"/>
    <w:basedOn w:val="Normal"/>
    <w:next w:val="Normal"/>
    <w:autoRedefine/>
    <w:uiPriority w:val="39"/>
    <w:unhideWhenUsed/>
    <w:rsid w:val="007B7D05"/>
    <w:pPr>
      <w:tabs>
        <w:tab w:val="right" w:leader="dot" w:pos="7928"/>
      </w:tabs>
      <w:spacing w:after="0"/>
      <w:ind w:left="851" w:hanging="425"/>
    </w:pPr>
    <w:rPr>
      <w:rFonts w:eastAsiaTheme="minorEastAsia"/>
      <w:sz w:val="14"/>
    </w:rPr>
  </w:style>
  <w:style w:type="character" w:styleId="Hipervnculo">
    <w:name w:val="Hyperlink"/>
    <w:basedOn w:val="Fuentedeprrafopredeter"/>
    <w:uiPriority w:val="99"/>
    <w:unhideWhenUsed/>
    <w:rsid w:val="00771BF3"/>
    <w:rPr>
      <w:color w:val="0563C1" w:themeColor="hyperlink"/>
      <w:u w:val="single"/>
    </w:rPr>
  </w:style>
  <w:style w:type="paragraph" w:styleId="TDC3">
    <w:name w:val="toc 3"/>
    <w:basedOn w:val="Normal"/>
    <w:next w:val="Normal"/>
    <w:autoRedefine/>
    <w:uiPriority w:val="39"/>
    <w:unhideWhenUsed/>
    <w:rsid w:val="007B7D05"/>
    <w:pPr>
      <w:tabs>
        <w:tab w:val="left" w:pos="1021"/>
        <w:tab w:val="right" w:leader="dot" w:pos="7927"/>
      </w:tabs>
      <w:spacing w:after="0"/>
      <w:ind w:left="1134"/>
      <w:jc w:val="left"/>
    </w:pPr>
    <w:rPr>
      <w:rFonts w:eastAsiaTheme="minorEastAsia"/>
      <w:sz w:val="12"/>
    </w:rPr>
  </w:style>
  <w:style w:type="paragraph" w:customStyle="1" w:styleId="Listas">
    <w:name w:val="Listas"/>
    <w:basedOn w:val="Normal"/>
    <w:link w:val="ListasCar"/>
    <w:qFormat/>
    <w:rsid w:val="007718E2"/>
    <w:pPr>
      <w:numPr>
        <w:numId w:val="1"/>
      </w:numPr>
      <w:spacing w:line="240" w:lineRule="auto"/>
      <w:ind w:left="568" w:hanging="284"/>
    </w:pPr>
    <w:rPr>
      <w:rFonts w:eastAsiaTheme="minorEastAsia"/>
    </w:rPr>
  </w:style>
  <w:style w:type="paragraph" w:customStyle="1" w:styleId="Listas2Nivel">
    <w:name w:val="Listas 2º Nivel"/>
    <w:basedOn w:val="Listas"/>
    <w:link w:val="Listas2NivelCar"/>
    <w:qFormat/>
    <w:rsid w:val="00910449"/>
    <w:pPr>
      <w:numPr>
        <w:numId w:val="2"/>
      </w:numPr>
    </w:pPr>
    <w:rPr>
      <w:i/>
    </w:rPr>
  </w:style>
  <w:style w:type="character" w:customStyle="1" w:styleId="ListasCar">
    <w:name w:val="Listas Car"/>
    <w:basedOn w:val="Fuentedeprrafopredeter"/>
    <w:link w:val="Listas"/>
    <w:rsid w:val="007718E2"/>
    <w:rPr>
      <w:rFonts w:ascii="Montserrat" w:eastAsiaTheme="minorEastAsia" w:hAnsi="Montserrat"/>
      <w:sz w:val="16"/>
    </w:rPr>
  </w:style>
  <w:style w:type="character" w:customStyle="1" w:styleId="Listas2NivelCar">
    <w:name w:val="Listas 2º Nivel Car"/>
    <w:basedOn w:val="ListasCar"/>
    <w:link w:val="Listas2Nivel"/>
    <w:rsid w:val="00910449"/>
    <w:rPr>
      <w:rFonts w:ascii="Montserrat" w:eastAsiaTheme="minorEastAsia" w:hAnsi="Montserrat"/>
      <w:i/>
      <w:sz w:val="16"/>
    </w:rPr>
  </w:style>
  <w:style w:type="paragraph" w:styleId="Tabladeilustraciones">
    <w:name w:val="table of figures"/>
    <w:basedOn w:val="Normal"/>
    <w:next w:val="Normal"/>
    <w:uiPriority w:val="99"/>
    <w:unhideWhenUsed/>
    <w:rsid w:val="00771BF3"/>
    <w:pPr>
      <w:spacing w:after="0" w:line="360" w:lineRule="auto"/>
    </w:pPr>
    <w:rPr>
      <w:rFonts w:ascii="Century Gothic" w:eastAsiaTheme="minorEastAsia" w:hAnsi="Century Gothic"/>
    </w:rPr>
  </w:style>
  <w:style w:type="paragraph" w:customStyle="1" w:styleId="PiedeFoto">
    <w:name w:val="Pie de Foto"/>
    <w:link w:val="PiedeFotoCar"/>
    <w:qFormat/>
    <w:rsid w:val="00145561"/>
    <w:pPr>
      <w:numPr>
        <w:numId w:val="4"/>
      </w:numPr>
      <w:spacing w:after="0" w:line="240" w:lineRule="auto"/>
      <w:ind w:left="0" w:firstLine="0"/>
      <w:jc w:val="center"/>
    </w:pPr>
    <w:rPr>
      <w:rFonts w:ascii="Century Gothic" w:eastAsia="Century Gothic" w:hAnsi="Century Gothic" w:cs="Times New Roman"/>
      <w:i/>
      <w:color w:val="7F7F7F" w:themeColor="text1" w:themeTint="80"/>
      <w:sz w:val="12"/>
      <w:szCs w:val="16"/>
    </w:rPr>
  </w:style>
  <w:style w:type="character" w:customStyle="1" w:styleId="PiedeFotoCar">
    <w:name w:val="Pie de Foto Car"/>
    <w:basedOn w:val="Fuentedeprrafopredeter"/>
    <w:link w:val="PiedeFoto"/>
    <w:rsid w:val="00145561"/>
    <w:rPr>
      <w:rFonts w:ascii="Century Gothic" w:eastAsia="Century Gothic" w:hAnsi="Century Gothic" w:cs="Times New Roman"/>
      <w:i/>
      <w:color w:val="7F7F7F" w:themeColor="text1" w:themeTint="80"/>
      <w:sz w:val="12"/>
      <w:szCs w:val="16"/>
    </w:rPr>
  </w:style>
  <w:style w:type="table" w:customStyle="1" w:styleId="JJTablaSimple">
    <w:name w:val="JJTablaSimple"/>
    <w:basedOn w:val="Tablanormal"/>
    <w:uiPriority w:val="99"/>
    <w:rsid w:val="00771BF3"/>
    <w:pPr>
      <w:spacing w:after="0" w:line="240" w:lineRule="auto"/>
    </w:pPr>
    <w:rPr>
      <w:rFonts w:ascii="Century Gothic" w:eastAsiaTheme="minorEastAsia" w:hAnsi="Century Gothic"/>
      <w:sz w:val="14"/>
      <w:lang w:val="en-US"/>
    </w:rPr>
    <w:tblPr>
      <w:tblBorders>
        <w:top w:val="single" w:sz="4" w:space="0" w:color="7F7F7F" w:themeColor="text1" w:themeTint="80"/>
        <w:bottom w:val="single" w:sz="4" w:space="0" w:color="7F7F7F" w:themeColor="text1" w:themeTint="80"/>
        <w:insideH w:val="dotted" w:sz="4" w:space="0" w:color="7F7F7F" w:themeColor="text1" w:themeTint="80"/>
      </w:tblBorders>
    </w:tblPr>
    <w:tblStylePr w:type="firstRow">
      <w:rPr>
        <w:b/>
      </w:rPr>
    </w:tblStylePr>
  </w:style>
  <w:style w:type="paragraph" w:styleId="Descripcin">
    <w:name w:val="caption"/>
    <w:basedOn w:val="Normal"/>
    <w:next w:val="Normal"/>
    <w:link w:val="DescripcinCar"/>
    <w:uiPriority w:val="35"/>
    <w:unhideWhenUsed/>
    <w:qFormat/>
    <w:rsid w:val="00771BF3"/>
    <w:pPr>
      <w:spacing w:after="200"/>
    </w:pPr>
    <w:rPr>
      <w:i/>
      <w:iCs/>
      <w:color w:val="44546A" w:themeColor="text2"/>
      <w:szCs w:val="18"/>
    </w:rPr>
  </w:style>
  <w:style w:type="character" w:customStyle="1" w:styleId="Ttulo3Car">
    <w:name w:val="Título 3 Car"/>
    <w:basedOn w:val="Fuentedeprrafopredeter"/>
    <w:link w:val="Ttulo3"/>
    <w:uiPriority w:val="9"/>
    <w:rsid w:val="006247E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6247E2"/>
    <w:rPr>
      <w:rFonts w:ascii="Century Gothic" w:eastAsiaTheme="majorEastAsia" w:hAnsi="Century Gothic" w:cstheme="majorBidi"/>
      <w:bCs/>
      <w:iCs/>
      <w:color w:val="A6A6A6" w:themeColor="background1" w:themeShade="A6"/>
      <w:sz w:val="16"/>
      <w:szCs w:val="20"/>
    </w:rPr>
  </w:style>
  <w:style w:type="character" w:customStyle="1" w:styleId="Ttulo5Car">
    <w:name w:val="Título 5 Car"/>
    <w:basedOn w:val="Fuentedeprrafopredeter"/>
    <w:link w:val="Ttulo5"/>
    <w:uiPriority w:val="9"/>
    <w:semiHidden/>
    <w:rsid w:val="006247E2"/>
    <w:rPr>
      <w:rFonts w:asciiTheme="majorHAnsi" w:eastAsiaTheme="majorEastAsia" w:hAnsiTheme="majorHAnsi" w:cstheme="majorBidi"/>
      <w:b/>
      <w:bCs/>
      <w:color w:val="7F7F7F" w:themeColor="text1" w:themeTint="80"/>
      <w:sz w:val="18"/>
    </w:rPr>
  </w:style>
  <w:style w:type="character" w:customStyle="1" w:styleId="Ttulo6Car">
    <w:name w:val="Título 6 Car"/>
    <w:basedOn w:val="Fuentedeprrafopredeter"/>
    <w:link w:val="Ttulo6"/>
    <w:uiPriority w:val="9"/>
    <w:semiHidden/>
    <w:rsid w:val="006247E2"/>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6247E2"/>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6247E2"/>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6247E2"/>
    <w:rPr>
      <w:rFonts w:asciiTheme="majorHAnsi" w:eastAsiaTheme="majorEastAsia" w:hAnsiTheme="majorHAnsi" w:cstheme="majorBidi"/>
      <w:i/>
      <w:iCs/>
      <w:spacing w:val="5"/>
      <w:sz w:val="20"/>
      <w:szCs w:val="20"/>
    </w:rPr>
  </w:style>
  <w:style w:type="character" w:styleId="nfasis">
    <w:name w:val="Emphasis"/>
    <w:uiPriority w:val="20"/>
    <w:rsid w:val="006247E2"/>
    <w:rPr>
      <w:b/>
      <w:bCs/>
      <w:i/>
      <w:iCs/>
      <w:spacing w:val="10"/>
      <w:bdr w:val="none" w:sz="0" w:space="0" w:color="auto"/>
      <w:shd w:val="clear" w:color="auto" w:fill="auto"/>
    </w:rPr>
  </w:style>
  <w:style w:type="paragraph" w:styleId="Sinespaciado">
    <w:name w:val="No Spacing"/>
    <w:basedOn w:val="Normal"/>
    <w:link w:val="SinespaciadoCar"/>
    <w:uiPriority w:val="1"/>
    <w:qFormat/>
    <w:rsid w:val="006247E2"/>
    <w:pPr>
      <w:spacing w:after="0"/>
    </w:pPr>
    <w:rPr>
      <w:rFonts w:ascii="Century Gothic" w:eastAsiaTheme="minorEastAsia" w:hAnsi="Century Gothic"/>
    </w:rPr>
  </w:style>
  <w:style w:type="table" w:customStyle="1" w:styleId="Tablanormal21">
    <w:name w:val="Tabla normal 21"/>
    <w:basedOn w:val="Tablanormal"/>
    <w:uiPriority w:val="42"/>
    <w:rsid w:val="006247E2"/>
    <w:pPr>
      <w:spacing w:after="0" w:line="240" w:lineRule="auto"/>
    </w:pPr>
    <w:rPr>
      <w:rFonts w:eastAsiaTheme="minorEastAsia"/>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rsid w:val="006247E2"/>
    <w:pPr>
      <w:spacing w:before="200" w:after="0" w:line="360" w:lineRule="auto"/>
      <w:ind w:left="360" w:right="360"/>
    </w:pPr>
    <w:rPr>
      <w:rFonts w:asciiTheme="minorHAnsi" w:eastAsiaTheme="minorEastAsia" w:hAnsiTheme="minorHAnsi"/>
      <w:i/>
      <w:iCs/>
      <w:sz w:val="22"/>
    </w:rPr>
  </w:style>
  <w:style w:type="character" w:customStyle="1" w:styleId="CitaCar">
    <w:name w:val="Cita Car"/>
    <w:basedOn w:val="Fuentedeprrafopredeter"/>
    <w:link w:val="Cita"/>
    <w:uiPriority w:val="29"/>
    <w:rsid w:val="006247E2"/>
    <w:rPr>
      <w:rFonts w:eastAsiaTheme="minorEastAsia"/>
      <w:i/>
      <w:iCs/>
    </w:rPr>
  </w:style>
  <w:style w:type="paragraph" w:styleId="Citadestacada">
    <w:name w:val="Intense Quote"/>
    <w:basedOn w:val="Normal"/>
    <w:next w:val="Normal"/>
    <w:link w:val="CitadestacadaCar"/>
    <w:uiPriority w:val="30"/>
    <w:rsid w:val="006247E2"/>
    <w:pPr>
      <w:pBdr>
        <w:bottom w:val="single" w:sz="4" w:space="1" w:color="auto"/>
      </w:pBdr>
      <w:spacing w:before="200" w:after="280" w:line="360" w:lineRule="auto"/>
      <w:ind w:left="1008" w:right="1152"/>
    </w:pPr>
    <w:rPr>
      <w:rFonts w:asciiTheme="minorHAnsi" w:eastAsiaTheme="minorEastAsia" w:hAnsiTheme="minorHAnsi"/>
      <w:b/>
      <w:bCs/>
      <w:i/>
      <w:iCs/>
      <w:sz w:val="22"/>
    </w:rPr>
  </w:style>
  <w:style w:type="character" w:customStyle="1" w:styleId="CitadestacadaCar">
    <w:name w:val="Cita destacada Car"/>
    <w:basedOn w:val="Fuentedeprrafopredeter"/>
    <w:link w:val="Citadestacada"/>
    <w:uiPriority w:val="30"/>
    <w:rsid w:val="006247E2"/>
    <w:rPr>
      <w:rFonts w:eastAsiaTheme="minorEastAsia"/>
      <w:b/>
      <w:bCs/>
      <w:i/>
      <w:iCs/>
    </w:rPr>
  </w:style>
  <w:style w:type="character" w:styleId="nfasissutil">
    <w:name w:val="Subtle Emphasis"/>
    <w:uiPriority w:val="19"/>
    <w:rsid w:val="006247E2"/>
    <w:rPr>
      <w:i/>
      <w:iCs/>
    </w:rPr>
  </w:style>
  <w:style w:type="character" w:styleId="nfasisintenso">
    <w:name w:val="Intense Emphasis"/>
    <w:uiPriority w:val="21"/>
    <w:rsid w:val="006247E2"/>
    <w:rPr>
      <w:b/>
      <w:bCs/>
    </w:rPr>
  </w:style>
  <w:style w:type="character" w:styleId="Referenciasutil">
    <w:name w:val="Subtle Reference"/>
    <w:uiPriority w:val="31"/>
    <w:rsid w:val="006247E2"/>
    <w:rPr>
      <w:smallCaps/>
    </w:rPr>
  </w:style>
  <w:style w:type="character" w:styleId="Referenciaintensa">
    <w:name w:val="Intense Reference"/>
    <w:uiPriority w:val="32"/>
    <w:rsid w:val="006247E2"/>
    <w:rPr>
      <w:smallCaps/>
      <w:spacing w:val="5"/>
      <w:u w:val="single"/>
    </w:rPr>
  </w:style>
  <w:style w:type="character" w:styleId="Ttulodellibro">
    <w:name w:val="Book Title"/>
    <w:uiPriority w:val="33"/>
    <w:rsid w:val="006247E2"/>
    <w:rPr>
      <w:rFonts w:ascii="Century Gothic" w:hAnsi="Century Gothic"/>
      <w:i/>
      <w:iCs/>
      <w:smallCaps/>
      <w:spacing w:val="5"/>
    </w:rPr>
  </w:style>
  <w:style w:type="paragraph" w:styleId="TtuloTDC">
    <w:name w:val="TOC Heading"/>
    <w:basedOn w:val="Ttulo1"/>
    <w:next w:val="Normal"/>
    <w:uiPriority w:val="39"/>
    <w:unhideWhenUsed/>
    <w:rsid w:val="006247E2"/>
    <w:pPr>
      <w:keepNext w:val="0"/>
      <w:keepLines w:val="0"/>
      <w:spacing w:before="480" w:line="360" w:lineRule="auto"/>
      <w:contextualSpacing/>
      <w:outlineLvl w:val="9"/>
    </w:pPr>
    <w:rPr>
      <w:rFonts w:asciiTheme="majorHAnsi" w:hAnsiTheme="majorHAnsi"/>
      <w:b w:val="0"/>
      <w:bCs/>
      <w:color w:val="auto"/>
      <w:sz w:val="28"/>
      <w:szCs w:val="28"/>
      <w:lang w:bidi="en-US"/>
    </w:rPr>
  </w:style>
  <w:style w:type="paragraph" w:styleId="Textodeglobo">
    <w:name w:val="Balloon Text"/>
    <w:basedOn w:val="Normal"/>
    <w:link w:val="TextodegloboCar"/>
    <w:uiPriority w:val="99"/>
    <w:semiHidden/>
    <w:unhideWhenUsed/>
    <w:rsid w:val="006247E2"/>
    <w:pPr>
      <w:spacing w:after="0"/>
    </w:pPr>
    <w:rPr>
      <w:rFonts w:ascii="Tahoma" w:eastAsiaTheme="minorEastAsia" w:hAnsi="Tahoma" w:cs="Tahoma"/>
      <w:szCs w:val="16"/>
    </w:rPr>
  </w:style>
  <w:style w:type="character" w:customStyle="1" w:styleId="TextodegloboCar">
    <w:name w:val="Texto de globo Car"/>
    <w:basedOn w:val="Fuentedeprrafopredeter"/>
    <w:link w:val="Textodeglobo"/>
    <w:uiPriority w:val="99"/>
    <w:semiHidden/>
    <w:rsid w:val="006247E2"/>
    <w:rPr>
      <w:rFonts w:ascii="Tahoma" w:eastAsiaTheme="minorEastAsia" w:hAnsi="Tahoma" w:cs="Tahoma"/>
      <w:sz w:val="16"/>
      <w:szCs w:val="16"/>
    </w:rPr>
  </w:style>
  <w:style w:type="table" w:customStyle="1" w:styleId="Tabladecuadrcula3-nfasis11">
    <w:name w:val="Tabla de cuadrícula 3 - Énfasis 11"/>
    <w:basedOn w:val="Tablanormal"/>
    <w:uiPriority w:val="48"/>
    <w:rsid w:val="006247E2"/>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
    <w:name w:val="Table Grid"/>
    <w:basedOn w:val="Tablanormal"/>
    <w:uiPriority w:val="59"/>
    <w:rsid w:val="006247E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anon-Lista">
    <w:name w:val="Canon - Lista"/>
    <w:basedOn w:val="Sinlista"/>
    <w:semiHidden/>
    <w:rsid w:val="006247E2"/>
    <w:pPr>
      <w:numPr>
        <w:numId w:val="5"/>
      </w:numPr>
    </w:pPr>
  </w:style>
  <w:style w:type="table" w:customStyle="1" w:styleId="Tabladecuadrcula2-nfasis41">
    <w:name w:val="Tabla de cuadrícula 2 - Énfasis 41"/>
    <w:basedOn w:val="Tablanormal"/>
    <w:uiPriority w:val="47"/>
    <w:rsid w:val="006247E2"/>
    <w:pPr>
      <w:spacing w:after="0" w:line="240" w:lineRule="auto"/>
    </w:pPr>
    <w:rPr>
      <w:rFonts w:eastAsiaTheme="minorEastAsia"/>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Revisin">
    <w:name w:val="Revision"/>
    <w:hidden/>
    <w:uiPriority w:val="99"/>
    <w:semiHidden/>
    <w:rsid w:val="006247E2"/>
    <w:pPr>
      <w:spacing w:after="0" w:line="240" w:lineRule="auto"/>
    </w:pPr>
    <w:rPr>
      <w:rFonts w:eastAsiaTheme="minorEastAsia"/>
      <w:sz w:val="20"/>
      <w:lang w:val="en-US"/>
    </w:rPr>
  </w:style>
  <w:style w:type="paragraph" w:customStyle="1" w:styleId="TablaCotizacin">
    <w:name w:val="Tabla Cotización"/>
    <w:basedOn w:val="Ttulo3"/>
    <w:link w:val="TablaCotizacinCar"/>
    <w:rsid w:val="006247E2"/>
    <w:pPr>
      <w:keepNext w:val="0"/>
      <w:keepLines w:val="0"/>
      <w:spacing w:before="0" w:after="240"/>
      <w:jc w:val="left"/>
    </w:pPr>
    <w:rPr>
      <w:rFonts w:ascii="Century Gothic" w:hAnsi="Century Gothic"/>
      <w:bCs/>
      <w:color w:val="808080" w:themeColor="background1" w:themeShade="80"/>
      <w:sz w:val="20"/>
    </w:rPr>
  </w:style>
  <w:style w:type="table" w:customStyle="1" w:styleId="TablaLista1">
    <w:name w:val="Tabla Lista 1"/>
    <w:basedOn w:val="Tablanormal"/>
    <w:uiPriority w:val="99"/>
    <w:rsid w:val="006247E2"/>
    <w:pPr>
      <w:spacing w:after="0" w:line="240" w:lineRule="auto"/>
    </w:pPr>
    <w:rPr>
      <w:rFonts w:ascii="Century Gothic" w:eastAsiaTheme="minorEastAsia" w:hAnsi="Century Gothic"/>
      <w:sz w:val="16"/>
      <w:szCs w:val="20"/>
      <w:lang w:eastAsia="es-ES" w:bidi="he-IL"/>
    </w:rPr>
    <w:tblPr>
      <w:tblBorders>
        <w:top w:val="single" w:sz="4" w:space="0" w:color="auto"/>
        <w:left w:val="single" w:sz="4" w:space="0" w:color="auto"/>
        <w:bottom w:val="single" w:sz="4" w:space="0" w:color="auto"/>
        <w:right w:val="single" w:sz="4" w:space="0" w:color="auto"/>
        <w:insideH w:val="single" w:sz="4" w:space="0" w:color="auto"/>
      </w:tblBorders>
    </w:tblPr>
    <w:tblStylePr w:type="firstRow">
      <w:rPr>
        <w:rFonts w:ascii="Garamond" w:hAnsi="Garamond"/>
        <w:color w:val="FFFFFF" w:themeColor="background1"/>
        <w:sz w:val="16"/>
      </w:rPr>
      <w:tblPr/>
      <w:tcPr>
        <w:tcBorders>
          <w:top w:val="nil"/>
          <w:left w:val="nil"/>
          <w:bottom w:val="nil"/>
          <w:right w:val="nil"/>
          <w:insideH w:val="nil"/>
          <w:insideV w:val="nil"/>
          <w:tl2br w:val="nil"/>
          <w:tr2bl w:val="nil"/>
        </w:tcBorders>
        <w:shd w:val="clear" w:color="auto" w:fill="44546A" w:themeFill="text2"/>
      </w:tcPr>
    </w:tblStylePr>
    <w:tblStylePr w:type="lastRow">
      <w:tblPr/>
      <w:tcPr>
        <w:shd w:val="clear" w:color="auto" w:fill="FFFFFF" w:themeFill="background1"/>
      </w:tcPr>
    </w:tblStylePr>
    <w:tblStylePr w:type="firstCol">
      <w:rPr>
        <w:rFonts w:ascii="Garamond" w:hAnsi="Garamond"/>
        <w:color w:val="808080" w:themeColor="background1" w:themeShade="80"/>
        <w:sz w:val="14"/>
      </w:rPr>
    </w:tblStylePr>
  </w:style>
  <w:style w:type="character" w:customStyle="1" w:styleId="TablaCotizacinCar">
    <w:name w:val="Tabla Cotización Car"/>
    <w:basedOn w:val="Ttulo3Car"/>
    <w:link w:val="TablaCotizacin"/>
    <w:rsid w:val="006247E2"/>
    <w:rPr>
      <w:rFonts w:ascii="Century Gothic" w:eastAsiaTheme="majorEastAsia" w:hAnsi="Century Gothic" w:cstheme="majorBidi"/>
      <w:bCs/>
      <w:color w:val="808080" w:themeColor="background1" w:themeShade="80"/>
      <w:sz w:val="20"/>
      <w:szCs w:val="24"/>
    </w:rPr>
  </w:style>
  <w:style w:type="paragraph" w:styleId="Textosinformato">
    <w:name w:val="Plain Text"/>
    <w:basedOn w:val="Normal"/>
    <w:link w:val="TextosinformatoCar"/>
    <w:uiPriority w:val="99"/>
    <w:semiHidden/>
    <w:unhideWhenUsed/>
    <w:rsid w:val="006247E2"/>
    <w:pPr>
      <w:spacing w:after="0"/>
      <w:jc w:val="left"/>
    </w:pPr>
    <w:rPr>
      <w:rFonts w:ascii="Century Gothic" w:eastAsia="Times New Roman" w:hAnsi="Century Gothic" w:cs="Times New Roman"/>
      <w:color w:val="000000"/>
      <w:szCs w:val="20"/>
      <w:lang w:eastAsia="es-ES"/>
    </w:rPr>
  </w:style>
  <w:style w:type="character" w:customStyle="1" w:styleId="TextosinformatoCar">
    <w:name w:val="Texto sin formato Car"/>
    <w:basedOn w:val="Fuentedeprrafopredeter"/>
    <w:link w:val="Textosinformato"/>
    <w:uiPriority w:val="99"/>
    <w:semiHidden/>
    <w:rsid w:val="006247E2"/>
    <w:rPr>
      <w:rFonts w:ascii="Century Gothic" w:eastAsia="Times New Roman" w:hAnsi="Century Gothic" w:cs="Times New Roman"/>
      <w:color w:val="000000"/>
      <w:sz w:val="18"/>
      <w:szCs w:val="20"/>
      <w:lang w:eastAsia="es-ES"/>
    </w:rPr>
  </w:style>
  <w:style w:type="paragraph" w:customStyle="1" w:styleId="TtulodeTDC1">
    <w:name w:val="Título de TDC1"/>
    <w:basedOn w:val="Ttulo1"/>
    <w:next w:val="Normal"/>
    <w:uiPriority w:val="39"/>
    <w:unhideWhenUsed/>
    <w:rsid w:val="006247E2"/>
    <w:pPr>
      <w:keepNext w:val="0"/>
      <w:keepLines w:val="0"/>
      <w:pBdr>
        <w:bottom w:val="single" w:sz="4" w:space="1" w:color="auto"/>
      </w:pBdr>
      <w:spacing w:before="480"/>
      <w:contextualSpacing/>
      <w:jc w:val="left"/>
      <w:outlineLvl w:val="9"/>
    </w:pPr>
    <w:rPr>
      <w:rFonts w:ascii="Century Gothic" w:eastAsia="SimSun" w:hAnsi="Century Gothic" w:cs="Times New Roman"/>
      <w:b w:val="0"/>
      <w:bCs/>
      <w:color w:val="auto"/>
      <w:spacing w:val="5"/>
      <w:sz w:val="28"/>
      <w:szCs w:val="28"/>
      <w:lang w:bidi="en-US"/>
    </w:rPr>
  </w:style>
  <w:style w:type="paragraph" w:customStyle="1" w:styleId="Prrafodelista2">
    <w:name w:val="Párrafo de lista2"/>
    <w:basedOn w:val="Normal"/>
    <w:uiPriority w:val="34"/>
    <w:rsid w:val="006247E2"/>
    <w:pPr>
      <w:spacing w:after="240" w:line="360" w:lineRule="auto"/>
      <w:ind w:left="720"/>
      <w:contextualSpacing/>
      <w:jc w:val="left"/>
    </w:pPr>
    <w:rPr>
      <w:rFonts w:ascii="Century Gothic" w:eastAsia="SimSun" w:hAnsi="Century Gothic" w:cs="Times New Roman"/>
      <w:sz w:val="22"/>
    </w:rPr>
  </w:style>
  <w:style w:type="paragraph" w:customStyle="1" w:styleId="Listas3erNivel">
    <w:name w:val="Listas 3er Nivel"/>
    <w:basedOn w:val="Listas"/>
    <w:link w:val="Listas3erNivelCar"/>
    <w:qFormat/>
    <w:rsid w:val="006247E2"/>
    <w:pPr>
      <w:numPr>
        <w:numId w:val="6"/>
      </w:numPr>
    </w:pPr>
    <w:rPr>
      <w:sz w:val="14"/>
    </w:rPr>
  </w:style>
  <w:style w:type="character" w:customStyle="1" w:styleId="Listas3erNivelCar">
    <w:name w:val="Listas 3er Nivel Car"/>
    <w:basedOn w:val="ListasCar"/>
    <w:link w:val="Listas3erNivel"/>
    <w:rsid w:val="006247E2"/>
    <w:rPr>
      <w:rFonts w:ascii="Montserrat" w:eastAsiaTheme="minorEastAsia" w:hAnsi="Montserrat"/>
      <w:sz w:val="14"/>
    </w:rPr>
  </w:style>
  <w:style w:type="character" w:customStyle="1" w:styleId="SinespaciadoCar">
    <w:name w:val="Sin espaciado Car"/>
    <w:basedOn w:val="Fuentedeprrafopredeter"/>
    <w:link w:val="Sinespaciado"/>
    <w:uiPriority w:val="1"/>
    <w:rsid w:val="006247E2"/>
    <w:rPr>
      <w:rFonts w:ascii="Century Gothic" w:eastAsiaTheme="minorEastAsia" w:hAnsi="Century Gothic"/>
      <w:sz w:val="18"/>
    </w:rPr>
  </w:style>
  <w:style w:type="table" w:customStyle="1" w:styleId="Tabladecuadrcula1clara1">
    <w:name w:val="Tabla de cuadrícula 1 clara1"/>
    <w:aliases w:val="Personalizada 1"/>
    <w:basedOn w:val="Tablanormal"/>
    <w:uiPriority w:val="46"/>
    <w:rsid w:val="006247E2"/>
    <w:pPr>
      <w:spacing w:after="0" w:line="240" w:lineRule="auto"/>
    </w:pPr>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6247E2"/>
    <w:pPr>
      <w:spacing w:after="100" w:line="360" w:lineRule="auto"/>
      <w:ind w:left="720"/>
    </w:pPr>
    <w:rPr>
      <w:rFonts w:ascii="Century Gothic" w:eastAsiaTheme="minorEastAsia" w:hAnsi="Century Gothic"/>
    </w:rPr>
  </w:style>
  <w:style w:type="paragraph" w:styleId="TDC7">
    <w:name w:val="toc 7"/>
    <w:basedOn w:val="Normal"/>
    <w:next w:val="Normal"/>
    <w:autoRedefine/>
    <w:uiPriority w:val="39"/>
    <w:unhideWhenUsed/>
    <w:rsid w:val="006247E2"/>
    <w:pPr>
      <w:spacing w:after="100" w:line="360" w:lineRule="auto"/>
      <w:ind w:left="1080"/>
    </w:pPr>
    <w:rPr>
      <w:rFonts w:ascii="Century Gothic" w:eastAsiaTheme="minorEastAsia" w:hAnsi="Century Gothic"/>
    </w:rPr>
  </w:style>
  <w:style w:type="paragraph" w:styleId="TDC8">
    <w:name w:val="toc 8"/>
    <w:basedOn w:val="Normal"/>
    <w:next w:val="Normal"/>
    <w:autoRedefine/>
    <w:uiPriority w:val="39"/>
    <w:unhideWhenUsed/>
    <w:rsid w:val="006247E2"/>
    <w:pPr>
      <w:spacing w:after="100" w:line="360" w:lineRule="auto"/>
      <w:ind w:left="1260"/>
    </w:pPr>
    <w:rPr>
      <w:rFonts w:ascii="Century Gothic" w:eastAsiaTheme="minorEastAsia" w:hAnsi="Century Gothic"/>
    </w:rPr>
  </w:style>
  <w:style w:type="character" w:styleId="CitaHTML">
    <w:name w:val="HTML Cite"/>
    <w:basedOn w:val="Fuentedeprrafopredeter"/>
    <w:uiPriority w:val="99"/>
    <w:unhideWhenUsed/>
    <w:rsid w:val="006247E2"/>
    <w:rPr>
      <w:rFonts w:ascii="Century Gothic" w:hAnsi="Century Gothic"/>
      <w:i/>
      <w:iCs/>
      <w:color w:val="7B7B7B" w:themeColor="accent3" w:themeShade="BF"/>
      <w:sz w:val="18"/>
    </w:rPr>
  </w:style>
  <w:style w:type="character" w:styleId="Refdenotaalpie">
    <w:name w:val="footnote reference"/>
    <w:basedOn w:val="Fuentedeprrafopredeter"/>
    <w:uiPriority w:val="99"/>
    <w:unhideWhenUsed/>
    <w:qFormat/>
    <w:rsid w:val="00A838E3"/>
    <w:rPr>
      <w:rFonts w:ascii="Montserrat Light" w:hAnsi="Montserrat Light"/>
      <w:sz w:val="16"/>
      <w:vertAlign w:val="superscript"/>
    </w:rPr>
  </w:style>
  <w:style w:type="character" w:styleId="Refdenotaalfinal">
    <w:name w:val="endnote reference"/>
    <w:basedOn w:val="Fuentedeprrafopredeter"/>
    <w:uiPriority w:val="99"/>
    <w:unhideWhenUsed/>
    <w:rsid w:val="006247E2"/>
    <w:rPr>
      <w:vertAlign w:val="superscript"/>
    </w:rPr>
  </w:style>
  <w:style w:type="character" w:styleId="Refdecomentario">
    <w:name w:val="annotation reference"/>
    <w:basedOn w:val="Fuentedeprrafopredeter"/>
    <w:uiPriority w:val="99"/>
    <w:unhideWhenUsed/>
    <w:rsid w:val="006247E2"/>
    <w:rPr>
      <w:sz w:val="16"/>
      <w:szCs w:val="16"/>
    </w:rPr>
  </w:style>
  <w:style w:type="character" w:styleId="Nmerodelnea">
    <w:name w:val="line number"/>
    <w:basedOn w:val="Fuentedeprrafopredeter"/>
    <w:uiPriority w:val="99"/>
    <w:unhideWhenUsed/>
    <w:rsid w:val="006247E2"/>
  </w:style>
  <w:style w:type="table" w:customStyle="1" w:styleId="Tabladecuadrcula5oscura-nfasis61">
    <w:name w:val="Tabla de cuadrícula 5 oscura - Énfasis 61"/>
    <w:basedOn w:val="Tablanormal"/>
    <w:uiPriority w:val="50"/>
    <w:rsid w:val="006247E2"/>
    <w:pPr>
      <w:spacing w:after="0" w:line="240" w:lineRule="auto"/>
    </w:pPr>
    <w:rPr>
      <w:rFonts w:ascii="Century Gothic" w:eastAsiaTheme="minorEastAsia" w:hAnsi="Century Gothic"/>
      <w:sz w:val="1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vAlign w:val="center"/>
    </w:tcPr>
    <w:tblStylePr w:type="firstRow">
      <w:rPr>
        <w:rFonts w:asciiTheme="minorHAnsi" w:hAnsiTheme="minorHAnsi"/>
        <w:b/>
        <w:bCs/>
        <w:color w:val="FFFFFF" w:themeColor="background1"/>
        <w:sz w:val="14"/>
      </w:rPr>
      <w:tblPr/>
      <w:tcPr>
        <w:shd w:val="clear" w:color="auto" w:fill="7B7B7B" w:themeFill="accent3" w:themeFillShade="BF"/>
      </w:tcPr>
    </w:tblStylePr>
    <w:tblStylePr w:type="lastRow">
      <w:rPr>
        <w:rFonts w:asciiTheme="majorHAnsi" w:hAnsiTheme="majorHAnsi"/>
        <w:b/>
        <w:bCs/>
        <w:color w:val="FFFFFF" w:themeColor="background1"/>
        <w:sz w:val="14"/>
      </w:rPr>
      <w:tblPr/>
      <w:tcPr>
        <w:shd w:val="clear" w:color="auto" w:fill="7B7B7B" w:themeFill="accent3" w:themeFillShade="BF"/>
      </w:tcPr>
    </w:tblStylePr>
    <w:tblStylePr w:type="firstCol">
      <w:rPr>
        <w:b/>
        <w:bCs/>
        <w:color w:val="FFFFFF" w:themeColor="background1"/>
      </w:rPr>
      <w:tblPr/>
      <w:tcPr>
        <w:shd w:val="clear" w:color="auto" w:fill="7B7B7B" w:themeFill="accent3"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DBDBDB" w:themeFill="accent3" w:themeFillTint="66"/>
      </w:tcPr>
    </w:tblStylePr>
  </w:style>
  <w:style w:type="table" w:customStyle="1" w:styleId="Tabladecuadrcula5oscura-nfasis11">
    <w:name w:val="Tabla de cuadrícula 5 oscura - Énfasis 1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adecuadrcula5oscura-nfasis31">
    <w:name w:val="Tabla de cuadrícula 5 oscura - Énfasis 3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decuadrcula4-nfasis31">
    <w:name w:val="Tabla de cuadrícula 4 - Énfasis 31"/>
    <w:basedOn w:val="Tablanormal"/>
    <w:uiPriority w:val="49"/>
    <w:rsid w:val="006247E2"/>
    <w:pPr>
      <w:spacing w:after="0" w:line="240" w:lineRule="auto"/>
    </w:pPr>
    <w:rPr>
      <w:rFonts w:eastAsiaTheme="minorEastAsia"/>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escripcinCar">
    <w:name w:val="Descripción Car"/>
    <w:basedOn w:val="Fuentedeprrafopredeter"/>
    <w:link w:val="Descripcin"/>
    <w:uiPriority w:val="35"/>
    <w:rsid w:val="006247E2"/>
    <w:rPr>
      <w:rFonts w:ascii="Montserrat" w:hAnsi="Montserrat"/>
      <w:i/>
      <w:iCs/>
      <w:color w:val="44546A" w:themeColor="text2"/>
      <w:sz w:val="18"/>
      <w:szCs w:val="18"/>
    </w:rPr>
  </w:style>
  <w:style w:type="paragraph" w:styleId="Textonotapie">
    <w:name w:val="footnote text"/>
    <w:basedOn w:val="Normal"/>
    <w:link w:val="TextonotapieCar"/>
    <w:uiPriority w:val="99"/>
    <w:semiHidden/>
    <w:unhideWhenUsed/>
    <w:rsid w:val="006247E2"/>
    <w:pPr>
      <w:spacing w:after="0"/>
    </w:pPr>
    <w:rPr>
      <w:rFonts w:ascii="Century Gothic" w:eastAsiaTheme="minorEastAsia" w:hAnsi="Century Gothic"/>
      <w:sz w:val="20"/>
      <w:szCs w:val="20"/>
    </w:rPr>
  </w:style>
  <w:style w:type="character" w:customStyle="1" w:styleId="TextonotapieCar">
    <w:name w:val="Texto nota pie Car"/>
    <w:basedOn w:val="Fuentedeprrafopredeter"/>
    <w:link w:val="Textonotapie"/>
    <w:uiPriority w:val="99"/>
    <w:semiHidden/>
    <w:rsid w:val="006247E2"/>
    <w:rPr>
      <w:rFonts w:ascii="Century Gothic" w:eastAsiaTheme="minorEastAsia" w:hAnsi="Century Gothic"/>
      <w:sz w:val="20"/>
      <w:szCs w:val="20"/>
    </w:rPr>
  </w:style>
  <w:style w:type="character" w:styleId="Textodelmarcadordeposicin">
    <w:name w:val="Placeholder Text"/>
    <w:basedOn w:val="Fuentedeprrafopredeter"/>
    <w:uiPriority w:val="99"/>
    <w:semiHidden/>
    <w:rsid w:val="006247E2"/>
    <w:rPr>
      <w:color w:val="808080"/>
    </w:rPr>
  </w:style>
  <w:style w:type="paragraph" w:styleId="TDC4">
    <w:name w:val="toc 4"/>
    <w:basedOn w:val="Normal"/>
    <w:next w:val="Normal"/>
    <w:autoRedefine/>
    <w:uiPriority w:val="39"/>
    <w:unhideWhenUsed/>
    <w:rsid w:val="006247E2"/>
    <w:pPr>
      <w:tabs>
        <w:tab w:val="right" w:leader="dot" w:pos="7928"/>
      </w:tabs>
      <w:spacing w:after="0" w:line="360" w:lineRule="auto"/>
      <w:ind w:left="1276" w:hanging="567"/>
    </w:pPr>
    <w:rPr>
      <w:rFonts w:ascii="Century Gothic" w:eastAsiaTheme="minorEastAsia" w:hAnsi="Century Gothic"/>
      <w:sz w:val="14"/>
    </w:rPr>
  </w:style>
  <w:style w:type="paragraph" w:customStyle="1" w:styleId="DiagramaPasos">
    <w:name w:val="Diagrama. Pasos."/>
    <w:basedOn w:val="Normal"/>
    <w:rsid w:val="006247E2"/>
    <w:pPr>
      <w:numPr>
        <w:numId w:val="7"/>
      </w:numPr>
      <w:spacing w:before="240" w:after="240" w:line="288" w:lineRule="auto"/>
    </w:pPr>
    <w:rPr>
      <w:rFonts w:ascii="DendaNewLight" w:eastAsia="Calibri" w:hAnsi="DendaNewLight" w:cs="Times New Roman"/>
      <w:szCs w:val="20"/>
    </w:rPr>
  </w:style>
  <w:style w:type="table" w:customStyle="1" w:styleId="TABLAAZUL1">
    <w:name w:val="TABLA AZUL 1"/>
    <w:basedOn w:val="Tablanormal"/>
    <w:uiPriority w:val="99"/>
    <w:rsid w:val="006247E2"/>
    <w:pPr>
      <w:spacing w:after="0" w:line="240" w:lineRule="auto"/>
    </w:pPr>
    <w:rPr>
      <w:rFonts w:ascii="Gotham Light" w:eastAsiaTheme="minorEastAsia" w:hAnsi="Gotham Light"/>
      <w:color w:val="171717" w:themeColor="background2" w:themeShade="1A"/>
      <w:sz w:val="14"/>
      <w:lang w:val="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rFonts w:ascii="Tahoma" w:hAnsi="Tahoma"/>
        <w:color w:val="FFFFFF"/>
        <w:sz w:val="16"/>
      </w:rPr>
      <w:tblPr/>
      <w:tcPr>
        <w:shd w:val="clear" w:color="auto" w:fill="C00000"/>
      </w:tcPr>
    </w:tblStylePr>
    <w:tblStylePr w:type="firstCol">
      <w:rPr>
        <w:color w:val="FFFFFF" w:themeColor="background1"/>
      </w:rPr>
      <w:tblPr/>
      <w:tcPr>
        <w:shd w:val="clear" w:color="auto" w:fill="657C9C" w:themeFill="text2" w:themeFillTint="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table" w:customStyle="1" w:styleId="Tabladelista6concolores-nfasis11">
    <w:name w:val="Tabla de lista 6 con colores - Énfasis 11"/>
    <w:basedOn w:val="Tablanormal"/>
    <w:uiPriority w:val="51"/>
    <w:rsid w:val="006247E2"/>
    <w:pPr>
      <w:spacing w:after="0" w:line="240" w:lineRule="auto"/>
    </w:pPr>
    <w:rPr>
      <w:rFonts w:eastAsiaTheme="minorEastAsia"/>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5oscura-nfasis61">
    <w:name w:val="Tabla de lista 5 oscura - Énfasis 61"/>
    <w:basedOn w:val="Tablanormal"/>
    <w:uiPriority w:val="50"/>
    <w:rsid w:val="006247E2"/>
    <w:pPr>
      <w:spacing w:after="0" w:line="240" w:lineRule="auto"/>
    </w:pPr>
    <w:rPr>
      <w:rFonts w:eastAsiaTheme="minorEastAsia"/>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ectionTitle">
    <w:name w:val="Section Title"/>
    <w:basedOn w:val="Normal"/>
    <w:next w:val="Normal"/>
    <w:link w:val="SectionTitleCar"/>
    <w:autoRedefine/>
    <w:uiPriority w:val="1"/>
    <w:rsid w:val="006247E2"/>
    <w:pPr>
      <w:tabs>
        <w:tab w:val="left" w:pos="1100"/>
        <w:tab w:val="right" w:leader="dot" w:pos="7361"/>
      </w:tabs>
      <w:spacing w:after="840"/>
      <w:ind w:left="431" w:hanging="431"/>
      <w:outlineLvl w:val="0"/>
    </w:pPr>
    <w:rPr>
      <w:rFonts w:ascii="Century Gothic" w:hAnsi="Century Gothic"/>
      <w:color w:val="4472C4" w:themeColor="accent1"/>
      <w:spacing w:val="-12"/>
      <w:w w:val="90"/>
      <w:kern w:val="22"/>
      <w:sz w:val="36"/>
      <w:szCs w:val="40"/>
    </w:rPr>
  </w:style>
  <w:style w:type="table" w:customStyle="1" w:styleId="Tabla2">
    <w:name w:val="Tabla 2"/>
    <w:basedOn w:val="Tablanormal"/>
    <w:uiPriority w:val="99"/>
    <w:rsid w:val="00F859E9"/>
    <w:pPr>
      <w:spacing w:after="0" w:line="240" w:lineRule="auto"/>
    </w:pPr>
    <w:rPr>
      <w:rFonts w:ascii="Montserrat" w:eastAsiaTheme="minorEastAsia" w:hAnsi="Montserrat"/>
      <w:color w:val="404040" w:themeColor="text1" w:themeTint="BF"/>
      <w:sz w:val="12"/>
      <w:lang w:val="en-US"/>
    </w:rPr>
    <w:tblPr>
      <w:tblStyleRowBandSize w:val="1"/>
      <w:tblBorders>
        <w:top w:val="single" w:sz="4" w:space="0" w:color="auto"/>
        <w:bottom w:val="single" w:sz="4" w:space="0" w:color="auto"/>
        <w:insideH w:val="dotted" w:sz="4" w:space="0" w:color="auto"/>
      </w:tblBorders>
    </w:tblPr>
    <w:tblStylePr w:type="firstRow">
      <w:tblPr/>
      <w:tcPr>
        <w:shd w:val="clear" w:color="auto" w:fill="595959" w:themeFill="text1" w:themeFillTint="A6"/>
      </w:tcPr>
    </w:tblStylePr>
    <w:tblStylePr w:type="firstCol">
      <w:rPr>
        <w:rFonts w:ascii="Century Gothic" w:hAnsi="Century Gothic"/>
        <w:sz w:val="14"/>
      </w:rPr>
    </w:tblStylePr>
    <w:tblStylePr w:type="band1Horz">
      <w:tblPr/>
      <w:tcPr>
        <w:shd w:val="clear" w:color="auto" w:fill="D9D9D9" w:themeFill="background1" w:themeFillShade="D9"/>
      </w:tcPr>
    </w:tblStylePr>
  </w:style>
  <w:style w:type="table" w:customStyle="1" w:styleId="Tabladecuadrcula5oscura-nfasis21">
    <w:name w:val="Tabla de cuadrícula 5 oscura - Énfasis 2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Cuadrculadetablaclara1">
    <w:name w:val="Cuadrícula de tabla clara1"/>
    <w:aliases w:val="Tabla Encabezados"/>
    <w:basedOn w:val="Tablanormal"/>
    <w:uiPriority w:val="40"/>
    <w:rsid w:val="006247E2"/>
    <w:pPr>
      <w:spacing w:after="0" w:line="240" w:lineRule="auto"/>
    </w:pPr>
    <w:rPr>
      <w:rFonts w:ascii="Century Gothic" w:eastAsiaTheme="minorEastAsia" w:hAnsi="Century Gothic"/>
      <w:sz w:val="16"/>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style>
  <w:style w:type="character" w:customStyle="1" w:styleId="SectionTitleCar">
    <w:name w:val="Section Title Car"/>
    <w:basedOn w:val="Fuentedeprrafopredeter"/>
    <w:link w:val="SectionTitle"/>
    <w:uiPriority w:val="1"/>
    <w:rsid w:val="006247E2"/>
    <w:rPr>
      <w:rFonts w:ascii="Century Gothic" w:hAnsi="Century Gothic"/>
      <w:color w:val="4472C4" w:themeColor="accent1"/>
      <w:spacing w:val="-12"/>
      <w:w w:val="90"/>
      <w:kern w:val="22"/>
      <w:sz w:val="36"/>
      <w:szCs w:val="40"/>
    </w:rPr>
  </w:style>
  <w:style w:type="paragraph" w:styleId="Textocomentario">
    <w:name w:val="annotation text"/>
    <w:basedOn w:val="Normal"/>
    <w:link w:val="TextocomentarioCar"/>
    <w:uiPriority w:val="99"/>
    <w:unhideWhenUsed/>
    <w:rsid w:val="006247E2"/>
    <w:rPr>
      <w:rFonts w:ascii="Century Gothic" w:eastAsiaTheme="minorEastAsia" w:hAnsi="Century Gothic"/>
      <w:sz w:val="20"/>
      <w:szCs w:val="20"/>
    </w:rPr>
  </w:style>
  <w:style w:type="character" w:customStyle="1" w:styleId="TextocomentarioCar">
    <w:name w:val="Texto comentario Car"/>
    <w:basedOn w:val="Fuentedeprrafopredeter"/>
    <w:link w:val="Textocomentario"/>
    <w:uiPriority w:val="99"/>
    <w:rsid w:val="006247E2"/>
    <w:rPr>
      <w:rFonts w:ascii="Century Gothic" w:eastAsiaTheme="minorEastAsia" w:hAnsi="Century Gothic"/>
      <w:sz w:val="20"/>
      <w:szCs w:val="20"/>
    </w:rPr>
  </w:style>
  <w:style w:type="paragraph" w:styleId="Prrafodelista">
    <w:name w:val="List Paragraph"/>
    <w:aliases w:val="Párrafo Canon,Párrafo Numerado,Párrafo de lista1,Lista sin Numerar"/>
    <w:basedOn w:val="Normal"/>
    <w:link w:val="PrrafodelistaCar"/>
    <w:uiPriority w:val="34"/>
    <w:rsid w:val="006247E2"/>
    <w:pPr>
      <w:spacing w:line="360" w:lineRule="auto"/>
      <w:ind w:left="720"/>
      <w:contextualSpacing/>
    </w:pPr>
    <w:rPr>
      <w:rFonts w:ascii="Century Gothic" w:eastAsiaTheme="minorEastAsia" w:hAnsi="Century Gothic"/>
    </w:rPr>
  </w:style>
  <w:style w:type="character" w:customStyle="1" w:styleId="PrrafodelistaCar">
    <w:name w:val="Párrafo de lista Car"/>
    <w:aliases w:val="Párrafo Canon Car,Párrafo Numerado Car,Párrafo de lista1 Car,Lista sin Numerar Car"/>
    <w:basedOn w:val="Fuentedeprrafopredeter"/>
    <w:link w:val="Prrafodelista"/>
    <w:uiPriority w:val="34"/>
    <w:rsid w:val="006247E2"/>
    <w:rPr>
      <w:rFonts w:ascii="Century Gothic" w:eastAsiaTheme="minorEastAsia" w:hAnsi="Century Gothic"/>
      <w:sz w:val="16"/>
    </w:rPr>
  </w:style>
  <w:style w:type="table" w:customStyle="1" w:styleId="TABLAAZUL2">
    <w:name w:val="TABLA AZUL 2"/>
    <w:basedOn w:val="Tablanormal"/>
    <w:uiPriority w:val="99"/>
    <w:rsid w:val="006247E2"/>
    <w:pPr>
      <w:spacing w:after="0" w:line="240" w:lineRule="auto"/>
    </w:pPr>
    <w:rPr>
      <w:rFonts w:ascii="Century Gothic" w:eastAsiaTheme="minorEastAsia" w:hAnsi="Century Gothic"/>
      <w:sz w:val="14"/>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blStylePr w:type="firstRow">
      <w:rPr>
        <w:color w:val="FFFFFF" w:themeColor="background1"/>
      </w:rPr>
      <w:tblPr/>
      <w:tcPr>
        <w:shd w:val="clear" w:color="auto" w:fill="7B7B7B" w:themeFill="accent3" w:themeFillShade="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character" w:styleId="Hipervnculovisitado">
    <w:name w:val="FollowedHyperlink"/>
    <w:basedOn w:val="Fuentedeprrafopredeter"/>
    <w:uiPriority w:val="99"/>
    <w:semiHidden/>
    <w:unhideWhenUsed/>
    <w:rsid w:val="006247E2"/>
    <w:rPr>
      <w:color w:val="954F72" w:themeColor="followedHyperlink"/>
      <w:u w:val="single"/>
    </w:rPr>
  </w:style>
  <w:style w:type="character" w:customStyle="1" w:styleId="Mencinsinresolver1">
    <w:name w:val="Mención sin resolver1"/>
    <w:basedOn w:val="Fuentedeprrafopredeter"/>
    <w:uiPriority w:val="99"/>
    <w:semiHidden/>
    <w:unhideWhenUsed/>
    <w:rsid w:val="006247E2"/>
    <w:rPr>
      <w:color w:val="808080"/>
      <w:shd w:val="clear" w:color="auto" w:fill="E6E6E6"/>
    </w:rPr>
  </w:style>
  <w:style w:type="paragraph" w:styleId="Asuntodelcomentario">
    <w:name w:val="annotation subject"/>
    <w:basedOn w:val="Textocomentario"/>
    <w:next w:val="Textocomentario"/>
    <w:link w:val="AsuntodelcomentarioCar"/>
    <w:uiPriority w:val="99"/>
    <w:semiHidden/>
    <w:unhideWhenUsed/>
    <w:rsid w:val="006247E2"/>
    <w:pPr>
      <w:spacing w:after="240"/>
    </w:pPr>
    <w:rPr>
      <w:b/>
      <w:bCs/>
    </w:rPr>
  </w:style>
  <w:style w:type="character" w:customStyle="1" w:styleId="AsuntodelcomentarioCar">
    <w:name w:val="Asunto del comentario Car"/>
    <w:basedOn w:val="TextocomentarioCar"/>
    <w:link w:val="Asuntodelcomentario"/>
    <w:uiPriority w:val="99"/>
    <w:semiHidden/>
    <w:rsid w:val="006247E2"/>
    <w:rPr>
      <w:rFonts w:ascii="Century Gothic" w:eastAsiaTheme="minorEastAsia" w:hAnsi="Century Gothic"/>
      <w:b/>
      <w:bCs/>
      <w:sz w:val="20"/>
      <w:szCs w:val="20"/>
    </w:rPr>
  </w:style>
  <w:style w:type="table" w:styleId="Tablanormal1">
    <w:name w:val="Plain Table 1"/>
    <w:basedOn w:val="Tablanormal"/>
    <w:uiPriority w:val="41"/>
    <w:rsid w:val="006247E2"/>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247E2"/>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TitleChar">
    <w:name w:val="Section Title Char"/>
    <w:basedOn w:val="Fuentedeprrafopredeter"/>
    <w:uiPriority w:val="1"/>
    <w:rsid w:val="00592D66"/>
    <w:rPr>
      <w:rFonts w:asciiTheme="majorHAnsi" w:eastAsiaTheme="minorHAnsi" w:hAnsiTheme="majorHAnsi"/>
      <w:spacing w:val="-12"/>
      <w:w w:val="90"/>
      <w:kern w:val="22"/>
      <w:sz w:val="40"/>
      <w:szCs w:val="40"/>
    </w:rPr>
  </w:style>
  <w:style w:type="table" w:customStyle="1" w:styleId="Cotizacion">
    <w:name w:val="Cotizacion"/>
    <w:basedOn w:val="Tablaconcuadrculaclara"/>
    <w:uiPriority w:val="99"/>
    <w:rsid w:val="00592D66"/>
    <w:rPr>
      <w:rFonts w:ascii="Century Gothic" w:hAnsi="Century Gothic"/>
      <w:sz w:val="18"/>
      <w:szCs w:val="20"/>
      <w:lang w:val="es-ES" w:eastAsia="es-ES"/>
    </w:rPr>
    <w:tblPr>
      <w:tblBorders>
        <w:top w:val="single" w:sz="4" w:space="0" w:color="FFCCCC"/>
        <w:left w:val="single" w:sz="4" w:space="0" w:color="FFCCCC"/>
        <w:bottom w:val="single" w:sz="4" w:space="0" w:color="FFCCCC"/>
        <w:right w:val="single" w:sz="4" w:space="0" w:color="FFCCCC"/>
        <w:insideH w:val="single" w:sz="4" w:space="0" w:color="FFCCCC"/>
        <w:insideV w:val="single" w:sz="4" w:space="0" w:color="FFCCCC"/>
      </w:tblBorders>
    </w:tblPr>
    <w:tblStylePr w:type="firstRow">
      <w:tblPr/>
      <w:tcPr>
        <w:shd w:val="clear" w:color="auto" w:fill="C00000"/>
      </w:tcPr>
    </w:tblStylePr>
    <w:tblStylePr w:type="lastRow">
      <w:tblPr/>
      <w:tcPr>
        <w:shd w:val="clear" w:color="auto" w:fill="BFBFBF" w:themeFill="background1" w:themeFillShade="BF"/>
      </w:tcPr>
    </w:tblStylePr>
  </w:style>
  <w:style w:type="paragraph" w:customStyle="1" w:styleId="msonormal0">
    <w:name w:val="msonormal"/>
    <w:basedOn w:val="Normal"/>
    <w:rsid w:val="006E1E2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xl67">
    <w:name w:val="xl67"/>
    <w:basedOn w:val="Normal"/>
    <w:rsid w:val="006E1E2D"/>
    <w:pPr>
      <w:shd w:val="clear" w:color="000000" w:fill="FFFFFF"/>
      <w:spacing w:before="100" w:beforeAutospacing="1" w:after="100" w:afterAutospacing="1" w:line="240" w:lineRule="auto"/>
      <w:jc w:val="left"/>
    </w:pPr>
    <w:rPr>
      <w:rFonts w:eastAsia="Times New Roman" w:cs="Times New Roman"/>
      <w:sz w:val="24"/>
      <w:szCs w:val="24"/>
      <w:lang w:eastAsia="es-ES"/>
    </w:rPr>
  </w:style>
  <w:style w:type="paragraph" w:customStyle="1" w:styleId="xl68">
    <w:name w:val="xl68"/>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69">
    <w:name w:val="xl69"/>
    <w:basedOn w:val="Normal"/>
    <w:rsid w:val="006E1E2D"/>
    <w:pPr>
      <w:pBdr>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0">
    <w:name w:val="xl70"/>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1">
    <w:name w:val="xl71"/>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2">
    <w:name w:val="xl72"/>
    <w:basedOn w:val="Normal"/>
    <w:rsid w:val="006E1E2D"/>
    <w:pPr>
      <w:pBdr>
        <w:top w:val="single" w:sz="8" w:space="0" w:color="auto"/>
        <w:left w:val="single" w:sz="4" w:space="0" w:color="auto"/>
        <w:bottom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3">
    <w:name w:val="xl73"/>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4">
    <w:name w:val="xl74"/>
    <w:basedOn w:val="Normal"/>
    <w:rsid w:val="006E1E2D"/>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5">
    <w:name w:val="xl75"/>
    <w:basedOn w:val="Normal"/>
    <w:rsid w:val="006E1E2D"/>
    <w:pPr>
      <w:pBdr>
        <w:top w:val="single" w:sz="8" w:space="0" w:color="auto"/>
        <w:bottom w:val="single" w:sz="4"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6">
    <w:name w:val="xl76"/>
    <w:basedOn w:val="Normal"/>
    <w:rsid w:val="006E1E2D"/>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7">
    <w:name w:val="xl77"/>
    <w:basedOn w:val="Normal"/>
    <w:rsid w:val="006E1E2D"/>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8">
    <w:name w:val="xl78"/>
    <w:basedOn w:val="Normal"/>
    <w:rsid w:val="006E1E2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9">
    <w:name w:val="xl79"/>
    <w:basedOn w:val="Normal"/>
    <w:rsid w:val="006E1E2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80">
    <w:name w:val="xl80"/>
    <w:basedOn w:val="Normal"/>
    <w:rsid w:val="006E1E2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81">
    <w:name w:val="xl81"/>
    <w:basedOn w:val="Normal"/>
    <w:rsid w:val="006E1E2D"/>
    <w:pPr>
      <w:shd w:val="clear" w:color="000000" w:fill="FFFFFF"/>
      <w:spacing w:before="100" w:beforeAutospacing="1" w:after="100" w:afterAutospacing="1" w:line="240" w:lineRule="auto"/>
      <w:jc w:val="left"/>
    </w:pPr>
    <w:rPr>
      <w:rFonts w:eastAsia="Times New Roman" w:cs="Times New Roman"/>
      <w:b/>
      <w:bCs/>
      <w:color w:val="305496"/>
      <w:szCs w:val="16"/>
      <w:lang w:eastAsia="es-ES"/>
    </w:rPr>
  </w:style>
  <w:style w:type="paragraph" w:customStyle="1" w:styleId="xl82">
    <w:name w:val="xl82"/>
    <w:basedOn w:val="Normal"/>
    <w:rsid w:val="006E1E2D"/>
    <w:pPr>
      <w:pBdr>
        <w:top w:val="single" w:sz="4" w:space="0" w:color="auto"/>
        <w:left w:val="single" w:sz="4" w:space="0" w:color="auto"/>
        <w:bottom w:val="single" w:sz="4" w:space="0" w:color="auto"/>
      </w:pBdr>
      <w:shd w:val="clear" w:color="000000" w:fill="0070C0"/>
      <w:spacing w:before="100" w:beforeAutospacing="1" w:after="100" w:afterAutospacing="1" w:line="240" w:lineRule="auto"/>
      <w:jc w:val="left"/>
    </w:pPr>
    <w:rPr>
      <w:rFonts w:eastAsia="Times New Roman" w:cs="Times New Roman"/>
      <w:szCs w:val="16"/>
      <w:lang w:eastAsia="es-ES"/>
    </w:rPr>
  </w:style>
  <w:style w:type="paragraph" w:customStyle="1" w:styleId="xl83">
    <w:name w:val="xl83"/>
    <w:basedOn w:val="Normal"/>
    <w:rsid w:val="006E1E2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4">
    <w:name w:val="xl84"/>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5">
    <w:name w:val="xl85"/>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6">
    <w:name w:val="xl86"/>
    <w:basedOn w:val="Normal"/>
    <w:rsid w:val="006E1E2D"/>
    <w:pPr>
      <w:shd w:val="clear" w:color="000000" w:fill="FFFFFF"/>
      <w:spacing w:before="100" w:beforeAutospacing="1" w:after="100" w:afterAutospacing="1" w:line="240" w:lineRule="auto"/>
      <w:jc w:val="center"/>
    </w:pPr>
    <w:rPr>
      <w:rFonts w:eastAsia="Times New Roman" w:cs="Times New Roman"/>
      <w:color w:val="305496"/>
      <w:szCs w:val="16"/>
      <w:lang w:eastAsia="es-ES"/>
    </w:rPr>
  </w:style>
  <w:style w:type="paragraph" w:customStyle="1" w:styleId="xl87">
    <w:name w:val="xl87"/>
    <w:basedOn w:val="Normal"/>
    <w:rsid w:val="006E1E2D"/>
    <w:pPr>
      <w:shd w:val="clear" w:color="000000" w:fill="FFFFFF"/>
      <w:spacing w:before="100" w:beforeAutospacing="1" w:after="100" w:afterAutospacing="1" w:line="240" w:lineRule="auto"/>
      <w:jc w:val="left"/>
    </w:pPr>
    <w:rPr>
      <w:rFonts w:eastAsia="Times New Roman" w:cs="Times New Roman"/>
      <w:color w:val="305496"/>
      <w:szCs w:val="16"/>
      <w:lang w:eastAsia="es-ES"/>
    </w:rPr>
  </w:style>
  <w:style w:type="paragraph" w:customStyle="1" w:styleId="xl88">
    <w:name w:val="xl88"/>
    <w:basedOn w:val="Normal"/>
    <w:rsid w:val="006E1E2D"/>
    <w:pPr>
      <w:pBdr>
        <w:top w:val="single" w:sz="4" w:space="0" w:color="auto"/>
        <w:left w:val="single" w:sz="8" w:space="0" w:color="auto"/>
        <w:bottom w:val="single" w:sz="8" w:space="0" w:color="auto"/>
        <w:right w:val="single" w:sz="4" w:space="0" w:color="auto"/>
      </w:pBdr>
      <w:shd w:val="clear" w:color="000000" w:fill="0070C0"/>
      <w:spacing w:before="100" w:beforeAutospacing="1" w:after="100" w:afterAutospacing="1" w:line="240" w:lineRule="auto"/>
      <w:jc w:val="left"/>
    </w:pPr>
    <w:rPr>
      <w:rFonts w:eastAsia="Times New Roman" w:cs="Times New Roman"/>
      <w:szCs w:val="16"/>
      <w:lang w:eastAsia="es-ES"/>
    </w:rPr>
  </w:style>
  <w:style w:type="paragraph" w:customStyle="1" w:styleId="xl89">
    <w:name w:val="xl89"/>
    <w:basedOn w:val="Normal"/>
    <w:rsid w:val="006E1E2D"/>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0">
    <w:name w:val="xl90"/>
    <w:basedOn w:val="Normal"/>
    <w:rsid w:val="006E1E2D"/>
    <w:pPr>
      <w:pBdr>
        <w:top w:val="single" w:sz="4" w:space="0" w:color="auto"/>
        <w:left w:val="single" w:sz="4" w:space="0" w:color="auto"/>
        <w:bottom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1">
    <w:name w:val="xl91"/>
    <w:basedOn w:val="Normal"/>
    <w:rsid w:val="006E1E2D"/>
    <w:pP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2">
    <w:name w:val="xl92"/>
    <w:basedOn w:val="Normal"/>
    <w:rsid w:val="006E1E2D"/>
    <w:pPr>
      <w:pBdr>
        <w:right w:val="single" w:sz="8" w:space="0"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3">
    <w:name w:val="xl93"/>
    <w:basedOn w:val="Normal"/>
    <w:rsid w:val="006E1E2D"/>
    <w:pPr>
      <w:pBdr>
        <w:left w:val="single" w:sz="8" w:space="7" w:color="auto"/>
        <w:right w:val="single" w:sz="8" w:space="0"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4">
    <w:name w:val="xl94"/>
    <w:basedOn w:val="Normal"/>
    <w:rsid w:val="006E1E2D"/>
    <w:pPr>
      <w:pBdr>
        <w:left w:val="single" w:sz="8" w:space="7"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5">
    <w:name w:val="xl95"/>
    <w:basedOn w:val="Normal"/>
    <w:rsid w:val="006E1E2D"/>
    <w:pPr>
      <w:spacing w:before="100" w:beforeAutospacing="1" w:after="100" w:afterAutospacing="1" w:line="240" w:lineRule="auto"/>
      <w:jc w:val="left"/>
    </w:pPr>
    <w:rPr>
      <w:rFonts w:eastAsia="Times New Roman" w:cs="Times New Roman"/>
      <w:b/>
      <w:bCs/>
      <w:szCs w:val="16"/>
      <w:lang w:eastAsia="es-ES"/>
    </w:rPr>
  </w:style>
  <w:style w:type="paragraph" w:customStyle="1" w:styleId="xl96">
    <w:name w:val="xl96"/>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7">
    <w:name w:val="xl97"/>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8">
    <w:name w:val="xl98"/>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9">
    <w:name w:val="xl99"/>
    <w:basedOn w:val="Normal"/>
    <w:rsid w:val="006E1E2D"/>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0">
    <w:name w:val="xl100"/>
    <w:basedOn w:val="Normal"/>
    <w:rsid w:val="006E1E2D"/>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1">
    <w:name w:val="xl10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2">
    <w:name w:val="xl102"/>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b/>
      <w:bCs/>
      <w:szCs w:val="16"/>
      <w:lang w:eastAsia="es-ES"/>
    </w:rPr>
  </w:style>
  <w:style w:type="paragraph" w:customStyle="1" w:styleId="xl103">
    <w:name w:val="xl103"/>
    <w:basedOn w:val="Normal"/>
    <w:rsid w:val="006E1E2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4">
    <w:name w:val="xl104"/>
    <w:basedOn w:val="Normal"/>
    <w:rsid w:val="006E1E2D"/>
    <w:pP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05">
    <w:name w:val="xl105"/>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6">
    <w:name w:val="xl10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7">
    <w:name w:val="xl107"/>
    <w:basedOn w:val="Normal"/>
    <w:rsid w:val="006E1E2D"/>
    <w:pPr>
      <w:pBdr>
        <w:top w:val="single" w:sz="4" w:space="0" w:color="auto"/>
        <w:left w:val="single" w:sz="4" w:space="0" w:color="auto"/>
        <w:bottom w:val="single" w:sz="4" w:space="0" w:color="auto"/>
        <w:right w:val="single" w:sz="8"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8">
    <w:name w:val="xl108"/>
    <w:basedOn w:val="Normal"/>
    <w:rsid w:val="006E1E2D"/>
    <w:pPr>
      <w:pBdr>
        <w:top w:val="single" w:sz="4" w:space="0" w:color="auto"/>
        <w:left w:val="single" w:sz="8"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9">
    <w:name w:val="xl109"/>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10">
    <w:name w:val="xl110"/>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1">
    <w:name w:val="xl11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2">
    <w:name w:val="xl112"/>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3">
    <w:name w:val="xl113"/>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4">
    <w:name w:val="xl114"/>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5">
    <w:name w:val="xl115"/>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6">
    <w:name w:val="xl11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7">
    <w:name w:val="xl117"/>
    <w:basedOn w:val="Normal"/>
    <w:rsid w:val="006E1E2D"/>
    <w:pPr>
      <w:pBdr>
        <w:top w:val="single" w:sz="4" w:space="0" w:color="auto"/>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18">
    <w:name w:val="xl118"/>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b/>
      <w:bCs/>
      <w:szCs w:val="16"/>
      <w:lang w:eastAsia="es-ES"/>
    </w:rPr>
  </w:style>
  <w:style w:type="paragraph" w:customStyle="1" w:styleId="xl119">
    <w:name w:val="xl119"/>
    <w:basedOn w:val="Normal"/>
    <w:rsid w:val="006E1E2D"/>
    <w:pPr>
      <w:shd w:val="clear" w:color="000000" w:fill="FFFFFF"/>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120">
    <w:name w:val="xl120"/>
    <w:basedOn w:val="Normal"/>
    <w:rsid w:val="006E1E2D"/>
    <w:pPr>
      <w:shd w:val="clear" w:color="000000" w:fill="FFFFFF"/>
      <w:spacing w:before="100" w:beforeAutospacing="1" w:after="100" w:afterAutospacing="1" w:line="240" w:lineRule="auto"/>
      <w:jc w:val="left"/>
    </w:pPr>
    <w:rPr>
      <w:rFonts w:eastAsia="Times New Roman" w:cs="Times New Roman"/>
      <w:b/>
      <w:bCs/>
      <w:szCs w:val="16"/>
      <w:lang w:eastAsia="es-ES"/>
    </w:rPr>
  </w:style>
  <w:style w:type="paragraph" w:customStyle="1" w:styleId="xl121">
    <w:name w:val="xl121"/>
    <w:basedOn w:val="Normal"/>
    <w:rsid w:val="006E1E2D"/>
    <w:pPr>
      <w:shd w:val="clear" w:color="000000" w:fill="FFFFFF"/>
      <w:spacing w:before="100" w:beforeAutospacing="1" w:after="100" w:afterAutospacing="1" w:line="240" w:lineRule="auto"/>
      <w:ind w:firstLineChars="200" w:firstLine="200"/>
      <w:jc w:val="left"/>
      <w:textAlignment w:val="center"/>
    </w:pPr>
    <w:rPr>
      <w:rFonts w:eastAsia="Times New Roman" w:cs="Times New Roman"/>
      <w:szCs w:val="16"/>
      <w:lang w:eastAsia="es-ES"/>
    </w:rPr>
  </w:style>
  <w:style w:type="paragraph" w:customStyle="1" w:styleId="xl122">
    <w:name w:val="xl122"/>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szCs w:val="16"/>
      <w:lang w:eastAsia="es-ES"/>
    </w:rPr>
  </w:style>
  <w:style w:type="paragraph" w:customStyle="1" w:styleId="xl123">
    <w:name w:val="xl123"/>
    <w:basedOn w:val="Normal"/>
    <w:rsid w:val="006E1E2D"/>
    <w:pPr>
      <w:shd w:val="clear" w:color="000000" w:fill="FFFFFF"/>
      <w:spacing w:before="100" w:beforeAutospacing="1" w:after="100" w:afterAutospacing="1" w:line="240" w:lineRule="auto"/>
      <w:jc w:val="left"/>
    </w:pPr>
    <w:rPr>
      <w:rFonts w:eastAsia="Times New Roman" w:cs="Times New Roman"/>
      <w:szCs w:val="16"/>
      <w:u w:val="single"/>
      <w:lang w:eastAsia="es-ES"/>
    </w:rPr>
  </w:style>
  <w:style w:type="paragraph" w:customStyle="1" w:styleId="xl124">
    <w:name w:val="xl124"/>
    <w:basedOn w:val="Normal"/>
    <w:rsid w:val="006E1E2D"/>
    <w:pPr>
      <w:pBdr>
        <w:top w:val="single" w:sz="4" w:space="0" w:color="auto"/>
        <w:bottom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25">
    <w:name w:val="xl125"/>
    <w:basedOn w:val="Normal"/>
    <w:rsid w:val="006E1E2D"/>
    <w:pPr>
      <w:pBdr>
        <w:top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26">
    <w:name w:val="xl126"/>
    <w:basedOn w:val="Normal"/>
    <w:rsid w:val="006E1E2D"/>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127">
    <w:name w:val="xl127"/>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28">
    <w:name w:val="xl128"/>
    <w:basedOn w:val="Normal"/>
    <w:rsid w:val="006E1E2D"/>
    <w:pPr>
      <w:shd w:val="clear" w:color="000000" w:fill="FFFFFF"/>
      <w:spacing w:before="100" w:beforeAutospacing="1" w:after="100" w:afterAutospacing="1" w:line="240" w:lineRule="auto"/>
      <w:jc w:val="left"/>
    </w:pPr>
    <w:rPr>
      <w:rFonts w:eastAsia="Times New Roman" w:cs="Times New Roman"/>
      <w:b/>
      <w:bCs/>
      <w:szCs w:val="16"/>
      <w:lang w:eastAsia="es-ES"/>
    </w:rPr>
  </w:style>
  <w:style w:type="paragraph" w:customStyle="1" w:styleId="xl129">
    <w:name w:val="xl129"/>
    <w:basedOn w:val="Normal"/>
    <w:rsid w:val="006E1E2D"/>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30">
    <w:name w:val="xl130"/>
    <w:basedOn w:val="Normal"/>
    <w:rsid w:val="006E1E2D"/>
    <w:pPr>
      <w:shd w:val="clear" w:color="000000" w:fill="FFFFFF"/>
      <w:spacing w:before="100" w:beforeAutospacing="1" w:after="100" w:afterAutospacing="1" w:line="240" w:lineRule="auto"/>
      <w:jc w:val="left"/>
    </w:pPr>
    <w:rPr>
      <w:rFonts w:eastAsia="Times New Roman" w:cs="Times New Roman"/>
      <w:b/>
      <w:bCs/>
      <w:color w:val="375623"/>
      <w:szCs w:val="16"/>
      <w:lang w:eastAsia="es-ES"/>
    </w:rPr>
  </w:style>
  <w:style w:type="paragraph" w:customStyle="1" w:styleId="xl131">
    <w:name w:val="xl131"/>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color w:val="375623"/>
      <w:szCs w:val="16"/>
      <w:lang w:eastAsia="es-ES"/>
    </w:rPr>
  </w:style>
  <w:style w:type="paragraph" w:customStyle="1" w:styleId="xl132">
    <w:name w:val="xl132"/>
    <w:basedOn w:val="Normal"/>
    <w:rsid w:val="006E1E2D"/>
    <w:pPr>
      <w:shd w:val="clear" w:color="000000" w:fill="FFFFFF"/>
      <w:spacing w:before="100" w:beforeAutospacing="1" w:after="100" w:afterAutospacing="1" w:line="240" w:lineRule="auto"/>
      <w:jc w:val="left"/>
    </w:pPr>
    <w:rPr>
      <w:rFonts w:eastAsia="Times New Roman" w:cs="Times New Roman"/>
      <w:b/>
      <w:bCs/>
      <w:color w:val="0070C0"/>
      <w:szCs w:val="16"/>
      <w:lang w:eastAsia="es-ES"/>
    </w:rPr>
  </w:style>
  <w:style w:type="paragraph" w:customStyle="1" w:styleId="xl133">
    <w:name w:val="xl133"/>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color w:val="0070C0"/>
      <w:szCs w:val="16"/>
      <w:lang w:eastAsia="es-ES"/>
    </w:rPr>
  </w:style>
  <w:style w:type="paragraph" w:customStyle="1" w:styleId="xl134">
    <w:name w:val="xl134"/>
    <w:basedOn w:val="Normal"/>
    <w:rsid w:val="006E1E2D"/>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35">
    <w:name w:val="xl135"/>
    <w:basedOn w:val="Normal"/>
    <w:rsid w:val="006E1E2D"/>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36">
    <w:name w:val="xl136"/>
    <w:basedOn w:val="Normal"/>
    <w:rsid w:val="006E1E2D"/>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7">
    <w:name w:val="xl137"/>
    <w:basedOn w:val="Normal"/>
    <w:rsid w:val="006E1E2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8">
    <w:name w:val="xl138"/>
    <w:basedOn w:val="Normal"/>
    <w:rsid w:val="006E1E2D"/>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9">
    <w:name w:val="xl139"/>
    <w:basedOn w:val="Normal"/>
    <w:rsid w:val="006E1E2D"/>
    <w:pPr>
      <w:pBdr>
        <w:top w:val="single" w:sz="4"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40">
    <w:name w:val="xl140"/>
    <w:basedOn w:val="Normal"/>
    <w:rsid w:val="006E1E2D"/>
    <w:pPr>
      <w:pBdr>
        <w:top w:val="single" w:sz="4" w:space="0" w:color="auto"/>
        <w:left w:val="single" w:sz="4" w:space="0" w:color="auto"/>
        <w:bottom w:val="single" w:sz="8"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character" w:styleId="Mencinsinresolver">
    <w:name w:val="Unresolved Mention"/>
    <w:basedOn w:val="Fuentedeprrafopredeter"/>
    <w:uiPriority w:val="99"/>
    <w:semiHidden/>
    <w:unhideWhenUsed/>
    <w:rsid w:val="00E527A5"/>
    <w:rPr>
      <w:color w:val="605E5C"/>
      <w:shd w:val="clear" w:color="auto" w:fill="E1DFDD"/>
    </w:rPr>
  </w:style>
  <w:style w:type="table" w:styleId="Tablaconcuadrcula5oscura-nfasis3">
    <w:name w:val="Grid Table 5 Dark Accent 3"/>
    <w:basedOn w:val="Tablanormal"/>
    <w:uiPriority w:val="50"/>
    <w:rsid w:val="00D207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Codigo">
    <w:name w:val="Codigo"/>
    <w:basedOn w:val="Normal"/>
    <w:link w:val="CodigoCar"/>
    <w:qFormat/>
    <w:rsid w:val="001A3E4B"/>
    <w:pPr>
      <w:pBdr>
        <w:top w:val="single" w:sz="4" w:space="1" w:color="auto"/>
        <w:left w:val="single" w:sz="4" w:space="4" w:color="auto"/>
        <w:bottom w:val="single" w:sz="4" w:space="1" w:color="auto"/>
        <w:right w:val="single" w:sz="4" w:space="4" w:color="auto"/>
      </w:pBdr>
      <w:shd w:val="clear" w:color="auto" w:fill="FFF2CC" w:themeFill="accent4"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ight="284"/>
      <w:jc w:val="left"/>
    </w:pPr>
    <w:rPr>
      <w:rFonts w:ascii="Courier New" w:eastAsia="Times New Roman" w:hAnsi="Courier New" w:cs="Courier New"/>
      <w:szCs w:val="20"/>
      <w:lang w:eastAsia="es-ES"/>
    </w:rPr>
  </w:style>
  <w:style w:type="character" w:customStyle="1" w:styleId="CodigoCar">
    <w:name w:val="Codigo Car"/>
    <w:basedOn w:val="Fuentedeprrafopredeter"/>
    <w:link w:val="Codigo"/>
    <w:rsid w:val="001A3E4B"/>
    <w:rPr>
      <w:rFonts w:ascii="Courier New" w:eastAsia="Times New Roman" w:hAnsi="Courier New" w:cs="Courier New"/>
      <w:sz w:val="16"/>
      <w:szCs w:val="20"/>
      <w:shd w:val="clear" w:color="auto" w:fill="FFF2CC" w:themeFill="accent4" w:themeFillTint="33"/>
      <w:lang w:eastAsia="es-ES"/>
    </w:rPr>
  </w:style>
  <w:style w:type="paragraph" w:styleId="HTMLconformatoprevio">
    <w:name w:val="HTML Preformatted"/>
    <w:basedOn w:val="Normal"/>
    <w:link w:val="HTMLconformatoprevioCar"/>
    <w:uiPriority w:val="99"/>
    <w:semiHidden/>
    <w:unhideWhenUsed/>
    <w:rsid w:val="00CE3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30A6"/>
    <w:rPr>
      <w:rFonts w:ascii="Courier New" w:eastAsia="Times New Roman" w:hAnsi="Courier New" w:cs="Courier New"/>
      <w:sz w:val="20"/>
      <w:szCs w:val="20"/>
      <w:lang w:eastAsia="es-ES"/>
    </w:rPr>
  </w:style>
  <w:style w:type="character" w:customStyle="1" w:styleId="hljs-selector-class">
    <w:name w:val="hljs-selector-class"/>
    <w:basedOn w:val="Fuentedeprrafopredeter"/>
    <w:rsid w:val="004675CD"/>
  </w:style>
  <w:style w:type="character" w:customStyle="1" w:styleId="hljs-keyword">
    <w:name w:val="hljs-keyword"/>
    <w:basedOn w:val="Fuentedeprrafopredeter"/>
    <w:rsid w:val="004675CD"/>
  </w:style>
  <w:style w:type="character" w:customStyle="1" w:styleId="hljs-selector-tag">
    <w:name w:val="hljs-selector-tag"/>
    <w:basedOn w:val="Fuentedeprrafopredeter"/>
    <w:rsid w:val="00467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2348">
      <w:bodyDiv w:val="1"/>
      <w:marLeft w:val="0"/>
      <w:marRight w:val="0"/>
      <w:marTop w:val="0"/>
      <w:marBottom w:val="0"/>
      <w:divBdr>
        <w:top w:val="none" w:sz="0" w:space="0" w:color="auto"/>
        <w:left w:val="none" w:sz="0" w:space="0" w:color="auto"/>
        <w:bottom w:val="none" w:sz="0" w:space="0" w:color="auto"/>
        <w:right w:val="none" w:sz="0" w:space="0" w:color="auto"/>
      </w:divBdr>
      <w:divsChild>
        <w:div w:id="2039625708">
          <w:marLeft w:val="0"/>
          <w:marRight w:val="0"/>
          <w:marTop w:val="0"/>
          <w:marBottom w:val="0"/>
          <w:divBdr>
            <w:top w:val="none" w:sz="0" w:space="0" w:color="auto"/>
            <w:left w:val="none" w:sz="0" w:space="0" w:color="auto"/>
            <w:bottom w:val="none" w:sz="0" w:space="0" w:color="auto"/>
            <w:right w:val="none" w:sz="0" w:space="0" w:color="auto"/>
          </w:divBdr>
          <w:divsChild>
            <w:div w:id="515971745">
              <w:marLeft w:val="0"/>
              <w:marRight w:val="0"/>
              <w:marTop w:val="0"/>
              <w:marBottom w:val="0"/>
              <w:divBdr>
                <w:top w:val="none" w:sz="0" w:space="0" w:color="auto"/>
                <w:left w:val="none" w:sz="0" w:space="0" w:color="auto"/>
                <w:bottom w:val="none" w:sz="0" w:space="0" w:color="auto"/>
                <w:right w:val="none" w:sz="0" w:space="0" w:color="auto"/>
              </w:divBdr>
            </w:div>
            <w:div w:id="1958641620">
              <w:marLeft w:val="0"/>
              <w:marRight w:val="0"/>
              <w:marTop w:val="0"/>
              <w:marBottom w:val="0"/>
              <w:divBdr>
                <w:top w:val="none" w:sz="0" w:space="0" w:color="auto"/>
                <w:left w:val="none" w:sz="0" w:space="0" w:color="auto"/>
                <w:bottom w:val="none" w:sz="0" w:space="0" w:color="auto"/>
                <w:right w:val="none" w:sz="0" w:space="0" w:color="auto"/>
              </w:divBdr>
              <w:divsChild>
                <w:div w:id="1752970644">
                  <w:marLeft w:val="0"/>
                  <w:marRight w:val="0"/>
                  <w:marTop w:val="0"/>
                  <w:marBottom w:val="0"/>
                  <w:divBdr>
                    <w:top w:val="none" w:sz="0" w:space="0" w:color="auto"/>
                    <w:left w:val="none" w:sz="0" w:space="0" w:color="auto"/>
                    <w:bottom w:val="none" w:sz="0" w:space="0" w:color="auto"/>
                    <w:right w:val="none" w:sz="0" w:space="0" w:color="auto"/>
                  </w:divBdr>
                  <w:divsChild>
                    <w:div w:id="7890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8251">
      <w:bodyDiv w:val="1"/>
      <w:marLeft w:val="0"/>
      <w:marRight w:val="0"/>
      <w:marTop w:val="0"/>
      <w:marBottom w:val="0"/>
      <w:divBdr>
        <w:top w:val="none" w:sz="0" w:space="0" w:color="auto"/>
        <w:left w:val="none" w:sz="0" w:space="0" w:color="auto"/>
        <w:bottom w:val="none" w:sz="0" w:space="0" w:color="auto"/>
        <w:right w:val="none" w:sz="0" w:space="0" w:color="auto"/>
      </w:divBdr>
    </w:div>
    <w:div w:id="468520149">
      <w:bodyDiv w:val="1"/>
      <w:marLeft w:val="0"/>
      <w:marRight w:val="0"/>
      <w:marTop w:val="0"/>
      <w:marBottom w:val="0"/>
      <w:divBdr>
        <w:top w:val="none" w:sz="0" w:space="0" w:color="auto"/>
        <w:left w:val="none" w:sz="0" w:space="0" w:color="auto"/>
        <w:bottom w:val="none" w:sz="0" w:space="0" w:color="auto"/>
        <w:right w:val="none" w:sz="0" w:space="0" w:color="auto"/>
      </w:divBdr>
    </w:div>
    <w:div w:id="579868017">
      <w:bodyDiv w:val="1"/>
      <w:marLeft w:val="0"/>
      <w:marRight w:val="0"/>
      <w:marTop w:val="0"/>
      <w:marBottom w:val="0"/>
      <w:divBdr>
        <w:top w:val="none" w:sz="0" w:space="0" w:color="auto"/>
        <w:left w:val="none" w:sz="0" w:space="0" w:color="auto"/>
        <w:bottom w:val="none" w:sz="0" w:space="0" w:color="auto"/>
        <w:right w:val="none" w:sz="0" w:space="0" w:color="auto"/>
      </w:divBdr>
    </w:div>
    <w:div w:id="786121203">
      <w:bodyDiv w:val="1"/>
      <w:marLeft w:val="0"/>
      <w:marRight w:val="0"/>
      <w:marTop w:val="0"/>
      <w:marBottom w:val="0"/>
      <w:divBdr>
        <w:top w:val="none" w:sz="0" w:space="0" w:color="auto"/>
        <w:left w:val="none" w:sz="0" w:space="0" w:color="auto"/>
        <w:bottom w:val="none" w:sz="0" w:space="0" w:color="auto"/>
        <w:right w:val="none" w:sz="0" w:space="0" w:color="auto"/>
      </w:divBdr>
      <w:divsChild>
        <w:div w:id="1122114256">
          <w:marLeft w:val="0"/>
          <w:marRight w:val="0"/>
          <w:marTop w:val="0"/>
          <w:marBottom w:val="0"/>
          <w:divBdr>
            <w:top w:val="none" w:sz="0" w:space="0" w:color="auto"/>
            <w:left w:val="none" w:sz="0" w:space="0" w:color="auto"/>
            <w:bottom w:val="none" w:sz="0" w:space="0" w:color="auto"/>
            <w:right w:val="none" w:sz="0" w:space="0" w:color="auto"/>
          </w:divBdr>
        </w:div>
        <w:div w:id="1299605048">
          <w:marLeft w:val="0"/>
          <w:marRight w:val="0"/>
          <w:marTop w:val="0"/>
          <w:marBottom w:val="0"/>
          <w:divBdr>
            <w:top w:val="none" w:sz="0" w:space="0" w:color="auto"/>
            <w:left w:val="none" w:sz="0" w:space="0" w:color="auto"/>
            <w:bottom w:val="none" w:sz="0" w:space="0" w:color="auto"/>
            <w:right w:val="none" w:sz="0" w:space="0" w:color="auto"/>
          </w:divBdr>
        </w:div>
        <w:div w:id="325135140">
          <w:marLeft w:val="0"/>
          <w:marRight w:val="0"/>
          <w:marTop w:val="0"/>
          <w:marBottom w:val="0"/>
          <w:divBdr>
            <w:top w:val="none" w:sz="0" w:space="0" w:color="auto"/>
            <w:left w:val="none" w:sz="0" w:space="0" w:color="auto"/>
            <w:bottom w:val="none" w:sz="0" w:space="0" w:color="auto"/>
            <w:right w:val="none" w:sz="0" w:space="0" w:color="auto"/>
          </w:divBdr>
        </w:div>
        <w:div w:id="2138134118">
          <w:marLeft w:val="0"/>
          <w:marRight w:val="0"/>
          <w:marTop w:val="0"/>
          <w:marBottom w:val="0"/>
          <w:divBdr>
            <w:top w:val="none" w:sz="0" w:space="0" w:color="auto"/>
            <w:left w:val="none" w:sz="0" w:space="0" w:color="auto"/>
            <w:bottom w:val="none" w:sz="0" w:space="0" w:color="auto"/>
            <w:right w:val="none" w:sz="0" w:space="0" w:color="auto"/>
          </w:divBdr>
        </w:div>
      </w:divsChild>
    </w:div>
    <w:div w:id="793207326">
      <w:bodyDiv w:val="1"/>
      <w:marLeft w:val="0"/>
      <w:marRight w:val="0"/>
      <w:marTop w:val="0"/>
      <w:marBottom w:val="0"/>
      <w:divBdr>
        <w:top w:val="none" w:sz="0" w:space="0" w:color="auto"/>
        <w:left w:val="none" w:sz="0" w:space="0" w:color="auto"/>
        <w:bottom w:val="none" w:sz="0" w:space="0" w:color="auto"/>
        <w:right w:val="none" w:sz="0" w:space="0" w:color="auto"/>
      </w:divBdr>
    </w:div>
    <w:div w:id="883103609">
      <w:bodyDiv w:val="1"/>
      <w:marLeft w:val="0"/>
      <w:marRight w:val="0"/>
      <w:marTop w:val="0"/>
      <w:marBottom w:val="0"/>
      <w:divBdr>
        <w:top w:val="none" w:sz="0" w:space="0" w:color="auto"/>
        <w:left w:val="none" w:sz="0" w:space="0" w:color="auto"/>
        <w:bottom w:val="none" w:sz="0" w:space="0" w:color="auto"/>
        <w:right w:val="none" w:sz="0" w:space="0" w:color="auto"/>
      </w:divBdr>
    </w:div>
    <w:div w:id="897668189">
      <w:bodyDiv w:val="1"/>
      <w:marLeft w:val="0"/>
      <w:marRight w:val="0"/>
      <w:marTop w:val="0"/>
      <w:marBottom w:val="0"/>
      <w:divBdr>
        <w:top w:val="none" w:sz="0" w:space="0" w:color="auto"/>
        <w:left w:val="none" w:sz="0" w:space="0" w:color="auto"/>
        <w:bottom w:val="none" w:sz="0" w:space="0" w:color="auto"/>
        <w:right w:val="none" w:sz="0" w:space="0" w:color="auto"/>
      </w:divBdr>
    </w:div>
    <w:div w:id="941456787">
      <w:bodyDiv w:val="1"/>
      <w:marLeft w:val="0"/>
      <w:marRight w:val="0"/>
      <w:marTop w:val="0"/>
      <w:marBottom w:val="0"/>
      <w:divBdr>
        <w:top w:val="none" w:sz="0" w:space="0" w:color="auto"/>
        <w:left w:val="none" w:sz="0" w:space="0" w:color="auto"/>
        <w:bottom w:val="none" w:sz="0" w:space="0" w:color="auto"/>
        <w:right w:val="none" w:sz="0" w:space="0" w:color="auto"/>
      </w:divBdr>
      <w:divsChild>
        <w:div w:id="1133325024">
          <w:marLeft w:val="0"/>
          <w:marRight w:val="0"/>
          <w:marTop w:val="0"/>
          <w:marBottom w:val="0"/>
          <w:divBdr>
            <w:top w:val="none" w:sz="0" w:space="0" w:color="auto"/>
            <w:left w:val="none" w:sz="0" w:space="0" w:color="auto"/>
            <w:bottom w:val="none" w:sz="0" w:space="0" w:color="auto"/>
            <w:right w:val="none" w:sz="0" w:space="0" w:color="auto"/>
          </w:divBdr>
          <w:divsChild>
            <w:div w:id="487552769">
              <w:marLeft w:val="0"/>
              <w:marRight w:val="0"/>
              <w:marTop w:val="0"/>
              <w:marBottom w:val="0"/>
              <w:divBdr>
                <w:top w:val="none" w:sz="0" w:space="0" w:color="auto"/>
                <w:left w:val="none" w:sz="0" w:space="0" w:color="auto"/>
                <w:bottom w:val="none" w:sz="0" w:space="0" w:color="auto"/>
                <w:right w:val="none" w:sz="0" w:space="0" w:color="auto"/>
              </w:divBdr>
            </w:div>
            <w:div w:id="293876981">
              <w:marLeft w:val="0"/>
              <w:marRight w:val="0"/>
              <w:marTop w:val="0"/>
              <w:marBottom w:val="0"/>
              <w:divBdr>
                <w:top w:val="none" w:sz="0" w:space="0" w:color="auto"/>
                <w:left w:val="none" w:sz="0" w:space="0" w:color="auto"/>
                <w:bottom w:val="none" w:sz="0" w:space="0" w:color="auto"/>
                <w:right w:val="none" w:sz="0" w:space="0" w:color="auto"/>
              </w:divBdr>
              <w:divsChild>
                <w:div w:id="1505120933">
                  <w:marLeft w:val="0"/>
                  <w:marRight w:val="0"/>
                  <w:marTop w:val="0"/>
                  <w:marBottom w:val="0"/>
                  <w:divBdr>
                    <w:top w:val="none" w:sz="0" w:space="0" w:color="auto"/>
                    <w:left w:val="none" w:sz="0" w:space="0" w:color="auto"/>
                    <w:bottom w:val="none" w:sz="0" w:space="0" w:color="auto"/>
                    <w:right w:val="none" w:sz="0" w:space="0" w:color="auto"/>
                  </w:divBdr>
                  <w:divsChild>
                    <w:div w:id="2968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0734">
      <w:bodyDiv w:val="1"/>
      <w:marLeft w:val="0"/>
      <w:marRight w:val="0"/>
      <w:marTop w:val="0"/>
      <w:marBottom w:val="0"/>
      <w:divBdr>
        <w:top w:val="none" w:sz="0" w:space="0" w:color="auto"/>
        <w:left w:val="none" w:sz="0" w:space="0" w:color="auto"/>
        <w:bottom w:val="none" w:sz="0" w:space="0" w:color="auto"/>
        <w:right w:val="none" w:sz="0" w:space="0" w:color="auto"/>
      </w:divBdr>
    </w:div>
    <w:div w:id="1035304598">
      <w:bodyDiv w:val="1"/>
      <w:marLeft w:val="0"/>
      <w:marRight w:val="0"/>
      <w:marTop w:val="0"/>
      <w:marBottom w:val="0"/>
      <w:divBdr>
        <w:top w:val="none" w:sz="0" w:space="0" w:color="auto"/>
        <w:left w:val="none" w:sz="0" w:space="0" w:color="auto"/>
        <w:bottom w:val="none" w:sz="0" w:space="0" w:color="auto"/>
        <w:right w:val="none" w:sz="0" w:space="0" w:color="auto"/>
      </w:divBdr>
    </w:div>
    <w:div w:id="1195923703">
      <w:bodyDiv w:val="1"/>
      <w:marLeft w:val="0"/>
      <w:marRight w:val="0"/>
      <w:marTop w:val="0"/>
      <w:marBottom w:val="0"/>
      <w:divBdr>
        <w:top w:val="none" w:sz="0" w:space="0" w:color="auto"/>
        <w:left w:val="none" w:sz="0" w:space="0" w:color="auto"/>
        <w:bottom w:val="none" w:sz="0" w:space="0" w:color="auto"/>
        <w:right w:val="none" w:sz="0" w:space="0" w:color="auto"/>
      </w:divBdr>
    </w:div>
    <w:div w:id="1464619288">
      <w:bodyDiv w:val="1"/>
      <w:marLeft w:val="0"/>
      <w:marRight w:val="0"/>
      <w:marTop w:val="0"/>
      <w:marBottom w:val="0"/>
      <w:divBdr>
        <w:top w:val="none" w:sz="0" w:space="0" w:color="auto"/>
        <w:left w:val="none" w:sz="0" w:space="0" w:color="auto"/>
        <w:bottom w:val="none" w:sz="0" w:space="0" w:color="auto"/>
        <w:right w:val="none" w:sz="0" w:space="0" w:color="auto"/>
      </w:divBdr>
      <w:divsChild>
        <w:div w:id="438455370">
          <w:marLeft w:val="0"/>
          <w:marRight w:val="0"/>
          <w:marTop w:val="0"/>
          <w:marBottom w:val="0"/>
          <w:divBdr>
            <w:top w:val="none" w:sz="0" w:space="0" w:color="auto"/>
            <w:left w:val="none" w:sz="0" w:space="0" w:color="auto"/>
            <w:bottom w:val="none" w:sz="0" w:space="0" w:color="auto"/>
            <w:right w:val="none" w:sz="0" w:space="0" w:color="auto"/>
          </w:divBdr>
        </w:div>
        <w:div w:id="1837115376">
          <w:marLeft w:val="0"/>
          <w:marRight w:val="0"/>
          <w:marTop w:val="0"/>
          <w:marBottom w:val="0"/>
          <w:divBdr>
            <w:top w:val="none" w:sz="0" w:space="0" w:color="auto"/>
            <w:left w:val="none" w:sz="0" w:space="0" w:color="auto"/>
            <w:bottom w:val="none" w:sz="0" w:space="0" w:color="auto"/>
            <w:right w:val="none" w:sz="0" w:space="0" w:color="auto"/>
          </w:divBdr>
        </w:div>
        <w:div w:id="1220435793">
          <w:marLeft w:val="0"/>
          <w:marRight w:val="0"/>
          <w:marTop w:val="0"/>
          <w:marBottom w:val="0"/>
          <w:divBdr>
            <w:top w:val="none" w:sz="0" w:space="0" w:color="auto"/>
            <w:left w:val="none" w:sz="0" w:space="0" w:color="auto"/>
            <w:bottom w:val="none" w:sz="0" w:space="0" w:color="auto"/>
            <w:right w:val="none" w:sz="0" w:space="0" w:color="auto"/>
          </w:divBdr>
        </w:div>
      </w:divsChild>
    </w:div>
    <w:div w:id="1622295893">
      <w:bodyDiv w:val="1"/>
      <w:marLeft w:val="0"/>
      <w:marRight w:val="0"/>
      <w:marTop w:val="0"/>
      <w:marBottom w:val="0"/>
      <w:divBdr>
        <w:top w:val="none" w:sz="0" w:space="0" w:color="auto"/>
        <w:left w:val="none" w:sz="0" w:space="0" w:color="auto"/>
        <w:bottom w:val="none" w:sz="0" w:space="0" w:color="auto"/>
        <w:right w:val="none" w:sz="0" w:space="0" w:color="auto"/>
      </w:divBdr>
      <w:divsChild>
        <w:div w:id="1552764453">
          <w:marLeft w:val="0"/>
          <w:marRight w:val="0"/>
          <w:marTop w:val="0"/>
          <w:marBottom w:val="0"/>
          <w:divBdr>
            <w:top w:val="none" w:sz="0" w:space="0" w:color="auto"/>
            <w:left w:val="none" w:sz="0" w:space="0" w:color="auto"/>
            <w:bottom w:val="none" w:sz="0" w:space="0" w:color="auto"/>
            <w:right w:val="none" w:sz="0" w:space="0" w:color="auto"/>
          </w:divBdr>
        </w:div>
        <w:div w:id="72432719">
          <w:marLeft w:val="0"/>
          <w:marRight w:val="0"/>
          <w:marTop w:val="0"/>
          <w:marBottom w:val="0"/>
          <w:divBdr>
            <w:top w:val="none" w:sz="0" w:space="0" w:color="auto"/>
            <w:left w:val="none" w:sz="0" w:space="0" w:color="auto"/>
            <w:bottom w:val="none" w:sz="0" w:space="0" w:color="auto"/>
            <w:right w:val="none" w:sz="0" w:space="0" w:color="auto"/>
          </w:divBdr>
        </w:div>
        <w:div w:id="1222903394">
          <w:marLeft w:val="0"/>
          <w:marRight w:val="0"/>
          <w:marTop w:val="0"/>
          <w:marBottom w:val="0"/>
          <w:divBdr>
            <w:top w:val="none" w:sz="0" w:space="0" w:color="auto"/>
            <w:left w:val="none" w:sz="0" w:space="0" w:color="auto"/>
            <w:bottom w:val="none" w:sz="0" w:space="0" w:color="auto"/>
            <w:right w:val="none" w:sz="0" w:space="0" w:color="auto"/>
          </w:divBdr>
        </w:div>
      </w:divsChild>
    </w:div>
    <w:div w:id="1798178402">
      <w:bodyDiv w:val="1"/>
      <w:marLeft w:val="0"/>
      <w:marRight w:val="0"/>
      <w:marTop w:val="0"/>
      <w:marBottom w:val="0"/>
      <w:divBdr>
        <w:top w:val="none" w:sz="0" w:space="0" w:color="auto"/>
        <w:left w:val="none" w:sz="0" w:space="0" w:color="auto"/>
        <w:bottom w:val="none" w:sz="0" w:space="0" w:color="auto"/>
        <w:right w:val="none" w:sz="0" w:space="0" w:color="auto"/>
      </w:divBdr>
      <w:divsChild>
        <w:div w:id="870143129">
          <w:marLeft w:val="0"/>
          <w:marRight w:val="0"/>
          <w:marTop w:val="0"/>
          <w:marBottom w:val="0"/>
          <w:divBdr>
            <w:top w:val="none" w:sz="0" w:space="0" w:color="auto"/>
            <w:left w:val="none" w:sz="0" w:space="0" w:color="auto"/>
            <w:bottom w:val="none" w:sz="0" w:space="0" w:color="auto"/>
            <w:right w:val="none" w:sz="0" w:space="0" w:color="auto"/>
          </w:divBdr>
        </w:div>
        <w:div w:id="1344278208">
          <w:marLeft w:val="0"/>
          <w:marRight w:val="0"/>
          <w:marTop w:val="0"/>
          <w:marBottom w:val="0"/>
          <w:divBdr>
            <w:top w:val="none" w:sz="0" w:space="0" w:color="auto"/>
            <w:left w:val="none" w:sz="0" w:space="0" w:color="auto"/>
            <w:bottom w:val="none" w:sz="0" w:space="0" w:color="auto"/>
            <w:right w:val="none" w:sz="0" w:space="0" w:color="auto"/>
          </w:divBdr>
        </w:div>
        <w:div w:id="1638490585">
          <w:marLeft w:val="0"/>
          <w:marRight w:val="0"/>
          <w:marTop w:val="0"/>
          <w:marBottom w:val="0"/>
          <w:divBdr>
            <w:top w:val="none" w:sz="0" w:space="0" w:color="auto"/>
            <w:left w:val="none" w:sz="0" w:space="0" w:color="auto"/>
            <w:bottom w:val="none" w:sz="0" w:space="0" w:color="auto"/>
            <w:right w:val="none" w:sz="0" w:space="0" w:color="auto"/>
          </w:divBdr>
        </w:div>
      </w:divsChild>
    </w:div>
    <w:div w:id="1881549053">
      <w:bodyDiv w:val="1"/>
      <w:marLeft w:val="0"/>
      <w:marRight w:val="0"/>
      <w:marTop w:val="0"/>
      <w:marBottom w:val="0"/>
      <w:divBdr>
        <w:top w:val="none" w:sz="0" w:space="0" w:color="auto"/>
        <w:left w:val="none" w:sz="0" w:space="0" w:color="auto"/>
        <w:bottom w:val="none" w:sz="0" w:space="0" w:color="auto"/>
        <w:right w:val="none" w:sz="0" w:space="0" w:color="auto"/>
      </w:divBdr>
      <w:divsChild>
        <w:div w:id="251940142">
          <w:marLeft w:val="0"/>
          <w:marRight w:val="0"/>
          <w:marTop w:val="0"/>
          <w:marBottom w:val="0"/>
          <w:divBdr>
            <w:top w:val="single" w:sz="2" w:space="0" w:color="auto"/>
            <w:left w:val="single" w:sz="2" w:space="0" w:color="auto"/>
            <w:bottom w:val="single" w:sz="6" w:space="0" w:color="auto"/>
            <w:right w:val="single" w:sz="2" w:space="0" w:color="auto"/>
          </w:divBdr>
          <w:divsChild>
            <w:div w:id="723870737">
              <w:marLeft w:val="0"/>
              <w:marRight w:val="0"/>
              <w:marTop w:val="100"/>
              <w:marBottom w:val="100"/>
              <w:divBdr>
                <w:top w:val="single" w:sz="2" w:space="0" w:color="D9D9E3"/>
                <w:left w:val="single" w:sz="2" w:space="0" w:color="D9D9E3"/>
                <w:bottom w:val="single" w:sz="2" w:space="0" w:color="D9D9E3"/>
                <w:right w:val="single" w:sz="2" w:space="0" w:color="D9D9E3"/>
              </w:divBdr>
              <w:divsChild>
                <w:div w:id="570432151">
                  <w:marLeft w:val="0"/>
                  <w:marRight w:val="0"/>
                  <w:marTop w:val="0"/>
                  <w:marBottom w:val="0"/>
                  <w:divBdr>
                    <w:top w:val="single" w:sz="2" w:space="0" w:color="D9D9E3"/>
                    <w:left w:val="single" w:sz="2" w:space="0" w:color="D9D9E3"/>
                    <w:bottom w:val="single" w:sz="2" w:space="0" w:color="D9D9E3"/>
                    <w:right w:val="single" w:sz="2" w:space="0" w:color="D9D9E3"/>
                  </w:divBdr>
                  <w:divsChild>
                    <w:div w:id="95247603">
                      <w:marLeft w:val="0"/>
                      <w:marRight w:val="0"/>
                      <w:marTop w:val="0"/>
                      <w:marBottom w:val="0"/>
                      <w:divBdr>
                        <w:top w:val="single" w:sz="2" w:space="0" w:color="D9D9E3"/>
                        <w:left w:val="single" w:sz="2" w:space="0" w:color="D9D9E3"/>
                        <w:bottom w:val="single" w:sz="2" w:space="0" w:color="D9D9E3"/>
                        <w:right w:val="single" w:sz="2" w:space="0" w:color="D9D9E3"/>
                      </w:divBdr>
                      <w:divsChild>
                        <w:div w:id="620186699">
                          <w:marLeft w:val="0"/>
                          <w:marRight w:val="0"/>
                          <w:marTop w:val="0"/>
                          <w:marBottom w:val="0"/>
                          <w:divBdr>
                            <w:top w:val="single" w:sz="2" w:space="0" w:color="D9D9E3"/>
                            <w:left w:val="single" w:sz="2" w:space="0" w:color="D9D9E3"/>
                            <w:bottom w:val="single" w:sz="2" w:space="0" w:color="D9D9E3"/>
                            <w:right w:val="single" w:sz="2" w:space="0" w:color="D9D9E3"/>
                          </w:divBdr>
                          <w:divsChild>
                            <w:div w:id="662198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317525">
                      <w:marLeft w:val="0"/>
                      <w:marRight w:val="0"/>
                      <w:marTop w:val="0"/>
                      <w:marBottom w:val="0"/>
                      <w:divBdr>
                        <w:top w:val="single" w:sz="2" w:space="0" w:color="D9D9E3"/>
                        <w:left w:val="single" w:sz="2" w:space="0" w:color="D9D9E3"/>
                        <w:bottom w:val="single" w:sz="2" w:space="0" w:color="D9D9E3"/>
                        <w:right w:val="single" w:sz="2" w:space="0" w:color="D9D9E3"/>
                      </w:divBdr>
                      <w:divsChild>
                        <w:div w:id="2005163533">
                          <w:marLeft w:val="0"/>
                          <w:marRight w:val="0"/>
                          <w:marTop w:val="0"/>
                          <w:marBottom w:val="0"/>
                          <w:divBdr>
                            <w:top w:val="single" w:sz="2" w:space="0" w:color="D9D9E3"/>
                            <w:left w:val="single" w:sz="2" w:space="0" w:color="D9D9E3"/>
                            <w:bottom w:val="single" w:sz="2" w:space="0" w:color="D9D9E3"/>
                            <w:right w:val="single" w:sz="2" w:space="0" w:color="D9D9E3"/>
                          </w:divBdr>
                          <w:divsChild>
                            <w:div w:id="1265184351">
                              <w:marLeft w:val="0"/>
                              <w:marRight w:val="0"/>
                              <w:marTop w:val="0"/>
                              <w:marBottom w:val="0"/>
                              <w:divBdr>
                                <w:top w:val="single" w:sz="2" w:space="0" w:color="D9D9E3"/>
                                <w:left w:val="single" w:sz="2" w:space="0" w:color="D9D9E3"/>
                                <w:bottom w:val="single" w:sz="2" w:space="0" w:color="D9D9E3"/>
                                <w:right w:val="single" w:sz="2" w:space="0" w:color="D9D9E3"/>
                              </w:divBdr>
                              <w:divsChild>
                                <w:div w:id="1003898603">
                                  <w:marLeft w:val="0"/>
                                  <w:marRight w:val="0"/>
                                  <w:marTop w:val="0"/>
                                  <w:marBottom w:val="0"/>
                                  <w:divBdr>
                                    <w:top w:val="single" w:sz="2" w:space="0" w:color="D9D9E3"/>
                                    <w:left w:val="single" w:sz="2" w:space="0" w:color="D9D9E3"/>
                                    <w:bottom w:val="single" w:sz="2" w:space="0" w:color="D9D9E3"/>
                                    <w:right w:val="single" w:sz="2" w:space="0" w:color="D9D9E3"/>
                                  </w:divBdr>
                                  <w:divsChild>
                                    <w:div w:id="19438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5353315">
          <w:marLeft w:val="0"/>
          <w:marRight w:val="0"/>
          <w:marTop w:val="0"/>
          <w:marBottom w:val="0"/>
          <w:divBdr>
            <w:top w:val="single" w:sz="2" w:space="0" w:color="auto"/>
            <w:left w:val="single" w:sz="2" w:space="0" w:color="auto"/>
            <w:bottom w:val="single" w:sz="6" w:space="0" w:color="auto"/>
            <w:right w:val="single" w:sz="2" w:space="0" w:color="auto"/>
          </w:divBdr>
          <w:divsChild>
            <w:div w:id="1026369756">
              <w:marLeft w:val="0"/>
              <w:marRight w:val="0"/>
              <w:marTop w:val="100"/>
              <w:marBottom w:val="100"/>
              <w:divBdr>
                <w:top w:val="single" w:sz="2" w:space="0" w:color="D9D9E3"/>
                <w:left w:val="single" w:sz="2" w:space="0" w:color="D9D9E3"/>
                <w:bottom w:val="single" w:sz="2" w:space="0" w:color="D9D9E3"/>
                <w:right w:val="single" w:sz="2" w:space="0" w:color="D9D9E3"/>
              </w:divBdr>
              <w:divsChild>
                <w:div w:id="420030075">
                  <w:marLeft w:val="0"/>
                  <w:marRight w:val="0"/>
                  <w:marTop w:val="0"/>
                  <w:marBottom w:val="0"/>
                  <w:divBdr>
                    <w:top w:val="single" w:sz="2" w:space="0" w:color="D9D9E3"/>
                    <w:left w:val="single" w:sz="2" w:space="0" w:color="D9D9E3"/>
                    <w:bottom w:val="single" w:sz="2" w:space="0" w:color="D9D9E3"/>
                    <w:right w:val="single" w:sz="2" w:space="0" w:color="D9D9E3"/>
                  </w:divBdr>
                  <w:divsChild>
                    <w:div w:id="1247614126">
                      <w:marLeft w:val="0"/>
                      <w:marRight w:val="0"/>
                      <w:marTop w:val="0"/>
                      <w:marBottom w:val="0"/>
                      <w:divBdr>
                        <w:top w:val="single" w:sz="2" w:space="0" w:color="D9D9E3"/>
                        <w:left w:val="single" w:sz="2" w:space="0" w:color="D9D9E3"/>
                        <w:bottom w:val="single" w:sz="2" w:space="0" w:color="D9D9E3"/>
                        <w:right w:val="single" w:sz="2" w:space="0" w:color="D9D9E3"/>
                      </w:divBdr>
                      <w:divsChild>
                        <w:div w:id="653069755">
                          <w:marLeft w:val="0"/>
                          <w:marRight w:val="0"/>
                          <w:marTop w:val="0"/>
                          <w:marBottom w:val="0"/>
                          <w:divBdr>
                            <w:top w:val="single" w:sz="2" w:space="0" w:color="D9D9E3"/>
                            <w:left w:val="single" w:sz="2" w:space="0" w:color="D9D9E3"/>
                            <w:bottom w:val="single" w:sz="2" w:space="0" w:color="D9D9E3"/>
                            <w:right w:val="single" w:sz="2" w:space="0" w:color="D9D9E3"/>
                          </w:divBdr>
                          <w:divsChild>
                            <w:div w:id="692071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304219">
                      <w:marLeft w:val="0"/>
                      <w:marRight w:val="0"/>
                      <w:marTop w:val="0"/>
                      <w:marBottom w:val="0"/>
                      <w:divBdr>
                        <w:top w:val="single" w:sz="2" w:space="0" w:color="D9D9E3"/>
                        <w:left w:val="single" w:sz="2" w:space="0" w:color="D9D9E3"/>
                        <w:bottom w:val="single" w:sz="2" w:space="0" w:color="D9D9E3"/>
                        <w:right w:val="single" w:sz="2" w:space="0" w:color="D9D9E3"/>
                      </w:divBdr>
                      <w:divsChild>
                        <w:div w:id="1301181854">
                          <w:marLeft w:val="0"/>
                          <w:marRight w:val="0"/>
                          <w:marTop w:val="0"/>
                          <w:marBottom w:val="0"/>
                          <w:divBdr>
                            <w:top w:val="single" w:sz="2" w:space="0" w:color="D9D9E3"/>
                            <w:left w:val="single" w:sz="2" w:space="0" w:color="D9D9E3"/>
                            <w:bottom w:val="single" w:sz="2" w:space="0" w:color="D9D9E3"/>
                            <w:right w:val="single" w:sz="2" w:space="0" w:color="D9D9E3"/>
                          </w:divBdr>
                          <w:divsChild>
                            <w:div w:id="539130997">
                              <w:marLeft w:val="0"/>
                              <w:marRight w:val="0"/>
                              <w:marTop w:val="0"/>
                              <w:marBottom w:val="0"/>
                              <w:divBdr>
                                <w:top w:val="single" w:sz="2" w:space="0" w:color="D9D9E3"/>
                                <w:left w:val="single" w:sz="2" w:space="0" w:color="D9D9E3"/>
                                <w:bottom w:val="single" w:sz="2" w:space="0" w:color="D9D9E3"/>
                                <w:right w:val="single" w:sz="2" w:space="0" w:color="D9D9E3"/>
                              </w:divBdr>
                              <w:divsChild>
                                <w:div w:id="1269391708">
                                  <w:marLeft w:val="0"/>
                                  <w:marRight w:val="0"/>
                                  <w:marTop w:val="0"/>
                                  <w:marBottom w:val="0"/>
                                  <w:divBdr>
                                    <w:top w:val="single" w:sz="2" w:space="0" w:color="D9D9E3"/>
                                    <w:left w:val="single" w:sz="2" w:space="0" w:color="D9D9E3"/>
                                    <w:bottom w:val="single" w:sz="2" w:space="0" w:color="D9D9E3"/>
                                    <w:right w:val="single" w:sz="2" w:space="0" w:color="D9D9E3"/>
                                  </w:divBdr>
                                  <w:divsChild>
                                    <w:div w:id="188509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1317741">
          <w:marLeft w:val="0"/>
          <w:marRight w:val="0"/>
          <w:marTop w:val="0"/>
          <w:marBottom w:val="0"/>
          <w:divBdr>
            <w:top w:val="single" w:sz="2" w:space="0" w:color="auto"/>
            <w:left w:val="single" w:sz="2" w:space="0" w:color="auto"/>
            <w:bottom w:val="single" w:sz="6" w:space="0" w:color="auto"/>
            <w:right w:val="single" w:sz="2" w:space="0" w:color="auto"/>
          </w:divBdr>
          <w:divsChild>
            <w:div w:id="846797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041200">
                  <w:marLeft w:val="0"/>
                  <w:marRight w:val="0"/>
                  <w:marTop w:val="0"/>
                  <w:marBottom w:val="0"/>
                  <w:divBdr>
                    <w:top w:val="single" w:sz="2" w:space="0" w:color="D9D9E3"/>
                    <w:left w:val="single" w:sz="2" w:space="0" w:color="D9D9E3"/>
                    <w:bottom w:val="single" w:sz="2" w:space="0" w:color="D9D9E3"/>
                    <w:right w:val="single" w:sz="2" w:space="0" w:color="D9D9E3"/>
                  </w:divBdr>
                  <w:divsChild>
                    <w:div w:id="1620456091">
                      <w:marLeft w:val="0"/>
                      <w:marRight w:val="0"/>
                      <w:marTop w:val="0"/>
                      <w:marBottom w:val="0"/>
                      <w:divBdr>
                        <w:top w:val="single" w:sz="2" w:space="0" w:color="D9D9E3"/>
                        <w:left w:val="single" w:sz="2" w:space="0" w:color="D9D9E3"/>
                        <w:bottom w:val="single" w:sz="2" w:space="0" w:color="D9D9E3"/>
                        <w:right w:val="single" w:sz="2" w:space="0" w:color="D9D9E3"/>
                      </w:divBdr>
                      <w:divsChild>
                        <w:div w:id="699090167">
                          <w:marLeft w:val="0"/>
                          <w:marRight w:val="0"/>
                          <w:marTop w:val="0"/>
                          <w:marBottom w:val="0"/>
                          <w:divBdr>
                            <w:top w:val="single" w:sz="2" w:space="0" w:color="D9D9E3"/>
                            <w:left w:val="single" w:sz="2" w:space="0" w:color="D9D9E3"/>
                            <w:bottom w:val="single" w:sz="2" w:space="0" w:color="D9D9E3"/>
                            <w:right w:val="single" w:sz="2" w:space="0" w:color="D9D9E3"/>
                          </w:divBdr>
                          <w:divsChild>
                            <w:div w:id="1212813157">
                              <w:marLeft w:val="0"/>
                              <w:marRight w:val="0"/>
                              <w:marTop w:val="0"/>
                              <w:marBottom w:val="0"/>
                              <w:divBdr>
                                <w:top w:val="single" w:sz="2" w:space="0" w:color="D9D9E3"/>
                                <w:left w:val="single" w:sz="2" w:space="0" w:color="D9D9E3"/>
                                <w:bottom w:val="single" w:sz="2" w:space="0" w:color="D9D9E3"/>
                                <w:right w:val="single" w:sz="2" w:space="0" w:color="D9D9E3"/>
                              </w:divBdr>
                              <w:divsChild>
                                <w:div w:id="1170483558">
                                  <w:marLeft w:val="0"/>
                                  <w:marRight w:val="0"/>
                                  <w:marTop w:val="0"/>
                                  <w:marBottom w:val="0"/>
                                  <w:divBdr>
                                    <w:top w:val="single" w:sz="2" w:space="0" w:color="D9D9E3"/>
                                    <w:left w:val="single" w:sz="2" w:space="0" w:color="D9D9E3"/>
                                    <w:bottom w:val="single" w:sz="2" w:space="0" w:color="D9D9E3"/>
                                    <w:right w:val="single" w:sz="2" w:space="0" w:color="D9D9E3"/>
                                  </w:divBdr>
                                  <w:divsChild>
                                    <w:div w:id="166712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02677936">
      <w:bodyDiv w:val="1"/>
      <w:marLeft w:val="0"/>
      <w:marRight w:val="0"/>
      <w:marTop w:val="0"/>
      <w:marBottom w:val="0"/>
      <w:divBdr>
        <w:top w:val="none" w:sz="0" w:space="0" w:color="auto"/>
        <w:left w:val="none" w:sz="0" w:space="0" w:color="auto"/>
        <w:bottom w:val="none" w:sz="0" w:space="0" w:color="auto"/>
        <w:right w:val="none" w:sz="0" w:space="0" w:color="auto"/>
      </w:divBdr>
      <w:divsChild>
        <w:div w:id="751585619">
          <w:marLeft w:val="0"/>
          <w:marRight w:val="0"/>
          <w:marTop w:val="0"/>
          <w:marBottom w:val="0"/>
          <w:divBdr>
            <w:top w:val="none" w:sz="0" w:space="0" w:color="auto"/>
            <w:left w:val="none" w:sz="0" w:space="0" w:color="auto"/>
            <w:bottom w:val="none" w:sz="0" w:space="0" w:color="auto"/>
            <w:right w:val="none" w:sz="0" w:space="0" w:color="auto"/>
          </w:divBdr>
        </w:div>
        <w:div w:id="56711761">
          <w:marLeft w:val="0"/>
          <w:marRight w:val="0"/>
          <w:marTop w:val="0"/>
          <w:marBottom w:val="0"/>
          <w:divBdr>
            <w:top w:val="none" w:sz="0" w:space="0" w:color="auto"/>
            <w:left w:val="none" w:sz="0" w:space="0" w:color="auto"/>
            <w:bottom w:val="none" w:sz="0" w:space="0" w:color="auto"/>
            <w:right w:val="none" w:sz="0" w:space="0" w:color="auto"/>
          </w:divBdr>
        </w:div>
        <w:div w:id="237517996">
          <w:marLeft w:val="0"/>
          <w:marRight w:val="0"/>
          <w:marTop w:val="0"/>
          <w:marBottom w:val="0"/>
          <w:divBdr>
            <w:top w:val="none" w:sz="0" w:space="0" w:color="auto"/>
            <w:left w:val="none" w:sz="0" w:space="0" w:color="auto"/>
            <w:bottom w:val="none" w:sz="0" w:space="0" w:color="auto"/>
            <w:right w:val="none" w:sz="0" w:space="0" w:color="auto"/>
          </w:divBdr>
        </w:div>
        <w:div w:id="2000424406">
          <w:marLeft w:val="0"/>
          <w:marRight w:val="0"/>
          <w:marTop w:val="0"/>
          <w:marBottom w:val="0"/>
          <w:divBdr>
            <w:top w:val="none" w:sz="0" w:space="0" w:color="auto"/>
            <w:left w:val="none" w:sz="0" w:space="0" w:color="auto"/>
            <w:bottom w:val="none" w:sz="0" w:space="0" w:color="auto"/>
            <w:right w:val="none" w:sz="0" w:space="0" w:color="auto"/>
          </w:divBdr>
        </w:div>
        <w:div w:id="1357389741">
          <w:marLeft w:val="0"/>
          <w:marRight w:val="0"/>
          <w:marTop w:val="0"/>
          <w:marBottom w:val="0"/>
          <w:divBdr>
            <w:top w:val="none" w:sz="0" w:space="0" w:color="auto"/>
            <w:left w:val="none" w:sz="0" w:space="0" w:color="auto"/>
            <w:bottom w:val="none" w:sz="0" w:space="0" w:color="auto"/>
            <w:right w:val="none" w:sz="0" w:space="0" w:color="auto"/>
          </w:divBdr>
        </w:div>
        <w:div w:id="20849819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help.therefore.net/tfo/es/tdwv/dwv_t_intro.htm" TargetMode="External"/><Relationship Id="rId47" Type="http://schemas.openxmlformats.org/officeDocument/2006/relationships/hyperlink" Target="https://therefore.net/help/Online/en-us/go_toppage.html" TargetMode="External"/><Relationship Id="rId63" Type="http://schemas.openxmlformats.org/officeDocument/2006/relationships/image" Target="media/image350.png"/><Relationship Id="rId68"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therefore.net/help/2024/es-es/index.html" TargetMode="External"/><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www.canon.e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therefore.net/help/2024/es-es/nav_t_crosscategorysearching.html" TargetMode="External"/><Relationship Id="rId35" Type="http://schemas.openxmlformats.org/officeDocument/2006/relationships/image" Target="media/image27.png"/><Relationship Id="rId43" Type="http://schemas.openxmlformats.org/officeDocument/2006/relationships/hyperlink" Target="https://therefore.net/es/formacion-para-el-usuario-final/" TargetMode="External"/><Relationship Id="rId48" Type="http://schemas.openxmlformats.org/officeDocument/2006/relationships/hyperlink" Target="https://therefore.net/help/2024/es-es/ins_systemrequirements.html" TargetMode="External"/><Relationship Id="rId56" Type="http://schemas.openxmlformats.org/officeDocument/2006/relationships/hyperlink" Target="https://fcc-es.thereforeonline.com"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glossaryDocument" Target="glossary/document.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therefore.net/help/2024/es-es/index.html" TargetMode="External"/><Relationship Id="rId59" Type="http://schemas.openxmlformats.org/officeDocument/2006/relationships/image" Target="media/image4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38.png"/><Relationship Id="rId62" Type="http://schemas.openxmlformats.org/officeDocument/2006/relationships/image" Target="media/image43.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therefore.net/help/2024/es-es/u_installinglatestupdate.html" TargetMode="External"/><Relationship Id="rId57" Type="http://schemas.openxmlformats.org/officeDocument/2006/relationships/image" Target="media/image40.png"/><Relationship Id="rId10" Type="http://schemas.openxmlformats.org/officeDocument/2006/relationships/hyperlink" Target="https://therefore.net/aboutus/product/licensing/?lang=es" TargetMode="External"/><Relationship Id="rId31" Type="http://schemas.openxmlformats.org/officeDocument/2006/relationships/image" Target="media/image23.png"/><Relationship Id="rId44" Type="http://schemas.openxmlformats.org/officeDocument/2006/relationships/hyperlink" Target="https://therefore.net/es/formacion-para-el-usuario-final" TargetMode="External"/><Relationship Id="rId52" Type="http://schemas.openxmlformats.org/officeDocument/2006/relationships/image" Target="media/image36.png"/><Relationship Id="rId60" Type="http://schemas.openxmlformats.org/officeDocument/2006/relationships/hyperlink" Target="http://www.canon.es" TargetMode="External"/><Relationship Id="rId65" Type="http://schemas.openxmlformats.org/officeDocument/2006/relationships/header" Target="header2.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1.png"/><Relationship Id="rId71"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350.png"/><Relationship Id="rId1"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250E8A3AB443D2B7FBB07373753A4E"/>
        <w:category>
          <w:name w:val="General"/>
          <w:gallery w:val="placeholder"/>
        </w:category>
        <w:types>
          <w:type w:val="bbPlcHdr"/>
        </w:types>
        <w:behaviors>
          <w:behavior w:val="content"/>
        </w:behaviors>
        <w:guid w:val="{1B2CC112-0BBF-4B90-9110-FF58B8407BFC}"/>
      </w:docPartPr>
      <w:docPartBody>
        <w:p w:rsidR="00B65CCB" w:rsidRDefault="00DD7661" w:rsidP="00DD7661">
          <w:pPr>
            <w:pStyle w:val="89250E8A3AB443D2B7FBB07373753A4E"/>
          </w:pPr>
          <w:r w:rsidRPr="00B8102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0FF" w:usb1="4000004A" w:usb2="00000000" w:usb3="00000000" w:csb0="0000000B"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tserrat,Bold">
    <w:altName w:val="Montserrat"/>
    <w:panose1 w:val="00000000000000000000"/>
    <w:charset w:val="00"/>
    <w:family w:val="swiss"/>
    <w:notTrueType/>
    <w:pitch w:val="default"/>
    <w:sig w:usb0="00000003" w:usb1="00000000" w:usb2="00000000" w:usb3="00000000" w:csb0="00000001" w:csb1="00000000"/>
  </w:font>
  <w:font w:name="JJ_Font2">
    <w:panose1 w:val="02000603000000000000"/>
    <w:charset w:val="00"/>
    <w:family w:val="auto"/>
    <w:pitch w:val="variable"/>
    <w:sig w:usb0="80000007" w:usb1="00000002"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61"/>
    <w:rsid w:val="00032907"/>
    <w:rsid w:val="000C0804"/>
    <w:rsid w:val="002A2FF1"/>
    <w:rsid w:val="002F207A"/>
    <w:rsid w:val="0032159C"/>
    <w:rsid w:val="00334AE7"/>
    <w:rsid w:val="003F44E1"/>
    <w:rsid w:val="004E788E"/>
    <w:rsid w:val="0053173C"/>
    <w:rsid w:val="00550013"/>
    <w:rsid w:val="00570FA2"/>
    <w:rsid w:val="00675C11"/>
    <w:rsid w:val="00782D54"/>
    <w:rsid w:val="00865A5A"/>
    <w:rsid w:val="00877B9B"/>
    <w:rsid w:val="00A77F29"/>
    <w:rsid w:val="00B65CCB"/>
    <w:rsid w:val="00C23BC9"/>
    <w:rsid w:val="00D96DC6"/>
    <w:rsid w:val="00DA7DC1"/>
    <w:rsid w:val="00DD7661"/>
    <w:rsid w:val="00E237D2"/>
    <w:rsid w:val="00E94D30"/>
    <w:rsid w:val="00EA370D"/>
    <w:rsid w:val="00F02752"/>
    <w:rsid w:val="00F03EC3"/>
    <w:rsid w:val="00F93224"/>
    <w:rsid w:val="00FF47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C0804"/>
    <w:rPr>
      <w:color w:val="808080"/>
    </w:rPr>
  </w:style>
  <w:style w:type="paragraph" w:customStyle="1" w:styleId="89250E8A3AB443D2B7FBB07373753A4E">
    <w:name w:val="89250E8A3AB443D2B7FBB07373753A4E"/>
    <w:rsid w:val="00DD76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1518</TotalTime>
  <Pages>70</Pages>
  <Words>14845</Words>
  <Characters>92633</Characters>
  <Application>Microsoft Office Word</Application>
  <DocSecurity>0</DocSecurity>
  <Lines>2724</Lines>
  <Paragraphs>1791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Jose-Juan Jimenez-Requena</dc:creator>
  <cp:keywords/>
  <dc:description/>
  <cp:lastModifiedBy>Jj Jimenez Requena</cp:lastModifiedBy>
  <cp:revision>57</cp:revision>
  <cp:lastPrinted>2025-01-07T23:31:00Z</cp:lastPrinted>
  <dcterms:created xsi:type="dcterms:W3CDTF">2025-01-19T23:28:00Z</dcterms:created>
  <dcterms:modified xsi:type="dcterms:W3CDTF">2025-03-26T12:15:00Z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2023-10-17T14:48:40Z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9115c5ea-44bb-4dee-94cc-17423665f814</vt:lpwstr>
  </property>
  <property fmtid="{D5CDD505-2E9C-101B-9397-08002B2CF9AE}" pid="8" name="MSIP_Label_f5dc6714-9f23-4030-b547-8c94b19e0b7a_ContentBits">
    <vt:lpwstr>0</vt:lpwstr>
  </property>
</Properties>
</file>