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8C0E8" w14:textId="696D7E1D" w:rsidR="008B62B4" w:rsidRPr="00D10C8C" w:rsidRDefault="008B62B4" w:rsidP="008B62B4">
      <w:pPr>
        <w:tabs>
          <w:tab w:val="left" w:pos="3744"/>
        </w:tabs>
      </w:pPr>
      <w:bookmarkStart w:id="0" w:name="_Hlk164420962"/>
      <w:bookmarkEnd w:id="0"/>
      <w:r w:rsidRPr="00D10C8C">
        <w:tab/>
      </w:r>
    </w:p>
    <w:p w14:paraId="04ABD2DF" w14:textId="4AFBB553" w:rsidR="007813BF" w:rsidRPr="00D10C8C" w:rsidRDefault="007813BF"/>
    <w:p w14:paraId="08379EB6" w14:textId="77777777" w:rsidR="007813BF" w:rsidRPr="00D10C8C" w:rsidRDefault="007813BF" w:rsidP="007813BF"/>
    <w:p w14:paraId="4F43211F" w14:textId="77777777" w:rsidR="007813BF" w:rsidRPr="00D10C8C" w:rsidRDefault="007813BF" w:rsidP="007813BF"/>
    <w:p w14:paraId="71EAB38A" w14:textId="77777777" w:rsidR="007813BF" w:rsidRPr="00D10C8C" w:rsidRDefault="007813BF" w:rsidP="007813BF"/>
    <w:p w14:paraId="38782E82" w14:textId="77777777" w:rsidR="007813BF" w:rsidRPr="00D10C8C" w:rsidRDefault="007813BF" w:rsidP="007813BF"/>
    <w:p w14:paraId="22C193BE" w14:textId="77777777" w:rsidR="007813BF" w:rsidRPr="00D10C8C" w:rsidRDefault="007813BF" w:rsidP="007813BF"/>
    <w:p w14:paraId="762626E9" w14:textId="77777777" w:rsidR="007813BF" w:rsidRPr="00D10C8C" w:rsidRDefault="007813BF" w:rsidP="007813BF"/>
    <w:p w14:paraId="5F05BD94" w14:textId="1871403C" w:rsidR="007813BF" w:rsidRPr="00D10C8C" w:rsidRDefault="007813BF"/>
    <w:p w14:paraId="3173C54E" w14:textId="3E501ECF" w:rsidR="00771BF3" w:rsidRPr="00D10C8C" w:rsidRDefault="007813BF" w:rsidP="009D170A">
      <w:pPr>
        <w:tabs>
          <w:tab w:val="left" w:pos="1371"/>
        </w:tabs>
      </w:pPr>
      <w:r w:rsidRPr="00D10C8C">
        <w:tab/>
      </w:r>
    </w:p>
    <w:p w14:paraId="41651807" w14:textId="564B77F3" w:rsidR="00771BF3" w:rsidRPr="00D10C8C" w:rsidRDefault="00771BF3" w:rsidP="00771BF3"/>
    <w:p w14:paraId="2432503C" w14:textId="0BA7F917" w:rsidR="000E160A" w:rsidRPr="00D10C8C" w:rsidRDefault="000E160A" w:rsidP="00771BF3"/>
    <w:p w14:paraId="6AE66B11" w14:textId="77777777" w:rsidR="000E160A" w:rsidRPr="00D10C8C" w:rsidRDefault="000E160A" w:rsidP="00771BF3"/>
    <w:p w14:paraId="1A7033AB" w14:textId="280DB2BC" w:rsidR="000E160A" w:rsidRPr="00D10C8C" w:rsidRDefault="000E160A" w:rsidP="00771BF3"/>
    <w:p w14:paraId="4D96CBF3" w14:textId="716E3A26" w:rsidR="000E160A" w:rsidRPr="00D10C8C" w:rsidRDefault="000E160A" w:rsidP="00771BF3"/>
    <w:p w14:paraId="03AEE0E8" w14:textId="2CB9B10D" w:rsidR="009D170A" w:rsidRPr="00D10C8C" w:rsidRDefault="007B47BF">
      <w:pPr>
        <w:spacing w:after="160" w:line="259" w:lineRule="auto"/>
        <w:jc w:val="left"/>
      </w:pPr>
      <w:r w:rsidRPr="00D10C8C">
        <w:rPr>
          <w:noProof/>
        </w:rPr>
        <mc:AlternateContent>
          <mc:Choice Requires="wps">
            <w:drawing>
              <wp:anchor distT="0" distB="0" distL="114300" distR="114300" simplePos="0" relativeHeight="251658250" behindDoc="0" locked="0" layoutInCell="1" allowOverlap="1" wp14:anchorId="75254D59" wp14:editId="514D910E">
                <wp:simplePos x="0" y="0"/>
                <wp:positionH relativeFrom="column">
                  <wp:posOffset>1158316</wp:posOffset>
                </wp:positionH>
                <wp:positionV relativeFrom="paragraph">
                  <wp:posOffset>491312</wp:posOffset>
                </wp:positionV>
                <wp:extent cx="3806190" cy="3072384"/>
                <wp:effectExtent l="0" t="0" r="0" b="0"/>
                <wp:wrapNone/>
                <wp:docPr id="850" name="Cuadro de texto 850"/>
                <wp:cNvGraphicFramePr/>
                <a:graphic xmlns:a="http://schemas.openxmlformats.org/drawingml/2006/main">
                  <a:graphicData uri="http://schemas.microsoft.com/office/word/2010/wordprocessingShape">
                    <wps:wsp>
                      <wps:cNvSpPr txBox="1"/>
                      <wps:spPr>
                        <a:xfrm>
                          <a:off x="0" y="0"/>
                          <a:ext cx="3806190" cy="3072384"/>
                        </a:xfrm>
                        <a:prstGeom prst="rect">
                          <a:avLst/>
                        </a:prstGeom>
                        <a:noFill/>
                        <a:ln w="6350">
                          <a:noFill/>
                        </a:ln>
                      </wps:spPr>
                      <wps:txbx>
                        <w:txbxContent>
                          <w:p w14:paraId="6729784C" w14:textId="5ADED00C" w:rsidR="00C01490" w:rsidRDefault="003B05E5" w:rsidP="007B47BF">
                            <w:pPr>
                              <w:spacing w:line="240" w:lineRule="auto"/>
                              <w:jc w:val="left"/>
                              <w:rPr>
                                <w:rFonts w:ascii="Tungsten Reveal" w:hAnsi="Tungsten Reveal"/>
                                <w:sz w:val="96"/>
                                <w:szCs w:val="180"/>
                              </w:rPr>
                            </w:pPr>
                            <w:r w:rsidRPr="00F80FFF">
                              <w:rPr>
                                <w:rFonts w:ascii="Tungsten Reveal" w:hAnsi="Tungsten Reveal"/>
                                <w:sz w:val="96"/>
                                <w:szCs w:val="180"/>
                              </w:rPr>
                              <w:t>Gestion</w:t>
                            </w:r>
                            <w:r w:rsidR="00C56EBC" w:rsidRPr="00F80FFF">
                              <w:rPr>
                                <w:rFonts w:ascii="Tungsten Reveal" w:hAnsi="Tungsten Reveal"/>
                                <w:sz w:val="96"/>
                                <w:szCs w:val="180"/>
                              </w:rPr>
                              <w:br/>
                              <w:t xml:space="preserve">  </w:t>
                            </w:r>
                            <w:r w:rsidR="00CA62BC" w:rsidRPr="00F80FFF">
                              <w:rPr>
                                <w:rFonts w:ascii="Tungsten Reveal" w:hAnsi="Tungsten Reveal"/>
                                <w:sz w:val="96"/>
                                <w:szCs w:val="180"/>
                              </w:rPr>
                              <w:t>D</w:t>
                            </w:r>
                            <w:r w:rsidRPr="00F80FFF">
                              <w:rPr>
                                <w:rFonts w:ascii="Tungsten Reveal" w:hAnsi="Tungsten Reveal"/>
                                <w:sz w:val="96"/>
                                <w:szCs w:val="180"/>
                              </w:rPr>
                              <w:t>e</w:t>
                            </w:r>
                            <w:r w:rsidR="00F80FFF">
                              <w:rPr>
                                <w:rFonts w:ascii="Tungsten Reveal" w:hAnsi="Tungsten Reveal"/>
                                <w:sz w:val="96"/>
                                <w:szCs w:val="180"/>
                              </w:rPr>
                              <w:t xml:space="preserve"> </w:t>
                            </w:r>
                            <w:r w:rsidR="00CA62BC" w:rsidRPr="00F80FFF">
                              <w:rPr>
                                <w:rFonts w:ascii="Tungsten Reveal" w:hAnsi="Tungsten Reveal"/>
                                <w:sz w:val="96"/>
                                <w:szCs w:val="180"/>
                              </w:rPr>
                              <w:t>n</w:t>
                            </w:r>
                            <w:r w:rsidR="00B64B62" w:rsidRPr="00F80FFF">
                              <w:rPr>
                                <w:rFonts w:ascii="Tungsten Reveal" w:hAnsi="Tungsten Reveal"/>
                                <w:sz w:val="96"/>
                                <w:szCs w:val="180"/>
                              </w:rPr>
                              <w:t>otificaciones</w:t>
                            </w:r>
                            <w:r w:rsidR="00C56EBC" w:rsidRPr="00F80FFF">
                              <w:rPr>
                                <w:rFonts w:ascii="Tungsten Reveal" w:hAnsi="Tungsten Reveal"/>
                                <w:sz w:val="96"/>
                                <w:szCs w:val="180"/>
                              </w:rPr>
                              <w:br/>
                              <w:t xml:space="preserve">    </w:t>
                            </w:r>
                            <w:r w:rsidR="00DF7B5F">
                              <w:rPr>
                                <w:rFonts w:ascii="Tungsten Reveal" w:hAnsi="Tungsten Reveal"/>
                                <w:sz w:val="96"/>
                                <w:szCs w:val="180"/>
                              </w:rPr>
                              <w:t xml:space="preserve">Y </w:t>
                            </w:r>
                            <w:proofErr w:type="spellStart"/>
                            <w:r w:rsidR="00DF7B5F">
                              <w:rPr>
                                <w:rFonts w:ascii="Tungsten Reveal" w:hAnsi="Tungsten Reveal"/>
                                <w:sz w:val="96"/>
                                <w:szCs w:val="180"/>
                              </w:rPr>
                              <w:t>documentacion</w:t>
                            </w:r>
                            <w:proofErr w:type="spellEnd"/>
                          </w:p>
                          <w:p w14:paraId="3212E396" w14:textId="77777777" w:rsidR="00C01490" w:rsidRDefault="00C01490" w:rsidP="007B47BF">
                            <w:pPr>
                              <w:spacing w:line="240" w:lineRule="auto"/>
                              <w:jc w:val="left"/>
                              <w:rPr>
                                <w:rFonts w:ascii="Tungsten Reveal" w:hAnsi="Tungsten Reveal"/>
                                <w:sz w:val="96"/>
                                <w:szCs w:val="180"/>
                              </w:rPr>
                            </w:pPr>
                          </w:p>
                          <w:p w14:paraId="04EC9AF8" w14:textId="58405ABD" w:rsidR="003B05E5" w:rsidRDefault="003B05E5" w:rsidP="00C01490">
                            <w:pPr>
                              <w:spacing w:line="240" w:lineRule="auto"/>
                              <w:jc w:val="right"/>
                              <w:rPr>
                                <w:rFonts w:ascii="Tungsten Reveal" w:hAnsi="Tungsten Reveal"/>
                                <w:sz w:val="96"/>
                                <w:szCs w:val="180"/>
                              </w:rPr>
                            </w:pPr>
                          </w:p>
                          <w:p w14:paraId="651C15E3" w14:textId="2427D3FE" w:rsidR="004145CE" w:rsidRDefault="004145CE" w:rsidP="00F80FFF">
                            <w:pPr>
                              <w:jc w:val="left"/>
                              <w:rPr>
                                <w:rFonts w:ascii="Tungsten Reveal" w:hAnsi="Tungsten Reveal"/>
                                <w:sz w:val="96"/>
                                <w:szCs w:val="180"/>
                              </w:rPr>
                            </w:pPr>
                          </w:p>
                          <w:p w14:paraId="437ECC8C" w14:textId="64973604" w:rsidR="004145CE" w:rsidRPr="00F80FFF" w:rsidRDefault="004145CE" w:rsidP="0006365E">
                            <w:pPr>
                              <w:spacing w:after="90"/>
                              <w:jc w:val="right"/>
                              <w:rPr>
                                <w:rFonts w:ascii="Tungsten Reveal" w:hAnsi="Tungsten Reveal"/>
                                <w:sz w:val="96"/>
                                <w:szCs w:val="180"/>
                              </w:rPr>
                            </w:pPr>
                          </w:p>
                          <w:p w14:paraId="2073EA1A" w14:textId="77777777" w:rsidR="004145CE" w:rsidRDefault="004145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254D59" id="_x0000_t202" coordsize="21600,21600" o:spt="202" path="m,l,21600r21600,l21600,xe">
                <v:stroke joinstyle="miter"/>
                <v:path gradientshapeok="t" o:connecttype="rect"/>
              </v:shapetype>
              <v:shape id="Cuadro de texto 850" o:spid="_x0000_s1026" type="#_x0000_t202" style="position:absolute;margin-left:91.2pt;margin-top:38.7pt;width:299.7pt;height:241.9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" filled="f" stroked="f" strokeweight=".5pt">
                <v:textbox>
                  <w:txbxContent>
                    <w:p w14:paraId="6729784C" w14:textId="5ADED00C" w:rsidR="00C01490" w:rsidRDefault="003B05E5" w:rsidP="007B47BF">
                      <w:pPr>
                        <w:spacing w:line="240" w:lineRule="auto"/>
                        <w:jc w:val="left"/>
                        <w:rPr>
                          <w:rFonts w:ascii="Tungsten Reveal" w:hAnsi="Tungsten Reveal"/>
                          <w:sz w:val="96"/>
                          <w:szCs w:val="180"/>
                        </w:rPr>
                      </w:pPr>
                      <w:r w:rsidRPr="00F80FFF">
                        <w:rPr>
                          <w:rFonts w:ascii="Tungsten Reveal" w:hAnsi="Tungsten Reveal"/>
                          <w:sz w:val="96"/>
                          <w:szCs w:val="180"/>
                        </w:rPr>
                        <w:t>Gestion</w:t>
                      </w:r>
                      <w:r w:rsidR="00C56EBC" w:rsidRPr="00F80FFF">
                        <w:rPr>
                          <w:rFonts w:ascii="Tungsten Reveal" w:hAnsi="Tungsten Reveal"/>
                          <w:sz w:val="96"/>
                          <w:szCs w:val="180"/>
                        </w:rPr>
                        <w:br/>
                        <w:t xml:space="preserve">  </w:t>
                      </w:r>
                      <w:r w:rsidR="00CA62BC" w:rsidRPr="00F80FFF">
                        <w:rPr>
                          <w:rFonts w:ascii="Tungsten Reveal" w:hAnsi="Tungsten Reveal"/>
                          <w:sz w:val="96"/>
                          <w:szCs w:val="180"/>
                        </w:rPr>
                        <w:t>D</w:t>
                      </w:r>
                      <w:r w:rsidRPr="00F80FFF">
                        <w:rPr>
                          <w:rFonts w:ascii="Tungsten Reveal" w:hAnsi="Tungsten Reveal"/>
                          <w:sz w:val="96"/>
                          <w:szCs w:val="180"/>
                        </w:rPr>
                        <w:t>e</w:t>
                      </w:r>
                      <w:r w:rsidR="00F80FFF">
                        <w:rPr>
                          <w:rFonts w:ascii="Tungsten Reveal" w:hAnsi="Tungsten Reveal"/>
                          <w:sz w:val="96"/>
                          <w:szCs w:val="180"/>
                        </w:rPr>
                        <w:t xml:space="preserve"> </w:t>
                      </w:r>
                      <w:r w:rsidR="00CA62BC" w:rsidRPr="00F80FFF">
                        <w:rPr>
                          <w:rFonts w:ascii="Tungsten Reveal" w:hAnsi="Tungsten Reveal"/>
                          <w:sz w:val="96"/>
                          <w:szCs w:val="180"/>
                        </w:rPr>
                        <w:t>n</w:t>
                      </w:r>
                      <w:r w:rsidR="00B64B62" w:rsidRPr="00F80FFF">
                        <w:rPr>
                          <w:rFonts w:ascii="Tungsten Reveal" w:hAnsi="Tungsten Reveal"/>
                          <w:sz w:val="96"/>
                          <w:szCs w:val="180"/>
                        </w:rPr>
                        <w:t>otificaciones</w:t>
                      </w:r>
                      <w:r w:rsidR="00C56EBC" w:rsidRPr="00F80FFF">
                        <w:rPr>
                          <w:rFonts w:ascii="Tungsten Reveal" w:hAnsi="Tungsten Reveal"/>
                          <w:sz w:val="96"/>
                          <w:szCs w:val="180"/>
                        </w:rPr>
                        <w:br/>
                        <w:t xml:space="preserve">    </w:t>
                      </w:r>
                      <w:r w:rsidR="00DF7B5F">
                        <w:rPr>
                          <w:rFonts w:ascii="Tungsten Reveal" w:hAnsi="Tungsten Reveal"/>
                          <w:sz w:val="96"/>
                          <w:szCs w:val="180"/>
                        </w:rPr>
                        <w:t>Y documentacion</w:t>
                      </w:r>
                    </w:p>
                    <w:p w14:paraId="3212E396" w14:textId="77777777" w:rsidR="00C01490" w:rsidRDefault="00C01490" w:rsidP="007B47BF">
                      <w:pPr>
                        <w:spacing w:line="240" w:lineRule="auto"/>
                        <w:jc w:val="left"/>
                        <w:rPr>
                          <w:rFonts w:ascii="Tungsten Reveal" w:hAnsi="Tungsten Reveal"/>
                          <w:sz w:val="96"/>
                          <w:szCs w:val="180"/>
                        </w:rPr>
                      </w:pPr>
                    </w:p>
                    <w:p w14:paraId="04EC9AF8" w14:textId="58405ABD" w:rsidR="003B05E5" w:rsidRDefault="003B05E5" w:rsidP="00C01490">
                      <w:pPr>
                        <w:spacing w:line="240" w:lineRule="auto"/>
                        <w:jc w:val="right"/>
                        <w:rPr>
                          <w:rFonts w:ascii="Tungsten Reveal" w:hAnsi="Tungsten Reveal"/>
                          <w:sz w:val="96"/>
                          <w:szCs w:val="180"/>
                        </w:rPr>
                      </w:pPr>
                    </w:p>
                    <w:p w14:paraId="651C15E3" w14:textId="2427D3FE" w:rsidR="004145CE" w:rsidRDefault="004145CE" w:rsidP="00F80FFF">
                      <w:pPr>
                        <w:jc w:val="left"/>
                        <w:rPr>
                          <w:rFonts w:ascii="Tungsten Reveal" w:hAnsi="Tungsten Reveal"/>
                          <w:sz w:val="96"/>
                          <w:szCs w:val="180"/>
                        </w:rPr>
                      </w:pPr>
                    </w:p>
                    <w:p w14:paraId="437ECC8C" w14:textId="64973604" w:rsidR="004145CE" w:rsidRPr="00F80FFF" w:rsidRDefault="004145CE" w:rsidP="0006365E">
                      <w:pPr>
                        <w:spacing w:after="90"/>
                        <w:jc w:val="right"/>
                        <w:rPr>
                          <w:rFonts w:ascii="Tungsten Reveal" w:hAnsi="Tungsten Reveal"/>
                          <w:sz w:val="96"/>
                          <w:szCs w:val="180"/>
                        </w:rPr>
                      </w:pPr>
                    </w:p>
                    <w:p w14:paraId="2073EA1A" w14:textId="77777777" w:rsidR="004145CE" w:rsidRDefault="004145CE"/>
                  </w:txbxContent>
                </v:textbox>
              </v:shape>
            </w:pict>
          </mc:Fallback>
        </mc:AlternateContent>
      </w:r>
      <w:r w:rsidR="009D170A" w:rsidRPr="00D10C8C">
        <w:br w:type="page"/>
      </w:r>
    </w:p>
    <w:p w14:paraId="37CE7793" w14:textId="77777777" w:rsidR="000E160A" w:rsidRPr="00D10C8C" w:rsidRDefault="000E160A" w:rsidP="00771BF3"/>
    <w:p w14:paraId="25FF67D1" w14:textId="77777777" w:rsidR="000E160A" w:rsidRPr="00D10C8C" w:rsidRDefault="000E160A" w:rsidP="00771BF3"/>
    <w:p w14:paraId="417C04CE" w14:textId="77777777" w:rsidR="000E160A" w:rsidRPr="00D10C8C" w:rsidRDefault="000E160A" w:rsidP="00771BF3"/>
    <w:p w14:paraId="6B6CA8DF" w14:textId="77777777" w:rsidR="000E160A" w:rsidRPr="00D10C8C" w:rsidRDefault="000E160A" w:rsidP="00771BF3"/>
    <w:p w14:paraId="46AA7C9F" w14:textId="77777777" w:rsidR="000E160A" w:rsidRPr="00D10C8C" w:rsidRDefault="000E160A" w:rsidP="00771BF3"/>
    <w:p w14:paraId="479D2E55" w14:textId="77777777" w:rsidR="000E160A" w:rsidRPr="00D10C8C" w:rsidRDefault="000E160A" w:rsidP="00771BF3"/>
    <w:p w14:paraId="55D7EEDF" w14:textId="77777777" w:rsidR="000E160A" w:rsidRPr="00D10C8C" w:rsidRDefault="000E160A" w:rsidP="00771BF3"/>
    <w:p w14:paraId="3BD5948F" w14:textId="77777777" w:rsidR="000E160A" w:rsidRPr="00D10C8C" w:rsidRDefault="000E160A" w:rsidP="00771BF3"/>
    <w:p w14:paraId="207A68F0" w14:textId="77777777" w:rsidR="000E160A" w:rsidRPr="00D10C8C" w:rsidRDefault="000E160A" w:rsidP="00771BF3"/>
    <w:p w14:paraId="2FD088F1" w14:textId="77777777" w:rsidR="000E160A" w:rsidRPr="00D10C8C" w:rsidRDefault="000E160A" w:rsidP="00771BF3"/>
    <w:p w14:paraId="37E60EAC" w14:textId="77777777" w:rsidR="000E160A" w:rsidRPr="00D10C8C" w:rsidRDefault="000E160A" w:rsidP="00771BF3"/>
    <w:p w14:paraId="6546ABD5" w14:textId="77777777" w:rsidR="005C6F9C" w:rsidRPr="00D10C8C" w:rsidRDefault="005C6F9C" w:rsidP="00771BF3"/>
    <w:p w14:paraId="309D6235" w14:textId="77777777" w:rsidR="005C6F9C" w:rsidRPr="00D10C8C" w:rsidRDefault="005C6F9C" w:rsidP="00771BF3"/>
    <w:p w14:paraId="011F6D3E" w14:textId="77777777" w:rsidR="005C6F9C" w:rsidRPr="00D10C8C" w:rsidRDefault="005C6F9C" w:rsidP="00771BF3"/>
    <w:p w14:paraId="14C9502E" w14:textId="77777777" w:rsidR="005C6F9C" w:rsidRPr="00D10C8C" w:rsidRDefault="005C6F9C" w:rsidP="00771BF3"/>
    <w:p w14:paraId="7BA5ADD2" w14:textId="77777777" w:rsidR="005C6F9C" w:rsidRPr="00D10C8C" w:rsidRDefault="005C6F9C" w:rsidP="00771BF3"/>
    <w:p w14:paraId="0E4C7048" w14:textId="77777777" w:rsidR="005C6F9C" w:rsidRPr="00D10C8C" w:rsidRDefault="005C6F9C" w:rsidP="00771BF3"/>
    <w:p w14:paraId="4C2A596E" w14:textId="77777777" w:rsidR="00FE31B6" w:rsidRPr="00D10C8C" w:rsidRDefault="00FE31B6" w:rsidP="00771BF3"/>
    <w:p w14:paraId="48B97CE2" w14:textId="77777777" w:rsidR="00FE31B6" w:rsidRPr="00D10C8C" w:rsidRDefault="00FE31B6" w:rsidP="00771BF3"/>
    <w:p w14:paraId="7A4DB187" w14:textId="77777777" w:rsidR="00FE31B6" w:rsidRPr="00D10C8C" w:rsidRDefault="00FE31B6" w:rsidP="00771BF3"/>
    <w:p w14:paraId="5E57A473" w14:textId="77777777" w:rsidR="00771BF3" w:rsidRPr="00D10C8C" w:rsidRDefault="00771BF3" w:rsidP="00702F30">
      <w:pPr>
        <w:pStyle w:val="Subttulo"/>
      </w:pPr>
      <w:r w:rsidRPr="00D10C8C">
        <w:t>Ficha de Documento</w:t>
      </w:r>
    </w:p>
    <w:tbl>
      <w:tblPr>
        <w:tblStyle w:val="JJTablaSimple"/>
        <w:tblpPr w:leftFromText="141" w:rightFromText="141" w:vertAnchor="text" w:tblpY="1"/>
        <w:tblW w:w="5000" w:type="pct"/>
        <w:tblLook w:val="04A0" w:firstRow="1" w:lastRow="0" w:firstColumn="1" w:lastColumn="0" w:noHBand="0" w:noVBand="1"/>
      </w:tblPr>
      <w:tblGrid>
        <w:gridCol w:w="2267"/>
        <w:gridCol w:w="6237"/>
      </w:tblGrid>
      <w:tr w:rsidR="00771BF3" w:rsidRPr="00D10C8C" w14:paraId="4F8B43F0" w14:textId="77777777" w:rsidTr="00B83685">
        <w:trPr>
          <w:cnfStyle w:val="100000000000" w:firstRow="1" w:lastRow="0" w:firstColumn="0" w:lastColumn="0" w:oddVBand="0" w:evenVBand="0" w:oddHBand="0" w:evenHBand="0" w:firstRowFirstColumn="0" w:firstRowLastColumn="0" w:lastRowFirstColumn="0" w:lastRowLastColumn="0"/>
          <w:trHeight w:val="194"/>
        </w:trPr>
        <w:tc>
          <w:tcPr>
            <w:tcW w:w="1333" w:type="pct"/>
          </w:tcPr>
          <w:p w14:paraId="634CBCCC" w14:textId="77777777" w:rsidR="00771BF3" w:rsidRPr="00D10C8C" w:rsidRDefault="00771BF3" w:rsidP="00B83685">
            <w:pPr>
              <w:spacing w:after="90"/>
              <w:jc w:val="left"/>
              <w:rPr>
                <w:b w:val="0"/>
                <w:color w:val="7F7F7F" w:themeColor="text1" w:themeTint="80"/>
                <w:sz w:val="14"/>
                <w:szCs w:val="14"/>
                <w:lang w:val="es-ES"/>
              </w:rPr>
            </w:pPr>
            <w:r w:rsidRPr="00D10C8C">
              <w:rPr>
                <w:color w:val="7F7F7F" w:themeColor="text1" w:themeTint="80"/>
                <w:sz w:val="14"/>
                <w:szCs w:val="14"/>
                <w:lang w:val="es-ES"/>
              </w:rPr>
              <w:t>Título de Documento</w:t>
            </w:r>
          </w:p>
        </w:tc>
        <w:tc>
          <w:tcPr>
            <w:tcW w:w="3667" w:type="pct"/>
          </w:tcPr>
          <w:sdt>
            <w:sdtPr>
              <w:rPr>
                <w:color w:val="808080" w:themeColor="background1" w:themeShade="80"/>
                <w:sz w:val="14"/>
                <w:szCs w:val="14"/>
              </w:rPr>
              <w:alias w:val="Documento_Titulo"/>
              <w:tag w:val="Documento_Titulo"/>
              <w:id w:val="-289515857"/>
              <w:placeholder>
                <w:docPart w:val="89250E8A3AB443D2B7FBB07373753A4E"/>
              </w:placeholder>
            </w:sdtPr>
            <w:sdtContent>
              <w:p w14:paraId="11F3C2F7" w14:textId="7895CF6A" w:rsidR="00771BF3" w:rsidRPr="00D10C8C" w:rsidRDefault="007A1258" w:rsidP="00B83685">
                <w:pPr>
                  <w:spacing w:after="90"/>
                  <w:rPr>
                    <w:color w:val="808080" w:themeColor="background1" w:themeShade="80"/>
                    <w:sz w:val="14"/>
                    <w:szCs w:val="14"/>
                    <w:lang w:val="es-ES"/>
                  </w:rPr>
                </w:pPr>
                <w:r w:rsidRPr="00D10C8C">
                  <w:rPr>
                    <w:color w:val="808080" w:themeColor="background1" w:themeShade="80"/>
                    <w:sz w:val="14"/>
                    <w:szCs w:val="14"/>
                    <w:lang w:val="es-ES"/>
                  </w:rPr>
                  <w:t>Especificaciones funcionales y diseño técnico</w:t>
                </w:r>
                <w:r w:rsidR="00771BF3" w:rsidRPr="00D10C8C">
                  <w:rPr>
                    <w:color w:val="808080" w:themeColor="background1" w:themeShade="80"/>
                    <w:sz w:val="14"/>
                    <w:szCs w:val="14"/>
                    <w:lang w:val="es-ES"/>
                  </w:rPr>
                  <w:t xml:space="preserve"> </w:t>
                </w:r>
              </w:p>
            </w:sdtContent>
          </w:sdt>
        </w:tc>
      </w:tr>
      <w:tr w:rsidR="00771BF3" w:rsidRPr="00D10C8C" w14:paraId="658BEC53" w14:textId="77777777" w:rsidTr="00B83685">
        <w:trPr>
          <w:trHeight w:val="152"/>
        </w:trPr>
        <w:tc>
          <w:tcPr>
            <w:tcW w:w="1333" w:type="pct"/>
          </w:tcPr>
          <w:p w14:paraId="2CBA2F99" w14:textId="77777777" w:rsidR="00771BF3" w:rsidRPr="00D10C8C" w:rsidRDefault="00771BF3" w:rsidP="00B83685">
            <w:pPr>
              <w:spacing w:after="90"/>
              <w:jc w:val="left"/>
              <w:rPr>
                <w:b/>
                <w:color w:val="7F7F7F" w:themeColor="text1" w:themeTint="80"/>
                <w:sz w:val="14"/>
                <w:szCs w:val="14"/>
                <w:lang w:val="es-ES"/>
              </w:rPr>
            </w:pPr>
            <w:r w:rsidRPr="00D10C8C">
              <w:rPr>
                <w:b/>
                <w:color w:val="7F7F7F" w:themeColor="text1" w:themeTint="80"/>
                <w:sz w:val="14"/>
                <w:szCs w:val="14"/>
                <w:lang w:val="es-ES"/>
              </w:rPr>
              <w:t>Fecha del documento</w:t>
            </w:r>
          </w:p>
        </w:tc>
        <w:tc>
          <w:tcPr>
            <w:tcW w:w="3667" w:type="pct"/>
          </w:tcPr>
          <w:p w14:paraId="7DC0B926" w14:textId="236674FC" w:rsidR="00771BF3" w:rsidRPr="00D10C8C" w:rsidRDefault="00EB25B4" w:rsidP="00B83685">
            <w:pPr>
              <w:spacing w:after="90"/>
              <w:rPr>
                <w:color w:val="808080" w:themeColor="background1" w:themeShade="80"/>
                <w:sz w:val="14"/>
                <w:szCs w:val="14"/>
                <w:lang w:val="es-ES"/>
              </w:rPr>
            </w:pPr>
            <w:r>
              <w:rPr>
                <w:color w:val="808080" w:themeColor="background1" w:themeShade="80"/>
                <w:sz w:val="14"/>
                <w:szCs w:val="14"/>
                <w:lang w:val="es-ES"/>
              </w:rPr>
              <w:t>28.01.2025</w:t>
            </w:r>
          </w:p>
        </w:tc>
      </w:tr>
      <w:tr w:rsidR="00771BF3" w:rsidRPr="00D10C8C" w14:paraId="63BF60D1" w14:textId="77777777" w:rsidTr="00B83685">
        <w:trPr>
          <w:trHeight w:val="296"/>
        </w:trPr>
        <w:tc>
          <w:tcPr>
            <w:tcW w:w="1333" w:type="pct"/>
          </w:tcPr>
          <w:p w14:paraId="43F6205E" w14:textId="77777777" w:rsidR="00771BF3" w:rsidRPr="00D10C8C" w:rsidRDefault="00771BF3" w:rsidP="00B83685">
            <w:pPr>
              <w:spacing w:after="90"/>
              <w:jc w:val="left"/>
              <w:rPr>
                <w:b/>
                <w:color w:val="7F7F7F" w:themeColor="text1" w:themeTint="80"/>
                <w:sz w:val="14"/>
                <w:szCs w:val="14"/>
                <w:lang w:val="es-ES"/>
              </w:rPr>
            </w:pPr>
            <w:r w:rsidRPr="00D10C8C">
              <w:rPr>
                <w:b/>
                <w:color w:val="7F7F7F" w:themeColor="text1" w:themeTint="80"/>
                <w:sz w:val="14"/>
                <w:szCs w:val="14"/>
                <w:lang w:val="es-ES"/>
              </w:rPr>
              <w:t>Proyecto</w:t>
            </w:r>
          </w:p>
        </w:tc>
        <w:tc>
          <w:tcPr>
            <w:tcW w:w="3667" w:type="pct"/>
          </w:tcPr>
          <w:p w14:paraId="5444856C" w14:textId="68A61CB6" w:rsidR="00771BF3" w:rsidRPr="00D10C8C" w:rsidRDefault="00F3397B" w:rsidP="00B83685">
            <w:pPr>
              <w:tabs>
                <w:tab w:val="left" w:pos="1827"/>
                <w:tab w:val="left" w:pos="1967"/>
              </w:tabs>
              <w:spacing w:after="90"/>
              <w:rPr>
                <w:color w:val="808080" w:themeColor="background1" w:themeShade="80"/>
                <w:sz w:val="14"/>
                <w:szCs w:val="14"/>
                <w:lang w:val="es-ES"/>
              </w:rPr>
            </w:pPr>
            <w:r w:rsidRPr="00D10C8C">
              <w:rPr>
                <w:color w:val="808080" w:themeColor="background1" w:themeShade="80"/>
                <w:sz w:val="14"/>
                <w:szCs w:val="14"/>
                <w:lang w:val="es-ES"/>
              </w:rPr>
              <w:t xml:space="preserve">Gestión de Notificaciones </w:t>
            </w:r>
            <w:r w:rsidR="00EB25B4">
              <w:rPr>
                <w:color w:val="808080" w:themeColor="background1" w:themeShade="80"/>
                <w:sz w:val="14"/>
                <w:szCs w:val="14"/>
                <w:lang w:val="es-ES"/>
              </w:rPr>
              <w:t>y Documentación</w:t>
            </w:r>
          </w:p>
        </w:tc>
      </w:tr>
      <w:tr w:rsidR="00771BF3" w:rsidRPr="00D10C8C" w14:paraId="11C60839" w14:textId="77777777" w:rsidTr="00B83685">
        <w:trPr>
          <w:trHeight w:val="271"/>
        </w:trPr>
        <w:tc>
          <w:tcPr>
            <w:tcW w:w="1333" w:type="pct"/>
          </w:tcPr>
          <w:p w14:paraId="3FF210EF" w14:textId="77777777" w:rsidR="00771BF3" w:rsidRPr="00D10C8C" w:rsidRDefault="00771BF3" w:rsidP="00B83685">
            <w:pPr>
              <w:spacing w:after="90"/>
              <w:jc w:val="left"/>
              <w:rPr>
                <w:b/>
                <w:color w:val="7F7F7F" w:themeColor="text1" w:themeTint="80"/>
                <w:sz w:val="14"/>
                <w:szCs w:val="14"/>
                <w:lang w:val="es-ES"/>
              </w:rPr>
            </w:pPr>
            <w:r w:rsidRPr="00D10C8C">
              <w:rPr>
                <w:b/>
                <w:color w:val="7F7F7F" w:themeColor="text1" w:themeTint="80"/>
                <w:sz w:val="14"/>
                <w:szCs w:val="14"/>
                <w:lang w:val="es-ES"/>
              </w:rPr>
              <w:t>Autor/es del Documento</w:t>
            </w:r>
          </w:p>
        </w:tc>
        <w:tc>
          <w:tcPr>
            <w:tcW w:w="3667" w:type="pct"/>
          </w:tcPr>
          <w:p w14:paraId="448086F4" w14:textId="2F038383" w:rsidR="00771BF3" w:rsidRPr="00D10C8C" w:rsidRDefault="00000000" w:rsidP="00B83685">
            <w:pPr>
              <w:spacing w:after="0"/>
              <w:jc w:val="left"/>
              <w:rPr>
                <w:b/>
                <w:color w:val="4472C4" w:themeColor="accent1"/>
                <w:sz w:val="14"/>
                <w:szCs w:val="14"/>
                <w:lang w:val="es-ES"/>
              </w:rPr>
            </w:pPr>
            <w:sdt>
              <w:sdtPr>
                <w:rPr>
                  <w:color w:val="808080" w:themeColor="background1" w:themeShade="80"/>
                  <w:sz w:val="14"/>
                  <w:szCs w:val="14"/>
                </w:rPr>
                <w:alias w:val="Documento_Autor"/>
                <w:tag w:val="Documento_Autor"/>
                <w:id w:val="-63648675"/>
                <w:placeholder>
                  <w:docPart w:val="89250E8A3AB443D2B7FBB07373753A4E"/>
                </w:placeholder>
              </w:sdtPr>
              <w:sdtContent>
                <w:r w:rsidR="00EB25B4">
                  <w:rPr>
                    <w:color w:val="808080" w:themeColor="background1" w:themeShade="80"/>
                    <w:sz w:val="14"/>
                    <w:szCs w:val="14"/>
                    <w:lang w:val="es-ES"/>
                  </w:rPr>
                  <w:t>JJ</w:t>
                </w:r>
                <w:r w:rsidR="00771BF3" w:rsidRPr="00D10C8C">
                  <w:rPr>
                    <w:color w:val="808080" w:themeColor="background1" w:themeShade="80"/>
                    <w:sz w:val="14"/>
                    <w:szCs w:val="14"/>
                    <w:lang w:val="es-ES"/>
                  </w:rPr>
                  <w:t xml:space="preserve"> Jim</w:t>
                </w:r>
                <w:r w:rsidR="00EA6D91" w:rsidRPr="00D10C8C">
                  <w:rPr>
                    <w:color w:val="808080" w:themeColor="background1" w:themeShade="80"/>
                    <w:sz w:val="14"/>
                    <w:szCs w:val="14"/>
                    <w:lang w:val="es-ES"/>
                  </w:rPr>
                  <w:t>é</w:t>
                </w:r>
                <w:r w:rsidR="00771BF3" w:rsidRPr="00D10C8C">
                  <w:rPr>
                    <w:color w:val="808080" w:themeColor="background1" w:themeShade="80"/>
                    <w:sz w:val="14"/>
                    <w:szCs w:val="14"/>
                    <w:lang w:val="es-ES"/>
                  </w:rPr>
                  <w:t>nez-Requena</w:t>
                </w:r>
              </w:sdtContent>
            </w:sdt>
            <w:r w:rsidR="00771BF3" w:rsidRPr="00D10C8C">
              <w:rPr>
                <w:color w:val="808080" w:themeColor="background1" w:themeShade="80"/>
                <w:sz w:val="14"/>
                <w:szCs w:val="14"/>
                <w:lang w:val="es-ES"/>
              </w:rPr>
              <w:t xml:space="preserve"> </w:t>
            </w:r>
            <w:r w:rsidR="00771BF3" w:rsidRPr="00D10C8C">
              <w:rPr>
                <w:b/>
                <w:color w:val="4472C4" w:themeColor="accent1"/>
                <w:sz w:val="14"/>
                <w:szCs w:val="14"/>
                <w:lang w:val="es-ES"/>
              </w:rPr>
              <w:t xml:space="preserve"> </w:t>
            </w:r>
          </w:p>
        </w:tc>
      </w:tr>
      <w:tr w:rsidR="00771BF3" w:rsidRPr="00DF7B5F" w14:paraId="17DCD201" w14:textId="77777777" w:rsidTr="00B83685">
        <w:trPr>
          <w:trHeight w:val="152"/>
        </w:trPr>
        <w:tc>
          <w:tcPr>
            <w:tcW w:w="1333" w:type="pct"/>
          </w:tcPr>
          <w:p w14:paraId="7536346B" w14:textId="77777777" w:rsidR="00771BF3" w:rsidRPr="00D10C8C" w:rsidRDefault="00771BF3" w:rsidP="00B83685">
            <w:pPr>
              <w:spacing w:after="90"/>
              <w:jc w:val="left"/>
              <w:rPr>
                <w:b/>
                <w:color w:val="7F7F7F" w:themeColor="text1" w:themeTint="80"/>
                <w:sz w:val="14"/>
                <w:szCs w:val="14"/>
                <w:lang w:val="es-ES"/>
              </w:rPr>
            </w:pPr>
            <w:r w:rsidRPr="00D10C8C">
              <w:rPr>
                <w:b/>
                <w:color w:val="7F7F7F" w:themeColor="text1" w:themeTint="80"/>
                <w:sz w:val="14"/>
                <w:szCs w:val="14"/>
                <w:lang w:val="es-ES"/>
              </w:rPr>
              <w:t>Cliente</w:t>
            </w:r>
          </w:p>
        </w:tc>
        <w:tc>
          <w:tcPr>
            <w:tcW w:w="3667" w:type="pct"/>
          </w:tcPr>
          <w:p w14:paraId="3B85D22D" w14:textId="1C704B99" w:rsidR="00771BF3" w:rsidRPr="007B7D05" w:rsidRDefault="00506260" w:rsidP="00B83685">
            <w:pPr>
              <w:spacing w:after="90"/>
              <w:rPr>
                <w:color w:val="808080" w:themeColor="background1" w:themeShade="80"/>
                <w:sz w:val="14"/>
                <w:szCs w:val="14"/>
              </w:rPr>
            </w:pPr>
            <w:r>
              <w:rPr>
                <w:color w:val="808080" w:themeColor="background1" w:themeShade="80"/>
                <w:sz w:val="14"/>
                <w:szCs w:val="14"/>
              </w:rPr>
              <w:t>&lt;&lt;</w:t>
            </w:r>
            <w:r w:rsidR="00EB25B4">
              <w:rPr>
                <w:color w:val="808080" w:themeColor="background1" w:themeShade="80"/>
                <w:sz w:val="14"/>
                <w:szCs w:val="14"/>
              </w:rPr>
              <w:t>COMPAÑIA RAZON SOCIAL&gt;&gt;</w:t>
            </w:r>
          </w:p>
        </w:tc>
      </w:tr>
      <w:tr w:rsidR="00771BF3" w:rsidRPr="00D10C8C" w14:paraId="435F7ABD" w14:textId="77777777" w:rsidTr="00B83685">
        <w:trPr>
          <w:trHeight w:val="236"/>
        </w:trPr>
        <w:tc>
          <w:tcPr>
            <w:tcW w:w="1333" w:type="pct"/>
          </w:tcPr>
          <w:p w14:paraId="0D71390C" w14:textId="77777777" w:rsidR="00771BF3" w:rsidRPr="00D10C8C" w:rsidRDefault="00771BF3" w:rsidP="00B83685">
            <w:pPr>
              <w:spacing w:after="90"/>
              <w:jc w:val="left"/>
              <w:rPr>
                <w:b/>
                <w:color w:val="7F7F7F" w:themeColor="text1" w:themeTint="80"/>
                <w:sz w:val="14"/>
                <w:szCs w:val="14"/>
                <w:lang w:val="es-ES"/>
              </w:rPr>
            </w:pPr>
            <w:r w:rsidRPr="00D10C8C">
              <w:rPr>
                <w:b/>
                <w:color w:val="7F7F7F" w:themeColor="text1" w:themeTint="80"/>
                <w:sz w:val="14"/>
                <w:szCs w:val="14"/>
                <w:lang w:val="es-ES"/>
              </w:rPr>
              <w:t>Interlocutor/es del Cliente</w:t>
            </w:r>
          </w:p>
        </w:tc>
        <w:tc>
          <w:tcPr>
            <w:tcW w:w="3667" w:type="pct"/>
          </w:tcPr>
          <w:p w14:paraId="4BA63C2D" w14:textId="024AAE6E" w:rsidR="00771BF3" w:rsidRPr="00D10C8C" w:rsidRDefault="00EC0E21" w:rsidP="00B83685">
            <w:pPr>
              <w:spacing w:after="90"/>
              <w:rPr>
                <w:color w:val="808080" w:themeColor="background1" w:themeShade="80"/>
                <w:sz w:val="14"/>
                <w:szCs w:val="14"/>
                <w:lang w:val="es-ES"/>
              </w:rPr>
            </w:pPr>
            <w:r w:rsidRPr="00D10C8C">
              <w:rPr>
                <w:color w:val="808080" w:themeColor="background1" w:themeShade="80"/>
                <w:sz w:val="14"/>
                <w:szCs w:val="14"/>
                <w:lang w:val="es-ES"/>
              </w:rPr>
              <w:t>--</w:t>
            </w:r>
          </w:p>
        </w:tc>
      </w:tr>
      <w:tr w:rsidR="00771BF3" w:rsidRPr="00487A1C" w14:paraId="6199FD92" w14:textId="77777777" w:rsidTr="00B83685">
        <w:trPr>
          <w:trHeight w:val="337"/>
        </w:trPr>
        <w:tc>
          <w:tcPr>
            <w:tcW w:w="1333" w:type="pct"/>
          </w:tcPr>
          <w:p w14:paraId="40F4902F" w14:textId="77777777" w:rsidR="00771BF3" w:rsidRPr="00D10C8C" w:rsidRDefault="00771BF3" w:rsidP="00B83685">
            <w:pPr>
              <w:spacing w:after="90"/>
              <w:jc w:val="left"/>
              <w:rPr>
                <w:b/>
                <w:color w:val="7F7F7F" w:themeColor="text1" w:themeTint="80"/>
                <w:sz w:val="14"/>
                <w:szCs w:val="14"/>
                <w:lang w:val="es-ES"/>
              </w:rPr>
            </w:pPr>
            <w:r w:rsidRPr="00D10C8C">
              <w:rPr>
                <w:b/>
                <w:color w:val="7F7F7F" w:themeColor="text1" w:themeTint="80"/>
                <w:sz w:val="14"/>
                <w:szCs w:val="14"/>
                <w:lang w:val="es-ES"/>
              </w:rPr>
              <w:t>Documentos Relacionados</w:t>
            </w:r>
          </w:p>
        </w:tc>
        <w:tc>
          <w:tcPr>
            <w:tcW w:w="3667" w:type="pct"/>
          </w:tcPr>
          <w:p w14:paraId="0C8FC8EC" w14:textId="77777777" w:rsidR="00771BF3" w:rsidRPr="00D10C8C" w:rsidRDefault="00DD6244" w:rsidP="007F2FA6">
            <w:pPr>
              <w:pStyle w:val="Prrafodelista"/>
              <w:numPr>
                <w:ilvl w:val="0"/>
                <w:numId w:val="21"/>
              </w:numPr>
              <w:spacing w:after="0"/>
              <w:rPr>
                <w:color w:val="808080" w:themeColor="background1" w:themeShade="80"/>
                <w:sz w:val="14"/>
                <w:szCs w:val="14"/>
                <w:lang w:val="es-ES"/>
              </w:rPr>
            </w:pPr>
            <w:r w:rsidRPr="00D10C8C">
              <w:rPr>
                <w:color w:val="808080" w:themeColor="background1" w:themeShade="80"/>
                <w:sz w:val="14"/>
                <w:szCs w:val="14"/>
                <w:lang w:val="es-ES"/>
              </w:rPr>
              <w:t>Therefore_Online_White_Paper-08-11-2023.pdf</w:t>
            </w:r>
          </w:p>
          <w:p w14:paraId="014C27A8" w14:textId="1C98B774" w:rsidR="00DD6244" w:rsidRPr="007B7D05" w:rsidRDefault="00FF1609" w:rsidP="007F2FA6">
            <w:pPr>
              <w:pStyle w:val="Prrafodelista"/>
              <w:numPr>
                <w:ilvl w:val="0"/>
                <w:numId w:val="21"/>
              </w:numPr>
              <w:spacing w:after="0"/>
              <w:rPr>
                <w:color w:val="808080" w:themeColor="background1" w:themeShade="80"/>
                <w:sz w:val="14"/>
                <w:szCs w:val="14"/>
              </w:rPr>
            </w:pPr>
            <w:r w:rsidRPr="007B7D05">
              <w:rPr>
                <w:color w:val="808080" w:themeColor="background1" w:themeShade="80"/>
                <w:sz w:val="14"/>
                <w:szCs w:val="14"/>
              </w:rPr>
              <w:t>Master Online Services Ts and Cs v1.7 (ES).pdf</w:t>
            </w:r>
          </w:p>
        </w:tc>
      </w:tr>
    </w:tbl>
    <w:p w14:paraId="6BA1A3F4" w14:textId="77777777" w:rsidR="00771BF3" w:rsidRPr="007B7D05" w:rsidRDefault="00771BF3" w:rsidP="00771BF3">
      <w:pPr>
        <w:rPr>
          <w:b/>
          <w:lang w:val="en-US"/>
        </w:rPr>
      </w:pPr>
    </w:p>
    <w:p w14:paraId="331BABBF" w14:textId="77777777" w:rsidR="00771BF3" w:rsidRPr="00D10C8C" w:rsidRDefault="00771BF3" w:rsidP="00702F30">
      <w:pPr>
        <w:pStyle w:val="Subttulo"/>
      </w:pPr>
      <w:r w:rsidRPr="00D10C8C">
        <w:t>Historial de Documento</w:t>
      </w:r>
    </w:p>
    <w:tbl>
      <w:tblPr>
        <w:tblStyle w:val="JJTablaSimple"/>
        <w:tblpPr w:leftFromText="141" w:rightFromText="141" w:vertAnchor="text" w:tblpY="1"/>
        <w:tblW w:w="5000" w:type="pct"/>
        <w:tblLook w:val="04A0" w:firstRow="1" w:lastRow="0" w:firstColumn="1" w:lastColumn="0" w:noHBand="0" w:noVBand="1"/>
      </w:tblPr>
      <w:tblGrid>
        <w:gridCol w:w="866"/>
        <w:gridCol w:w="1073"/>
        <w:gridCol w:w="4725"/>
        <w:gridCol w:w="1840"/>
      </w:tblGrid>
      <w:tr w:rsidR="00771BF3" w:rsidRPr="00D10C8C" w14:paraId="33DA960F" w14:textId="77777777" w:rsidTr="00047CC8">
        <w:trPr>
          <w:cnfStyle w:val="100000000000" w:firstRow="1" w:lastRow="0" w:firstColumn="0" w:lastColumn="0" w:oddVBand="0" w:evenVBand="0" w:oddHBand="0" w:evenHBand="0" w:firstRowFirstColumn="0" w:firstRowLastColumn="0" w:lastRowFirstColumn="0" w:lastRowLastColumn="0"/>
          <w:trHeight w:val="136"/>
        </w:trPr>
        <w:tc>
          <w:tcPr>
            <w:tcW w:w="509" w:type="pct"/>
          </w:tcPr>
          <w:p w14:paraId="47988BA3" w14:textId="77777777" w:rsidR="00771BF3" w:rsidRPr="00D10C8C" w:rsidRDefault="00771BF3" w:rsidP="00B83685">
            <w:pPr>
              <w:spacing w:after="90"/>
              <w:jc w:val="center"/>
              <w:rPr>
                <w:b w:val="0"/>
                <w:color w:val="7F7F7F" w:themeColor="text1" w:themeTint="80"/>
                <w:sz w:val="14"/>
                <w:szCs w:val="14"/>
                <w:lang w:val="es-ES"/>
              </w:rPr>
            </w:pPr>
            <w:r w:rsidRPr="00D10C8C">
              <w:rPr>
                <w:color w:val="7F7F7F" w:themeColor="text1" w:themeTint="80"/>
                <w:sz w:val="14"/>
                <w:szCs w:val="14"/>
                <w:lang w:val="es-ES"/>
              </w:rPr>
              <w:t>Versión</w:t>
            </w:r>
          </w:p>
        </w:tc>
        <w:tc>
          <w:tcPr>
            <w:tcW w:w="631" w:type="pct"/>
          </w:tcPr>
          <w:p w14:paraId="4231D078" w14:textId="77777777" w:rsidR="00771BF3" w:rsidRPr="00D10C8C" w:rsidRDefault="00771BF3" w:rsidP="00B83685">
            <w:pPr>
              <w:spacing w:after="0"/>
              <w:rPr>
                <w:b w:val="0"/>
                <w:color w:val="7F7F7F" w:themeColor="text1" w:themeTint="80"/>
                <w:sz w:val="14"/>
                <w:szCs w:val="14"/>
                <w:lang w:val="es-ES"/>
              </w:rPr>
            </w:pPr>
            <w:r w:rsidRPr="00D10C8C">
              <w:rPr>
                <w:color w:val="7F7F7F" w:themeColor="text1" w:themeTint="80"/>
                <w:sz w:val="14"/>
                <w:szCs w:val="14"/>
                <w:lang w:val="es-ES"/>
              </w:rPr>
              <w:t>Fecha</w:t>
            </w:r>
          </w:p>
        </w:tc>
        <w:tc>
          <w:tcPr>
            <w:tcW w:w="2778" w:type="pct"/>
          </w:tcPr>
          <w:p w14:paraId="0C1766C9" w14:textId="77777777" w:rsidR="00771BF3" w:rsidRPr="00D10C8C" w:rsidRDefault="00771BF3" w:rsidP="00047CC8">
            <w:pPr>
              <w:spacing w:after="0"/>
              <w:rPr>
                <w:b w:val="0"/>
                <w:color w:val="7F7F7F" w:themeColor="text1" w:themeTint="80"/>
                <w:sz w:val="14"/>
                <w:szCs w:val="14"/>
                <w:lang w:val="es-ES"/>
              </w:rPr>
            </w:pPr>
            <w:r w:rsidRPr="00D10C8C">
              <w:rPr>
                <w:color w:val="7F7F7F" w:themeColor="text1" w:themeTint="80"/>
                <w:sz w:val="14"/>
                <w:szCs w:val="14"/>
                <w:lang w:val="es-ES"/>
              </w:rPr>
              <w:t>Comentarios</w:t>
            </w:r>
          </w:p>
        </w:tc>
        <w:tc>
          <w:tcPr>
            <w:tcW w:w="1082" w:type="pct"/>
          </w:tcPr>
          <w:p w14:paraId="78CEE2AA" w14:textId="77777777" w:rsidR="00771BF3" w:rsidRPr="00D10C8C" w:rsidRDefault="00771BF3" w:rsidP="00B83685">
            <w:pPr>
              <w:spacing w:after="0"/>
              <w:rPr>
                <w:b w:val="0"/>
                <w:color w:val="7F7F7F" w:themeColor="text1" w:themeTint="80"/>
                <w:sz w:val="14"/>
                <w:szCs w:val="14"/>
                <w:lang w:val="es-ES"/>
              </w:rPr>
            </w:pPr>
            <w:r w:rsidRPr="00D10C8C">
              <w:rPr>
                <w:color w:val="7F7F7F" w:themeColor="text1" w:themeTint="80"/>
                <w:sz w:val="14"/>
                <w:szCs w:val="14"/>
                <w:lang w:val="es-ES"/>
              </w:rPr>
              <w:t>Modificado por</w:t>
            </w:r>
          </w:p>
        </w:tc>
      </w:tr>
      <w:tr w:rsidR="00771BF3" w:rsidRPr="00D10C8C" w14:paraId="5C63C07F" w14:textId="77777777" w:rsidTr="00047CC8">
        <w:tc>
          <w:tcPr>
            <w:tcW w:w="509" w:type="pct"/>
          </w:tcPr>
          <w:p w14:paraId="63BB927E" w14:textId="6B52308F" w:rsidR="00771BF3" w:rsidRPr="00D10C8C" w:rsidRDefault="00771BF3" w:rsidP="00B83685">
            <w:pPr>
              <w:shd w:val="clear" w:color="auto" w:fill="FFFFFF" w:themeFill="background1"/>
              <w:spacing w:after="0"/>
              <w:jc w:val="center"/>
              <w:rPr>
                <w:b/>
                <w:bCs/>
                <w:color w:val="7F7F7F" w:themeColor="text1" w:themeTint="80"/>
                <w:sz w:val="14"/>
                <w:szCs w:val="14"/>
                <w:lang w:val="es-ES"/>
              </w:rPr>
            </w:pPr>
            <w:r w:rsidRPr="00D10C8C">
              <w:rPr>
                <w:color w:val="7F7F7F" w:themeColor="text1" w:themeTint="80"/>
                <w:sz w:val="14"/>
                <w:szCs w:val="14"/>
                <w:lang w:val="es-ES"/>
              </w:rPr>
              <w:t>1.</w:t>
            </w:r>
            <w:r w:rsidR="008570F9" w:rsidRPr="00D10C8C">
              <w:rPr>
                <w:color w:val="7F7F7F" w:themeColor="text1" w:themeTint="80"/>
                <w:sz w:val="14"/>
                <w:szCs w:val="14"/>
                <w:lang w:val="es-ES"/>
              </w:rPr>
              <w:t>0</w:t>
            </w:r>
          </w:p>
        </w:tc>
        <w:tc>
          <w:tcPr>
            <w:tcW w:w="631" w:type="pct"/>
          </w:tcPr>
          <w:p w14:paraId="2DEFCBD5" w14:textId="78947F25" w:rsidR="00771BF3" w:rsidRPr="00D10C8C" w:rsidRDefault="00EB25B4" w:rsidP="00B83685">
            <w:pPr>
              <w:shd w:val="clear" w:color="auto" w:fill="FFFFFF" w:themeFill="background1"/>
              <w:spacing w:after="0"/>
              <w:rPr>
                <w:color w:val="7F7F7F" w:themeColor="text1" w:themeTint="80"/>
                <w:sz w:val="14"/>
                <w:szCs w:val="14"/>
                <w:lang w:val="es-ES"/>
              </w:rPr>
            </w:pPr>
            <w:r>
              <w:rPr>
                <w:color w:val="7F7F7F" w:themeColor="text1" w:themeTint="80"/>
                <w:sz w:val="14"/>
                <w:szCs w:val="14"/>
                <w:lang w:val="es-ES"/>
              </w:rPr>
              <w:t>28.01.2025</w:t>
            </w:r>
          </w:p>
        </w:tc>
        <w:tc>
          <w:tcPr>
            <w:tcW w:w="2778" w:type="pct"/>
          </w:tcPr>
          <w:p w14:paraId="636B7EF9" w14:textId="4210DB38" w:rsidR="00771BF3" w:rsidRPr="00D10C8C" w:rsidRDefault="00771BF3" w:rsidP="00047CC8">
            <w:pPr>
              <w:shd w:val="clear" w:color="auto" w:fill="FFFFFF" w:themeFill="background1"/>
              <w:spacing w:after="0"/>
              <w:rPr>
                <w:color w:val="7F7F7F" w:themeColor="text1" w:themeTint="80"/>
                <w:sz w:val="14"/>
                <w:szCs w:val="14"/>
                <w:lang w:val="es-ES"/>
              </w:rPr>
            </w:pPr>
            <w:r w:rsidRPr="00D10C8C">
              <w:rPr>
                <w:color w:val="7F7F7F" w:themeColor="text1" w:themeTint="80"/>
                <w:sz w:val="14"/>
                <w:szCs w:val="14"/>
                <w:lang w:val="es-ES"/>
              </w:rPr>
              <w:t>Documento original (Draft</w:t>
            </w:r>
            <w:r w:rsidR="001673A2" w:rsidRPr="00D10C8C">
              <w:rPr>
                <w:color w:val="7F7F7F" w:themeColor="text1" w:themeTint="80"/>
                <w:sz w:val="14"/>
                <w:szCs w:val="14"/>
                <w:lang w:val="es-ES"/>
              </w:rPr>
              <w:t>1)</w:t>
            </w:r>
          </w:p>
        </w:tc>
        <w:tc>
          <w:tcPr>
            <w:tcW w:w="1082" w:type="pct"/>
          </w:tcPr>
          <w:p w14:paraId="2DF2F312" w14:textId="2014718F" w:rsidR="00771BF3" w:rsidRPr="00D10C8C" w:rsidRDefault="00047CC8" w:rsidP="00B83685">
            <w:pPr>
              <w:shd w:val="clear" w:color="auto" w:fill="FFFFFF" w:themeFill="background1"/>
              <w:spacing w:after="0"/>
              <w:rPr>
                <w:color w:val="7F7F7F" w:themeColor="text1" w:themeTint="80"/>
                <w:sz w:val="14"/>
                <w:szCs w:val="14"/>
                <w:lang w:val="es-ES"/>
              </w:rPr>
            </w:pPr>
            <w:r w:rsidRPr="00D10C8C">
              <w:rPr>
                <w:color w:val="7F7F7F" w:themeColor="text1" w:themeTint="80"/>
                <w:sz w:val="14"/>
                <w:szCs w:val="14"/>
                <w:lang w:val="es-ES"/>
              </w:rPr>
              <w:t>JJ Jim</w:t>
            </w:r>
            <w:r w:rsidR="00E9392B" w:rsidRPr="00D10C8C">
              <w:rPr>
                <w:color w:val="7F7F7F" w:themeColor="text1" w:themeTint="80"/>
                <w:sz w:val="14"/>
                <w:szCs w:val="14"/>
                <w:lang w:val="es-ES"/>
              </w:rPr>
              <w:t>é</w:t>
            </w:r>
            <w:r w:rsidRPr="00D10C8C">
              <w:rPr>
                <w:color w:val="7F7F7F" w:themeColor="text1" w:themeTint="80"/>
                <w:sz w:val="14"/>
                <w:szCs w:val="14"/>
                <w:lang w:val="es-ES"/>
              </w:rPr>
              <w:t>nez Requena</w:t>
            </w:r>
          </w:p>
        </w:tc>
      </w:tr>
      <w:tr w:rsidR="00771BF3" w:rsidRPr="00D10C8C" w14:paraId="10562000" w14:textId="77777777" w:rsidTr="00047CC8">
        <w:tc>
          <w:tcPr>
            <w:tcW w:w="509" w:type="pct"/>
          </w:tcPr>
          <w:p w14:paraId="4595A5FF" w14:textId="059C1BED" w:rsidR="00771BF3" w:rsidRPr="00D10C8C" w:rsidRDefault="00771BF3" w:rsidP="00B83685">
            <w:pPr>
              <w:shd w:val="clear" w:color="auto" w:fill="FFFFFF" w:themeFill="background1"/>
              <w:spacing w:after="0"/>
              <w:jc w:val="center"/>
              <w:rPr>
                <w:b/>
                <w:bCs/>
                <w:color w:val="7F7F7F" w:themeColor="text1" w:themeTint="80"/>
                <w:sz w:val="14"/>
                <w:szCs w:val="14"/>
                <w:lang w:val="es-ES"/>
              </w:rPr>
            </w:pPr>
          </w:p>
        </w:tc>
        <w:tc>
          <w:tcPr>
            <w:tcW w:w="631" w:type="pct"/>
          </w:tcPr>
          <w:p w14:paraId="190E121D" w14:textId="6E95D869" w:rsidR="00771BF3" w:rsidRPr="00D10C8C" w:rsidRDefault="00771BF3" w:rsidP="00B83685">
            <w:pPr>
              <w:shd w:val="clear" w:color="auto" w:fill="FFFFFF" w:themeFill="background1"/>
              <w:spacing w:after="0"/>
              <w:rPr>
                <w:color w:val="7F7F7F" w:themeColor="text1" w:themeTint="80"/>
                <w:sz w:val="14"/>
                <w:szCs w:val="14"/>
                <w:lang w:val="es-ES"/>
              </w:rPr>
            </w:pPr>
          </w:p>
        </w:tc>
        <w:tc>
          <w:tcPr>
            <w:tcW w:w="2778" w:type="pct"/>
          </w:tcPr>
          <w:p w14:paraId="4BD99A48" w14:textId="4F864F1D" w:rsidR="00771BF3" w:rsidRPr="00D10C8C" w:rsidRDefault="00771BF3" w:rsidP="00047CC8">
            <w:pPr>
              <w:shd w:val="clear" w:color="auto" w:fill="FFFFFF" w:themeFill="background1"/>
              <w:spacing w:after="0"/>
              <w:rPr>
                <w:color w:val="7F7F7F" w:themeColor="text1" w:themeTint="80"/>
                <w:sz w:val="14"/>
                <w:szCs w:val="14"/>
                <w:lang w:val="es-ES"/>
              </w:rPr>
            </w:pPr>
          </w:p>
        </w:tc>
        <w:tc>
          <w:tcPr>
            <w:tcW w:w="1082" w:type="pct"/>
          </w:tcPr>
          <w:p w14:paraId="76009B63" w14:textId="0C846E40" w:rsidR="00771BF3" w:rsidRPr="00D10C8C" w:rsidRDefault="00771BF3" w:rsidP="00B83685">
            <w:pPr>
              <w:shd w:val="clear" w:color="auto" w:fill="FFFFFF" w:themeFill="background1"/>
              <w:spacing w:after="0"/>
              <w:rPr>
                <w:color w:val="7F7F7F" w:themeColor="text1" w:themeTint="80"/>
                <w:sz w:val="14"/>
                <w:szCs w:val="14"/>
                <w:lang w:val="es-ES"/>
              </w:rPr>
            </w:pPr>
          </w:p>
        </w:tc>
      </w:tr>
      <w:tr w:rsidR="00771BF3" w:rsidRPr="00D10C8C" w14:paraId="09AEAA28" w14:textId="77777777" w:rsidTr="00047CC8">
        <w:tc>
          <w:tcPr>
            <w:tcW w:w="509" w:type="pct"/>
          </w:tcPr>
          <w:p w14:paraId="08C0BD36" w14:textId="3004E858" w:rsidR="00771BF3" w:rsidRPr="00D10C8C" w:rsidRDefault="00771BF3" w:rsidP="00B83685">
            <w:pPr>
              <w:shd w:val="clear" w:color="auto" w:fill="FFFFFF" w:themeFill="background1"/>
              <w:spacing w:after="0"/>
              <w:jc w:val="center"/>
              <w:rPr>
                <w:b/>
                <w:bCs/>
                <w:color w:val="7F7F7F" w:themeColor="text1" w:themeTint="80"/>
                <w:sz w:val="14"/>
                <w:szCs w:val="14"/>
                <w:lang w:val="es-ES"/>
              </w:rPr>
            </w:pPr>
          </w:p>
        </w:tc>
        <w:tc>
          <w:tcPr>
            <w:tcW w:w="631" w:type="pct"/>
          </w:tcPr>
          <w:p w14:paraId="65276614" w14:textId="07931122" w:rsidR="00771BF3" w:rsidRPr="00D10C8C" w:rsidRDefault="00771BF3" w:rsidP="00B83685">
            <w:pPr>
              <w:shd w:val="clear" w:color="auto" w:fill="FFFFFF" w:themeFill="background1"/>
              <w:spacing w:after="0"/>
              <w:rPr>
                <w:color w:val="7F7F7F" w:themeColor="text1" w:themeTint="80"/>
                <w:sz w:val="14"/>
                <w:szCs w:val="14"/>
                <w:lang w:val="es-ES"/>
              </w:rPr>
            </w:pPr>
          </w:p>
        </w:tc>
        <w:tc>
          <w:tcPr>
            <w:tcW w:w="2778" w:type="pct"/>
          </w:tcPr>
          <w:p w14:paraId="33840693" w14:textId="6DDE6344" w:rsidR="00771BF3" w:rsidRPr="00D10C8C" w:rsidRDefault="00771BF3" w:rsidP="00047CC8">
            <w:pPr>
              <w:shd w:val="clear" w:color="auto" w:fill="FFFFFF" w:themeFill="background1"/>
              <w:spacing w:after="0"/>
              <w:rPr>
                <w:color w:val="7F7F7F" w:themeColor="text1" w:themeTint="80"/>
                <w:sz w:val="14"/>
                <w:szCs w:val="14"/>
                <w:lang w:val="es-ES"/>
              </w:rPr>
            </w:pPr>
          </w:p>
        </w:tc>
        <w:tc>
          <w:tcPr>
            <w:tcW w:w="1082" w:type="pct"/>
          </w:tcPr>
          <w:p w14:paraId="6AFD1229" w14:textId="50E7F63D" w:rsidR="00771BF3" w:rsidRPr="00D10C8C" w:rsidRDefault="00771BF3" w:rsidP="00B83685">
            <w:pPr>
              <w:shd w:val="clear" w:color="auto" w:fill="FFFFFF" w:themeFill="background1"/>
              <w:spacing w:after="0"/>
              <w:rPr>
                <w:color w:val="7F7F7F" w:themeColor="text1" w:themeTint="80"/>
                <w:sz w:val="14"/>
                <w:szCs w:val="14"/>
                <w:lang w:val="es-ES"/>
              </w:rPr>
            </w:pPr>
          </w:p>
        </w:tc>
      </w:tr>
      <w:tr w:rsidR="00771BF3" w:rsidRPr="00D10C8C" w14:paraId="54EC02B1" w14:textId="77777777" w:rsidTr="00047CC8">
        <w:tc>
          <w:tcPr>
            <w:tcW w:w="509" w:type="pct"/>
          </w:tcPr>
          <w:p w14:paraId="0CC26C5E" w14:textId="06C7AA9A" w:rsidR="00771BF3" w:rsidRPr="00D10C8C" w:rsidRDefault="00771BF3" w:rsidP="00B83685">
            <w:pPr>
              <w:shd w:val="clear" w:color="auto" w:fill="FFFFFF" w:themeFill="background1"/>
              <w:spacing w:after="0"/>
              <w:jc w:val="center"/>
              <w:rPr>
                <w:b/>
                <w:bCs/>
                <w:color w:val="7F7F7F" w:themeColor="text1" w:themeTint="80"/>
                <w:sz w:val="14"/>
                <w:szCs w:val="14"/>
                <w:lang w:val="es-ES"/>
              </w:rPr>
            </w:pPr>
          </w:p>
        </w:tc>
        <w:tc>
          <w:tcPr>
            <w:tcW w:w="631" w:type="pct"/>
          </w:tcPr>
          <w:p w14:paraId="19C40F98" w14:textId="59D2CB22" w:rsidR="00771BF3" w:rsidRPr="00D10C8C" w:rsidRDefault="00771BF3" w:rsidP="00B83685">
            <w:pPr>
              <w:shd w:val="clear" w:color="auto" w:fill="FFFFFF" w:themeFill="background1"/>
              <w:spacing w:after="0"/>
              <w:rPr>
                <w:color w:val="7F7F7F" w:themeColor="text1" w:themeTint="80"/>
                <w:sz w:val="14"/>
                <w:szCs w:val="14"/>
                <w:lang w:val="es-ES"/>
              </w:rPr>
            </w:pPr>
          </w:p>
        </w:tc>
        <w:tc>
          <w:tcPr>
            <w:tcW w:w="2778" w:type="pct"/>
          </w:tcPr>
          <w:p w14:paraId="1196EB9A" w14:textId="3B196F62" w:rsidR="00771BF3" w:rsidRPr="00D10C8C" w:rsidRDefault="00771BF3" w:rsidP="00047CC8">
            <w:pPr>
              <w:shd w:val="clear" w:color="auto" w:fill="FFFFFF" w:themeFill="background1"/>
              <w:spacing w:after="0"/>
              <w:rPr>
                <w:color w:val="7F7F7F" w:themeColor="text1" w:themeTint="80"/>
                <w:sz w:val="14"/>
                <w:szCs w:val="14"/>
                <w:lang w:val="es-ES"/>
              </w:rPr>
            </w:pPr>
          </w:p>
        </w:tc>
        <w:tc>
          <w:tcPr>
            <w:tcW w:w="1082" w:type="pct"/>
          </w:tcPr>
          <w:p w14:paraId="65D91AF4" w14:textId="47524B24" w:rsidR="00771BF3" w:rsidRPr="00D10C8C" w:rsidRDefault="00771BF3" w:rsidP="00B83685">
            <w:pPr>
              <w:shd w:val="clear" w:color="auto" w:fill="FFFFFF" w:themeFill="background1"/>
              <w:spacing w:after="0"/>
              <w:rPr>
                <w:color w:val="7F7F7F" w:themeColor="text1" w:themeTint="80"/>
                <w:sz w:val="14"/>
                <w:szCs w:val="14"/>
                <w:lang w:val="es-ES"/>
              </w:rPr>
            </w:pPr>
          </w:p>
        </w:tc>
      </w:tr>
    </w:tbl>
    <w:p w14:paraId="3BD76CB0" w14:textId="3DFE2745" w:rsidR="00771BF3" w:rsidRPr="004A44F0" w:rsidRDefault="00771BF3" w:rsidP="004A44F0">
      <w:pPr>
        <w:spacing w:after="240" w:line="240" w:lineRule="auto"/>
        <w:rPr>
          <w:b/>
          <w:bCs/>
          <w:sz w:val="36"/>
          <w:szCs w:val="36"/>
        </w:rPr>
      </w:pPr>
      <w:bookmarkStart w:id="1" w:name="_Toc462314396"/>
      <w:bookmarkStart w:id="2" w:name="_Toc462314488"/>
      <w:r w:rsidRPr="00D10C8C">
        <w:br w:type="page"/>
      </w:r>
      <w:bookmarkStart w:id="3" w:name="_Toc183114048"/>
      <w:bookmarkStart w:id="4" w:name="_Toc183126509"/>
      <w:bookmarkStart w:id="5" w:name="_Toc187188421"/>
      <w:r w:rsidRPr="004A44F0">
        <w:rPr>
          <w:b/>
          <w:bCs/>
          <w:sz w:val="40"/>
          <w:szCs w:val="40"/>
        </w:rPr>
        <w:lastRenderedPageBreak/>
        <w:t>Contenido</w:t>
      </w:r>
      <w:bookmarkEnd w:id="1"/>
      <w:bookmarkEnd w:id="2"/>
      <w:bookmarkEnd w:id="3"/>
      <w:bookmarkEnd w:id="4"/>
      <w:bookmarkEnd w:id="5"/>
    </w:p>
    <w:p w14:paraId="1C527449" w14:textId="068532F0" w:rsidR="004A44F0" w:rsidRDefault="007B7D05">
      <w:pPr>
        <w:pStyle w:val="TDC1"/>
        <w:rPr>
          <w:rFonts w:asciiTheme="minorHAnsi" w:hAnsiTheme="minorHAnsi"/>
          <w:kern w:val="2"/>
          <w:sz w:val="22"/>
          <w:lang w:eastAsia="es-ES"/>
          <w14:ligatures w14:val="standardContextual"/>
        </w:rPr>
      </w:pPr>
      <w:r>
        <w:rPr>
          <w:rFonts w:ascii="Century Gothic" w:hAnsi="Century Gothic"/>
          <w:sz w:val="14"/>
        </w:rPr>
        <w:fldChar w:fldCharType="begin"/>
      </w:r>
      <w:r>
        <w:rPr>
          <w:rFonts w:ascii="Century Gothic" w:hAnsi="Century Gothic"/>
          <w:sz w:val="14"/>
        </w:rPr>
        <w:instrText xml:space="preserve"> TOC \o "1-3" \h \z \u </w:instrText>
      </w:r>
      <w:r>
        <w:rPr>
          <w:rFonts w:ascii="Century Gothic" w:hAnsi="Century Gothic"/>
          <w:sz w:val="14"/>
        </w:rPr>
        <w:fldChar w:fldCharType="separate"/>
      </w:r>
      <w:hyperlink w:anchor="_Toc188990034" w:history="1">
        <w:r w:rsidR="004A44F0" w:rsidRPr="002D3F0D">
          <w:rPr>
            <w:rStyle w:val="Hipervnculo"/>
          </w:rPr>
          <w:t>Tabla de imagenes</w:t>
        </w:r>
        <w:r w:rsidR="004A44F0">
          <w:rPr>
            <w:webHidden/>
          </w:rPr>
          <w:tab/>
        </w:r>
        <w:r w:rsidR="004A44F0">
          <w:rPr>
            <w:webHidden/>
          </w:rPr>
          <w:fldChar w:fldCharType="begin"/>
        </w:r>
        <w:r w:rsidR="004A44F0">
          <w:rPr>
            <w:webHidden/>
          </w:rPr>
          <w:instrText xml:space="preserve"> PAGEREF _Toc188990034 \h </w:instrText>
        </w:r>
        <w:r w:rsidR="004A44F0">
          <w:rPr>
            <w:webHidden/>
          </w:rPr>
        </w:r>
        <w:r w:rsidR="004A44F0">
          <w:rPr>
            <w:webHidden/>
          </w:rPr>
          <w:fldChar w:fldCharType="separate"/>
        </w:r>
        <w:r w:rsidR="004A44F0">
          <w:rPr>
            <w:webHidden/>
          </w:rPr>
          <w:t>5</w:t>
        </w:r>
        <w:r w:rsidR="004A44F0">
          <w:rPr>
            <w:webHidden/>
          </w:rPr>
          <w:fldChar w:fldCharType="end"/>
        </w:r>
      </w:hyperlink>
    </w:p>
    <w:p w14:paraId="2243DB5E" w14:textId="0C28DFA6" w:rsidR="004A44F0" w:rsidRDefault="004A44F0">
      <w:pPr>
        <w:pStyle w:val="TDC1"/>
        <w:rPr>
          <w:rFonts w:asciiTheme="minorHAnsi" w:hAnsiTheme="minorHAnsi"/>
          <w:kern w:val="2"/>
          <w:sz w:val="22"/>
          <w:lang w:eastAsia="es-ES"/>
          <w14:ligatures w14:val="standardContextual"/>
        </w:rPr>
      </w:pPr>
      <w:hyperlink w:anchor="_Toc188990035" w:history="1">
        <w:r w:rsidRPr="002D3F0D">
          <w:rPr>
            <w:rStyle w:val="Hipervnculo"/>
          </w:rPr>
          <w:t>Confidencialidad</w:t>
        </w:r>
        <w:r>
          <w:rPr>
            <w:webHidden/>
          </w:rPr>
          <w:tab/>
        </w:r>
        <w:r>
          <w:rPr>
            <w:webHidden/>
          </w:rPr>
          <w:fldChar w:fldCharType="begin"/>
        </w:r>
        <w:r>
          <w:rPr>
            <w:webHidden/>
          </w:rPr>
          <w:instrText xml:space="preserve"> PAGEREF _Toc188990035 \h </w:instrText>
        </w:r>
        <w:r>
          <w:rPr>
            <w:webHidden/>
          </w:rPr>
        </w:r>
        <w:r>
          <w:rPr>
            <w:webHidden/>
          </w:rPr>
          <w:fldChar w:fldCharType="separate"/>
        </w:r>
        <w:r>
          <w:rPr>
            <w:webHidden/>
          </w:rPr>
          <w:t>6</w:t>
        </w:r>
        <w:r>
          <w:rPr>
            <w:webHidden/>
          </w:rPr>
          <w:fldChar w:fldCharType="end"/>
        </w:r>
      </w:hyperlink>
    </w:p>
    <w:p w14:paraId="204361E1" w14:textId="3BF87757" w:rsidR="004A44F0" w:rsidRDefault="004A44F0">
      <w:pPr>
        <w:pStyle w:val="TDC2"/>
        <w:rPr>
          <w:rFonts w:asciiTheme="minorHAnsi" w:hAnsiTheme="minorHAnsi"/>
          <w:noProof/>
          <w:kern w:val="2"/>
          <w:sz w:val="22"/>
          <w:lang w:eastAsia="es-ES"/>
          <w14:ligatures w14:val="standardContextual"/>
        </w:rPr>
      </w:pPr>
      <w:hyperlink w:anchor="_Toc188990036" w:history="1">
        <w:r w:rsidRPr="002D3F0D">
          <w:rPr>
            <w:rStyle w:val="Hipervnculo"/>
            <w:noProof/>
          </w:rPr>
          <w:t>Clausulas adicionales</w:t>
        </w:r>
        <w:r>
          <w:rPr>
            <w:noProof/>
            <w:webHidden/>
          </w:rPr>
          <w:tab/>
        </w:r>
        <w:r>
          <w:rPr>
            <w:noProof/>
            <w:webHidden/>
          </w:rPr>
          <w:fldChar w:fldCharType="begin"/>
        </w:r>
        <w:r>
          <w:rPr>
            <w:noProof/>
            <w:webHidden/>
          </w:rPr>
          <w:instrText xml:space="preserve"> PAGEREF _Toc188990036 \h </w:instrText>
        </w:r>
        <w:r>
          <w:rPr>
            <w:noProof/>
            <w:webHidden/>
          </w:rPr>
        </w:r>
        <w:r>
          <w:rPr>
            <w:noProof/>
            <w:webHidden/>
          </w:rPr>
          <w:fldChar w:fldCharType="separate"/>
        </w:r>
        <w:r>
          <w:rPr>
            <w:noProof/>
            <w:webHidden/>
          </w:rPr>
          <w:t>6</w:t>
        </w:r>
        <w:r>
          <w:rPr>
            <w:noProof/>
            <w:webHidden/>
          </w:rPr>
          <w:fldChar w:fldCharType="end"/>
        </w:r>
      </w:hyperlink>
    </w:p>
    <w:p w14:paraId="540EC3D3" w14:textId="56A0A686" w:rsidR="004A44F0" w:rsidRDefault="004A44F0">
      <w:pPr>
        <w:pStyle w:val="TDC1"/>
        <w:rPr>
          <w:rFonts w:asciiTheme="minorHAnsi" w:hAnsiTheme="minorHAnsi"/>
          <w:kern w:val="2"/>
          <w:sz w:val="22"/>
          <w:lang w:eastAsia="es-ES"/>
          <w14:ligatures w14:val="standardContextual"/>
        </w:rPr>
      </w:pPr>
      <w:hyperlink w:anchor="_Toc188990037" w:history="1">
        <w:r w:rsidRPr="002D3F0D">
          <w:rPr>
            <w:rStyle w:val="Hipervnculo"/>
          </w:rPr>
          <w:t>Introduccion</w:t>
        </w:r>
        <w:r>
          <w:rPr>
            <w:webHidden/>
          </w:rPr>
          <w:tab/>
        </w:r>
        <w:r>
          <w:rPr>
            <w:webHidden/>
          </w:rPr>
          <w:fldChar w:fldCharType="begin"/>
        </w:r>
        <w:r>
          <w:rPr>
            <w:webHidden/>
          </w:rPr>
          <w:instrText xml:space="preserve"> PAGEREF _Toc188990037 \h </w:instrText>
        </w:r>
        <w:r>
          <w:rPr>
            <w:webHidden/>
          </w:rPr>
        </w:r>
        <w:r>
          <w:rPr>
            <w:webHidden/>
          </w:rPr>
          <w:fldChar w:fldCharType="separate"/>
        </w:r>
        <w:r>
          <w:rPr>
            <w:webHidden/>
          </w:rPr>
          <w:t>7</w:t>
        </w:r>
        <w:r>
          <w:rPr>
            <w:webHidden/>
          </w:rPr>
          <w:fldChar w:fldCharType="end"/>
        </w:r>
      </w:hyperlink>
    </w:p>
    <w:p w14:paraId="557B57FF" w14:textId="5E954DF4" w:rsidR="004A44F0" w:rsidRDefault="004A44F0">
      <w:pPr>
        <w:pStyle w:val="TDC2"/>
        <w:rPr>
          <w:rFonts w:asciiTheme="minorHAnsi" w:hAnsiTheme="minorHAnsi"/>
          <w:noProof/>
          <w:kern w:val="2"/>
          <w:sz w:val="22"/>
          <w:lang w:eastAsia="es-ES"/>
          <w14:ligatures w14:val="standardContextual"/>
        </w:rPr>
      </w:pPr>
      <w:hyperlink w:anchor="_Toc188990038" w:history="1">
        <w:r w:rsidRPr="002D3F0D">
          <w:rPr>
            <w:rStyle w:val="Hipervnculo"/>
            <w:noProof/>
          </w:rPr>
          <w:t>Objetivos</w:t>
        </w:r>
        <w:r>
          <w:rPr>
            <w:noProof/>
            <w:webHidden/>
          </w:rPr>
          <w:tab/>
        </w:r>
        <w:r>
          <w:rPr>
            <w:noProof/>
            <w:webHidden/>
          </w:rPr>
          <w:fldChar w:fldCharType="begin"/>
        </w:r>
        <w:r>
          <w:rPr>
            <w:noProof/>
            <w:webHidden/>
          </w:rPr>
          <w:instrText xml:space="preserve"> PAGEREF _Toc188990038 \h </w:instrText>
        </w:r>
        <w:r>
          <w:rPr>
            <w:noProof/>
            <w:webHidden/>
          </w:rPr>
        </w:r>
        <w:r>
          <w:rPr>
            <w:noProof/>
            <w:webHidden/>
          </w:rPr>
          <w:fldChar w:fldCharType="separate"/>
        </w:r>
        <w:r>
          <w:rPr>
            <w:noProof/>
            <w:webHidden/>
          </w:rPr>
          <w:t>7</w:t>
        </w:r>
        <w:r>
          <w:rPr>
            <w:noProof/>
            <w:webHidden/>
          </w:rPr>
          <w:fldChar w:fldCharType="end"/>
        </w:r>
      </w:hyperlink>
    </w:p>
    <w:p w14:paraId="77EBA7CD" w14:textId="7C025CAE" w:rsidR="004A44F0" w:rsidRDefault="004A44F0">
      <w:pPr>
        <w:pStyle w:val="TDC2"/>
        <w:rPr>
          <w:rFonts w:asciiTheme="minorHAnsi" w:hAnsiTheme="minorHAnsi"/>
          <w:noProof/>
          <w:kern w:val="2"/>
          <w:sz w:val="22"/>
          <w:lang w:eastAsia="es-ES"/>
          <w14:ligatures w14:val="standardContextual"/>
        </w:rPr>
      </w:pPr>
      <w:hyperlink w:anchor="_Toc188990039" w:history="1">
        <w:r w:rsidRPr="002D3F0D">
          <w:rPr>
            <w:rStyle w:val="Hipervnculo"/>
            <w:noProof/>
          </w:rPr>
          <w:t>Claves del proyecto</w:t>
        </w:r>
        <w:r>
          <w:rPr>
            <w:noProof/>
            <w:webHidden/>
          </w:rPr>
          <w:tab/>
        </w:r>
        <w:r>
          <w:rPr>
            <w:noProof/>
            <w:webHidden/>
          </w:rPr>
          <w:fldChar w:fldCharType="begin"/>
        </w:r>
        <w:r>
          <w:rPr>
            <w:noProof/>
            <w:webHidden/>
          </w:rPr>
          <w:instrText xml:space="preserve"> PAGEREF _Toc188990039 \h </w:instrText>
        </w:r>
        <w:r>
          <w:rPr>
            <w:noProof/>
            <w:webHidden/>
          </w:rPr>
        </w:r>
        <w:r>
          <w:rPr>
            <w:noProof/>
            <w:webHidden/>
          </w:rPr>
          <w:fldChar w:fldCharType="separate"/>
        </w:r>
        <w:r>
          <w:rPr>
            <w:noProof/>
            <w:webHidden/>
          </w:rPr>
          <w:t>7</w:t>
        </w:r>
        <w:r>
          <w:rPr>
            <w:noProof/>
            <w:webHidden/>
          </w:rPr>
          <w:fldChar w:fldCharType="end"/>
        </w:r>
      </w:hyperlink>
    </w:p>
    <w:p w14:paraId="26915F55" w14:textId="75DB1617" w:rsidR="004A44F0" w:rsidRDefault="004A44F0">
      <w:pPr>
        <w:pStyle w:val="TDC1"/>
        <w:rPr>
          <w:rFonts w:asciiTheme="minorHAnsi" w:hAnsiTheme="minorHAnsi"/>
          <w:kern w:val="2"/>
          <w:sz w:val="22"/>
          <w:lang w:eastAsia="es-ES"/>
          <w14:ligatures w14:val="standardContextual"/>
        </w:rPr>
      </w:pPr>
      <w:hyperlink w:anchor="_Toc188990040" w:history="1">
        <w:r w:rsidRPr="002D3F0D">
          <w:rPr>
            <w:rStyle w:val="Hipervnculo"/>
          </w:rPr>
          <w:t>Definición del proyecto</w:t>
        </w:r>
        <w:r>
          <w:rPr>
            <w:webHidden/>
          </w:rPr>
          <w:tab/>
        </w:r>
        <w:r>
          <w:rPr>
            <w:webHidden/>
          </w:rPr>
          <w:fldChar w:fldCharType="begin"/>
        </w:r>
        <w:r>
          <w:rPr>
            <w:webHidden/>
          </w:rPr>
          <w:instrText xml:space="preserve"> PAGEREF _Toc188990040 \h </w:instrText>
        </w:r>
        <w:r>
          <w:rPr>
            <w:webHidden/>
          </w:rPr>
        </w:r>
        <w:r>
          <w:rPr>
            <w:webHidden/>
          </w:rPr>
          <w:fldChar w:fldCharType="separate"/>
        </w:r>
        <w:r>
          <w:rPr>
            <w:webHidden/>
          </w:rPr>
          <w:t>9</w:t>
        </w:r>
        <w:r>
          <w:rPr>
            <w:webHidden/>
          </w:rPr>
          <w:fldChar w:fldCharType="end"/>
        </w:r>
      </w:hyperlink>
    </w:p>
    <w:p w14:paraId="3202FD19" w14:textId="693017CB" w:rsidR="004A44F0" w:rsidRDefault="004A44F0">
      <w:pPr>
        <w:pStyle w:val="TDC2"/>
        <w:rPr>
          <w:rFonts w:asciiTheme="minorHAnsi" w:hAnsiTheme="minorHAnsi"/>
          <w:noProof/>
          <w:kern w:val="2"/>
          <w:sz w:val="22"/>
          <w:lang w:eastAsia="es-ES"/>
          <w14:ligatures w14:val="standardContextual"/>
        </w:rPr>
      </w:pPr>
      <w:hyperlink w:anchor="_Toc188990041" w:history="1">
        <w:r w:rsidRPr="002D3F0D">
          <w:rPr>
            <w:rStyle w:val="Hipervnculo"/>
            <w:noProof/>
          </w:rPr>
          <w:t>Construcción de repositorio completo</w:t>
        </w:r>
        <w:r>
          <w:rPr>
            <w:noProof/>
            <w:webHidden/>
          </w:rPr>
          <w:tab/>
        </w:r>
        <w:r>
          <w:rPr>
            <w:noProof/>
            <w:webHidden/>
          </w:rPr>
          <w:fldChar w:fldCharType="begin"/>
        </w:r>
        <w:r>
          <w:rPr>
            <w:noProof/>
            <w:webHidden/>
          </w:rPr>
          <w:instrText xml:space="preserve"> PAGEREF _Toc188990041 \h </w:instrText>
        </w:r>
        <w:r>
          <w:rPr>
            <w:noProof/>
            <w:webHidden/>
          </w:rPr>
        </w:r>
        <w:r>
          <w:rPr>
            <w:noProof/>
            <w:webHidden/>
          </w:rPr>
          <w:fldChar w:fldCharType="separate"/>
        </w:r>
        <w:r>
          <w:rPr>
            <w:noProof/>
            <w:webHidden/>
          </w:rPr>
          <w:t>9</w:t>
        </w:r>
        <w:r>
          <w:rPr>
            <w:noProof/>
            <w:webHidden/>
          </w:rPr>
          <w:fldChar w:fldCharType="end"/>
        </w:r>
      </w:hyperlink>
    </w:p>
    <w:p w14:paraId="37B46AEB" w14:textId="6ECB6D70" w:rsidR="004A44F0" w:rsidRDefault="004A44F0">
      <w:pPr>
        <w:pStyle w:val="TDC2"/>
        <w:rPr>
          <w:rFonts w:asciiTheme="minorHAnsi" w:hAnsiTheme="minorHAnsi"/>
          <w:noProof/>
          <w:kern w:val="2"/>
          <w:sz w:val="22"/>
          <w:lang w:eastAsia="es-ES"/>
          <w14:ligatures w14:val="standardContextual"/>
        </w:rPr>
      </w:pPr>
      <w:hyperlink w:anchor="_Toc188990042" w:history="1">
        <w:r w:rsidRPr="002D3F0D">
          <w:rPr>
            <w:rStyle w:val="Hipervnculo"/>
            <w:noProof/>
          </w:rPr>
          <w:t>Definición de flujos de trabajo</w:t>
        </w:r>
        <w:r>
          <w:rPr>
            <w:noProof/>
            <w:webHidden/>
          </w:rPr>
          <w:tab/>
        </w:r>
        <w:r>
          <w:rPr>
            <w:noProof/>
            <w:webHidden/>
          </w:rPr>
          <w:fldChar w:fldCharType="begin"/>
        </w:r>
        <w:r>
          <w:rPr>
            <w:noProof/>
            <w:webHidden/>
          </w:rPr>
          <w:instrText xml:space="preserve"> PAGEREF _Toc188990042 \h </w:instrText>
        </w:r>
        <w:r>
          <w:rPr>
            <w:noProof/>
            <w:webHidden/>
          </w:rPr>
        </w:r>
        <w:r>
          <w:rPr>
            <w:noProof/>
            <w:webHidden/>
          </w:rPr>
          <w:fldChar w:fldCharType="separate"/>
        </w:r>
        <w:r>
          <w:rPr>
            <w:noProof/>
            <w:webHidden/>
          </w:rPr>
          <w:t>10</w:t>
        </w:r>
        <w:r>
          <w:rPr>
            <w:noProof/>
            <w:webHidden/>
          </w:rPr>
          <w:fldChar w:fldCharType="end"/>
        </w:r>
      </w:hyperlink>
    </w:p>
    <w:p w14:paraId="1F76941D" w14:textId="6C64F6E9" w:rsidR="004A44F0" w:rsidRDefault="004A44F0">
      <w:pPr>
        <w:pStyle w:val="TDC2"/>
        <w:rPr>
          <w:rFonts w:asciiTheme="minorHAnsi" w:hAnsiTheme="minorHAnsi"/>
          <w:noProof/>
          <w:kern w:val="2"/>
          <w:sz w:val="22"/>
          <w:lang w:eastAsia="es-ES"/>
          <w14:ligatures w14:val="standardContextual"/>
        </w:rPr>
      </w:pPr>
      <w:hyperlink w:anchor="_Toc188990043" w:history="1">
        <w:r w:rsidRPr="002D3F0D">
          <w:rPr>
            <w:rStyle w:val="Hipervnculo"/>
            <w:noProof/>
          </w:rPr>
          <w:t>Licencias Software (Customer ID: XXXXXXXXXXXX)</w:t>
        </w:r>
        <w:r>
          <w:rPr>
            <w:noProof/>
            <w:webHidden/>
          </w:rPr>
          <w:tab/>
        </w:r>
        <w:r>
          <w:rPr>
            <w:noProof/>
            <w:webHidden/>
          </w:rPr>
          <w:fldChar w:fldCharType="begin"/>
        </w:r>
        <w:r>
          <w:rPr>
            <w:noProof/>
            <w:webHidden/>
          </w:rPr>
          <w:instrText xml:space="preserve"> PAGEREF _Toc188990043 \h </w:instrText>
        </w:r>
        <w:r>
          <w:rPr>
            <w:noProof/>
            <w:webHidden/>
          </w:rPr>
        </w:r>
        <w:r>
          <w:rPr>
            <w:noProof/>
            <w:webHidden/>
          </w:rPr>
          <w:fldChar w:fldCharType="separate"/>
        </w:r>
        <w:r>
          <w:rPr>
            <w:noProof/>
            <w:webHidden/>
          </w:rPr>
          <w:t>11</w:t>
        </w:r>
        <w:r>
          <w:rPr>
            <w:noProof/>
            <w:webHidden/>
          </w:rPr>
          <w:fldChar w:fldCharType="end"/>
        </w:r>
      </w:hyperlink>
    </w:p>
    <w:p w14:paraId="231CCEBD" w14:textId="0558BAA9" w:rsidR="004A44F0" w:rsidRDefault="004A44F0">
      <w:pPr>
        <w:pStyle w:val="TDC3"/>
        <w:rPr>
          <w:rFonts w:asciiTheme="minorHAnsi" w:hAnsiTheme="minorHAnsi"/>
          <w:noProof/>
          <w:kern w:val="2"/>
          <w:sz w:val="22"/>
          <w:lang w:eastAsia="es-ES"/>
          <w14:ligatures w14:val="standardContextual"/>
        </w:rPr>
      </w:pPr>
      <w:hyperlink w:anchor="_Toc188990044" w:history="1">
        <w:r w:rsidRPr="002D3F0D">
          <w:rPr>
            <w:rStyle w:val="Hipervnculo"/>
            <w:noProof/>
          </w:rPr>
          <w:t>Definición de tipos de licencia</w:t>
        </w:r>
        <w:r>
          <w:rPr>
            <w:noProof/>
            <w:webHidden/>
          </w:rPr>
          <w:tab/>
        </w:r>
        <w:r>
          <w:rPr>
            <w:noProof/>
            <w:webHidden/>
          </w:rPr>
          <w:fldChar w:fldCharType="begin"/>
        </w:r>
        <w:r>
          <w:rPr>
            <w:noProof/>
            <w:webHidden/>
          </w:rPr>
          <w:instrText xml:space="preserve"> PAGEREF _Toc188990044 \h </w:instrText>
        </w:r>
        <w:r>
          <w:rPr>
            <w:noProof/>
            <w:webHidden/>
          </w:rPr>
        </w:r>
        <w:r>
          <w:rPr>
            <w:noProof/>
            <w:webHidden/>
          </w:rPr>
          <w:fldChar w:fldCharType="separate"/>
        </w:r>
        <w:r>
          <w:rPr>
            <w:noProof/>
            <w:webHidden/>
          </w:rPr>
          <w:t>11</w:t>
        </w:r>
        <w:r>
          <w:rPr>
            <w:noProof/>
            <w:webHidden/>
          </w:rPr>
          <w:fldChar w:fldCharType="end"/>
        </w:r>
      </w:hyperlink>
    </w:p>
    <w:p w14:paraId="2333F6F6" w14:textId="76ABAA1C" w:rsidR="004A44F0" w:rsidRDefault="004A44F0">
      <w:pPr>
        <w:pStyle w:val="TDC1"/>
        <w:rPr>
          <w:rFonts w:asciiTheme="minorHAnsi" w:hAnsiTheme="minorHAnsi"/>
          <w:kern w:val="2"/>
          <w:sz w:val="22"/>
          <w:lang w:eastAsia="es-ES"/>
          <w14:ligatures w14:val="standardContextual"/>
        </w:rPr>
      </w:pPr>
      <w:hyperlink w:anchor="_Toc188990045" w:history="1">
        <w:r w:rsidRPr="002D3F0D">
          <w:rPr>
            <w:rStyle w:val="Hipervnculo"/>
          </w:rPr>
          <w:t>Estructura Documental</w:t>
        </w:r>
        <w:r>
          <w:rPr>
            <w:webHidden/>
          </w:rPr>
          <w:tab/>
        </w:r>
        <w:r>
          <w:rPr>
            <w:webHidden/>
          </w:rPr>
          <w:fldChar w:fldCharType="begin"/>
        </w:r>
        <w:r>
          <w:rPr>
            <w:webHidden/>
          </w:rPr>
          <w:instrText xml:space="preserve"> PAGEREF _Toc188990045 \h </w:instrText>
        </w:r>
        <w:r>
          <w:rPr>
            <w:webHidden/>
          </w:rPr>
        </w:r>
        <w:r>
          <w:rPr>
            <w:webHidden/>
          </w:rPr>
          <w:fldChar w:fldCharType="separate"/>
        </w:r>
        <w:r>
          <w:rPr>
            <w:webHidden/>
          </w:rPr>
          <w:t>13</w:t>
        </w:r>
        <w:r>
          <w:rPr>
            <w:webHidden/>
          </w:rPr>
          <w:fldChar w:fldCharType="end"/>
        </w:r>
      </w:hyperlink>
    </w:p>
    <w:p w14:paraId="1B960E17" w14:textId="1177BEC6" w:rsidR="004A44F0" w:rsidRDefault="004A44F0">
      <w:pPr>
        <w:pStyle w:val="TDC2"/>
        <w:rPr>
          <w:rFonts w:asciiTheme="minorHAnsi" w:hAnsiTheme="minorHAnsi"/>
          <w:noProof/>
          <w:kern w:val="2"/>
          <w:sz w:val="22"/>
          <w:lang w:eastAsia="es-ES"/>
          <w14:ligatures w14:val="standardContextual"/>
        </w:rPr>
      </w:pPr>
      <w:hyperlink w:anchor="_Toc188990046" w:history="1">
        <w:r w:rsidRPr="002D3F0D">
          <w:rPr>
            <w:rStyle w:val="Hipervnculo"/>
            <w:noProof/>
          </w:rPr>
          <w:t>Documentación del servicio</w:t>
        </w:r>
        <w:r>
          <w:rPr>
            <w:noProof/>
            <w:webHidden/>
          </w:rPr>
          <w:tab/>
        </w:r>
        <w:r>
          <w:rPr>
            <w:noProof/>
            <w:webHidden/>
          </w:rPr>
          <w:fldChar w:fldCharType="begin"/>
        </w:r>
        <w:r>
          <w:rPr>
            <w:noProof/>
            <w:webHidden/>
          </w:rPr>
          <w:instrText xml:space="preserve"> PAGEREF _Toc188990046 \h </w:instrText>
        </w:r>
        <w:r>
          <w:rPr>
            <w:noProof/>
            <w:webHidden/>
          </w:rPr>
        </w:r>
        <w:r>
          <w:rPr>
            <w:noProof/>
            <w:webHidden/>
          </w:rPr>
          <w:fldChar w:fldCharType="separate"/>
        </w:r>
        <w:r>
          <w:rPr>
            <w:noProof/>
            <w:webHidden/>
          </w:rPr>
          <w:t>13</w:t>
        </w:r>
        <w:r>
          <w:rPr>
            <w:noProof/>
            <w:webHidden/>
          </w:rPr>
          <w:fldChar w:fldCharType="end"/>
        </w:r>
      </w:hyperlink>
    </w:p>
    <w:p w14:paraId="66A75036" w14:textId="2E8383C9" w:rsidR="004A44F0" w:rsidRDefault="004A44F0">
      <w:pPr>
        <w:pStyle w:val="TDC3"/>
        <w:rPr>
          <w:rFonts w:asciiTheme="minorHAnsi" w:hAnsiTheme="minorHAnsi"/>
          <w:noProof/>
          <w:kern w:val="2"/>
          <w:sz w:val="22"/>
          <w:lang w:eastAsia="es-ES"/>
          <w14:ligatures w14:val="standardContextual"/>
        </w:rPr>
      </w:pPr>
      <w:hyperlink w:anchor="_Toc188990047" w:history="1">
        <w:r w:rsidRPr="002D3F0D">
          <w:rPr>
            <w:rStyle w:val="Hipervnculo"/>
            <w:noProof/>
          </w:rPr>
          <w:t>Documentación del servicio</w:t>
        </w:r>
        <w:r>
          <w:rPr>
            <w:noProof/>
            <w:webHidden/>
          </w:rPr>
          <w:tab/>
        </w:r>
        <w:r>
          <w:rPr>
            <w:noProof/>
            <w:webHidden/>
          </w:rPr>
          <w:fldChar w:fldCharType="begin"/>
        </w:r>
        <w:r>
          <w:rPr>
            <w:noProof/>
            <w:webHidden/>
          </w:rPr>
          <w:instrText xml:space="preserve"> PAGEREF _Toc188990047 \h </w:instrText>
        </w:r>
        <w:r>
          <w:rPr>
            <w:noProof/>
            <w:webHidden/>
          </w:rPr>
        </w:r>
        <w:r>
          <w:rPr>
            <w:noProof/>
            <w:webHidden/>
          </w:rPr>
          <w:fldChar w:fldCharType="separate"/>
        </w:r>
        <w:r>
          <w:rPr>
            <w:noProof/>
            <w:webHidden/>
          </w:rPr>
          <w:t>13</w:t>
        </w:r>
        <w:r>
          <w:rPr>
            <w:noProof/>
            <w:webHidden/>
          </w:rPr>
          <w:fldChar w:fldCharType="end"/>
        </w:r>
      </w:hyperlink>
    </w:p>
    <w:p w14:paraId="3BBD08E0" w14:textId="50EDD8D0" w:rsidR="004A44F0" w:rsidRDefault="004A44F0">
      <w:pPr>
        <w:pStyle w:val="TDC3"/>
        <w:rPr>
          <w:rFonts w:asciiTheme="minorHAnsi" w:hAnsiTheme="minorHAnsi"/>
          <w:noProof/>
          <w:kern w:val="2"/>
          <w:sz w:val="22"/>
          <w:lang w:eastAsia="es-ES"/>
          <w14:ligatures w14:val="standardContextual"/>
        </w:rPr>
      </w:pPr>
      <w:hyperlink w:anchor="_Toc188990048" w:history="1">
        <w:r w:rsidRPr="002D3F0D">
          <w:rPr>
            <w:rStyle w:val="Hipervnculo"/>
            <w:noProof/>
          </w:rPr>
          <w:t>Auditorias WF</w:t>
        </w:r>
        <w:r>
          <w:rPr>
            <w:noProof/>
            <w:webHidden/>
          </w:rPr>
          <w:tab/>
        </w:r>
        <w:r>
          <w:rPr>
            <w:noProof/>
            <w:webHidden/>
          </w:rPr>
          <w:fldChar w:fldCharType="begin"/>
        </w:r>
        <w:r>
          <w:rPr>
            <w:noProof/>
            <w:webHidden/>
          </w:rPr>
          <w:instrText xml:space="preserve"> PAGEREF _Toc188990048 \h </w:instrText>
        </w:r>
        <w:r>
          <w:rPr>
            <w:noProof/>
            <w:webHidden/>
          </w:rPr>
        </w:r>
        <w:r>
          <w:rPr>
            <w:noProof/>
            <w:webHidden/>
          </w:rPr>
          <w:fldChar w:fldCharType="separate"/>
        </w:r>
        <w:r>
          <w:rPr>
            <w:noProof/>
            <w:webHidden/>
          </w:rPr>
          <w:t>14</w:t>
        </w:r>
        <w:r>
          <w:rPr>
            <w:noProof/>
            <w:webHidden/>
          </w:rPr>
          <w:fldChar w:fldCharType="end"/>
        </w:r>
      </w:hyperlink>
    </w:p>
    <w:p w14:paraId="5E0A4A5F" w14:textId="05E18DB9" w:rsidR="004A44F0" w:rsidRDefault="004A44F0">
      <w:pPr>
        <w:pStyle w:val="TDC2"/>
        <w:rPr>
          <w:rFonts w:asciiTheme="minorHAnsi" w:hAnsiTheme="minorHAnsi"/>
          <w:noProof/>
          <w:kern w:val="2"/>
          <w:sz w:val="22"/>
          <w:lang w:eastAsia="es-ES"/>
          <w14:ligatures w14:val="standardContextual"/>
        </w:rPr>
      </w:pPr>
      <w:hyperlink w:anchor="_Toc188990049" w:history="1">
        <w:r w:rsidRPr="002D3F0D">
          <w:rPr>
            <w:rStyle w:val="Hipervnculo"/>
            <w:noProof/>
          </w:rPr>
          <w:t>Máster Data (Tablas Maestros)</w:t>
        </w:r>
        <w:r>
          <w:rPr>
            <w:noProof/>
            <w:webHidden/>
          </w:rPr>
          <w:tab/>
        </w:r>
        <w:r>
          <w:rPr>
            <w:noProof/>
            <w:webHidden/>
          </w:rPr>
          <w:fldChar w:fldCharType="begin"/>
        </w:r>
        <w:r>
          <w:rPr>
            <w:noProof/>
            <w:webHidden/>
          </w:rPr>
          <w:instrText xml:space="preserve"> PAGEREF _Toc188990049 \h </w:instrText>
        </w:r>
        <w:r>
          <w:rPr>
            <w:noProof/>
            <w:webHidden/>
          </w:rPr>
        </w:r>
        <w:r>
          <w:rPr>
            <w:noProof/>
            <w:webHidden/>
          </w:rPr>
          <w:fldChar w:fldCharType="separate"/>
        </w:r>
        <w:r>
          <w:rPr>
            <w:noProof/>
            <w:webHidden/>
          </w:rPr>
          <w:t>15</w:t>
        </w:r>
        <w:r>
          <w:rPr>
            <w:noProof/>
            <w:webHidden/>
          </w:rPr>
          <w:fldChar w:fldCharType="end"/>
        </w:r>
      </w:hyperlink>
    </w:p>
    <w:p w14:paraId="4BD405EA" w14:textId="26C17112" w:rsidR="004A44F0" w:rsidRDefault="004A44F0">
      <w:pPr>
        <w:pStyle w:val="TDC3"/>
        <w:rPr>
          <w:rFonts w:asciiTheme="minorHAnsi" w:hAnsiTheme="minorHAnsi"/>
          <w:noProof/>
          <w:kern w:val="2"/>
          <w:sz w:val="22"/>
          <w:lang w:eastAsia="es-ES"/>
          <w14:ligatures w14:val="standardContextual"/>
        </w:rPr>
      </w:pPr>
      <w:hyperlink w:anchor="_Toc188990050" w:history="1">
        <w:r w:rsidRPr="002D3F0D">
          <w:rPr>
            <w:rStyle w:val="Hipervnculo"/>
            <w:noProof/>
          </w:rPr>
          <w:t>Estados de notificación</w:t>
        </w:r>
        <w:r>
          <w:rPr>
            <w:noProof/>
            <w:webHidden/>
          </w:rPr>
          <w:tab/>
        </w:r>
        <w:r>
          <w:rPr>
            <w:noProof/>
            <w:webHidden/>
          </w:rPr>
          <w:fldChar w:fldCharType="begin"/>
        </w:r>
        <w:r>
          <w:rPr>
            <w:noProof/>
            <w:webHidden/>
          </w:rPr>
          <w:instrText xml:space="preserve"> PAGEREF _Toc188990050 \h </w:instrText>
        </w:r>
        <w:r>
          <w:rPr>
            <w:noProof/>
            <w:webHidden/>
          </w:rPr>
        </w:r>
        <w:r>
          <w:rPr>
            <w:noProof/>
            <w:webHidden/>
          </w:rPr>
          <w:fldChar w:fldCharType="separate"/>
        </w:r>
        <w:r>
          <w:rPr>
            <w:noProof/>
            <w:webHidden/>
          </w:rPr>
          <w:t>16</w:t>
        </w:r>
        <w:r>
          <w:rPr>
            <w:noProof/>
            <w:webHidden/>
          </w:rPr>
          <w:fldChar w:fldCharType="end"/>
        </w:r>
      </w:hyperlink>
    </w:p>
    <w:p w14:paraId="1FF3AEF6" w14:textId="7F6547F6" w:rsidR="004A44F0" w:rsidRDefault="004A44F0">
      <w:pPr>
        <w:pStyle w:val="TDC3"/>
        <w:rPr>
          <w:rFonts w:asciiTheme="minorHAnsi" w:hAnsiTheme="minorHAnsi"/>
          <w:noProof/>
          <w:kern w:val="2"/>
          <w:sz w:val="22"/>
          <w:lang w:eastAsia="es-ES"/>
          <w14:ligatures w14:val="standardContextual"/>
        </w:rPr>
      </w:pPr>
      <w:hyperlink w:anchor="_Toc188990051" w:history="1">
        <w:r w:rsidRPr="002D3F0D">
          <w:rPr>
            <w:rStyle w:val="Hipervnculo"/>
            <w:noProof/>
          </w:rPr>
          <w:t>Tipos de notificación</w:t>
        </w:r>
        <w:r>
          <w:rPr>
            <w:noProof/>
            <w:webHidden/>
          </w:rPr>
          <w:tab/>
        </w:r>
        <w:r>
          <w:rPr>
            <w:noProof/>
            <w:webHidden/>
          </w:rPr>
          <w:fldChar w:fldCharType="begin"/>
        </w:r>
        <w:r>
          <w:rPr>
            <w:noProof/>
            <w:webHidden/>
          </w:rPr>
          <w:instrText xml:space="preserve"> PAGEREF _Toc188990051 \h </w:instrText>
        </w:r>
        <w:r>
          <w:rPr>
            <w:noProof/>
            <w:webHidden/>
          </w:rPr>
        </w:r>
        <w:r>
          <w:rPr>
            <w:noProof/>
            <w:webHidden/>
          </w:rPr>
          <w:fldChar w:fldCharType="separate"/>
        </w:r>
        <w:r>
          <w:rPr>
            <w:noProof/>
            <w:webHidden/>
          </w:rPr>
          <w:t>17</w:t>
        </w:r>
        <w:r>
          <w:rPr>
            <w:noProof/>
            <w:webHidden/>
          </w:rPr>
          <w:fldChar w:fldCharType="end"/>
        </w:r>
      </w:hyperlink>
    </w:p>
    <w:p w14:paraId="628BDBBF" w14:textId="0F669937" w:rsidR="004A44F0" w:rsidRDefault="004A44F0">
      <w:pPr>
        <w:pStyle w:val="TDC3"/>
        <w:rPr>
          <w:rFonts w:asciiTheme="minorHAnsi" w:hAnsiTheme="minorHAnsi"/>
          <w:noProof/>
          <w:kern w:val="2"/>
          <w:sz w:val="22"/>
          <w:lang w:eastAsia="es-ES"/>
          <w14:ligatures w14:val="standardContextual"/>
        </w:rPr>
      </w:pPr>
      <w:hyperlink w:anchor="_Toc188990052" w:history="1">
        <w:r w:rsidRPr="002D3F0D">
          <w:rPr>
            <w:rStyle w:val="Hipervnculo"/>
            <w:noProof/>
          </w:rPr>
          <w:t>Usuarios asignados al servicio</w:t>
        </w:r>
        <w:r>
          <w:rPr>
            <w:noProof/>
            <w:webHidden/>
          </w:rPr>
          <w:tab/>
        </w:r>
        <w:r>
          <w:rPr>
            <w:noProof/>
            <w:webHidden/>
          </w:rPr>
          <w:fldChar w:fldCharType="begin"/>
        </w:r>
        <w:r>
          <w:rPr>
            <w:noProof/>
            <w:webHidden/>
          </w:rPr>
          <w:instrText xml:space="preserve"> PAGEREF _Toc188990052 \h </w:instrText>
        </w:r>
        <w:r>
          <w:rPr>
            <w:noProof/>
            <w:webHidden/>
          </w:rPr>
        </w:r>
        <w:r>
          <w:rPr>
            <w:noProof/>
            <w:webHidden/>
          </w:rPr>
          <w:fldChar w:fldCharType="separate"/>
        </w:r>
        <w:r>
          <w:rPr>
            <w:noProof/>
            <w:webHidden/>
          </w:rPr>
          <w:t>18</w:t>
        </w:r>
        <w:r>
          <w:rPr>
            <w:noProof/>
            <w:webHidden/>
          </w:rPr>
          <w:fldChar w:fldCharType="end"/>
        </w:r>
      </w:hyperlink>
    </w:p>
    <w:p w14:paraId="2A7A1A0F" w14:textId="5118B8CD" w:rsidR="004A44F0" w:rsidRDefault="004A44F0">
      <w:pPr>
        <w:pStyle w:val="TDC3"/>
        <w:rPr>
          <w:rFonts w:asciiTheme="minorHAnsi" w:hAnsiTheme="minorHAnsi"/>
          <w:noProof/>
          <w:kern w:val="2"/>
          <w:sz w:val="22"/>
          <w:lang w:eastAsia="es-ES"/>
          <w14:ligatures w14:val="standardContextual"/>
        </w:rPr>
      </w:pPr>
      <w:hyperlink w:anchor="_Toc188990053" w:history="1">
        <w:r w:rsidRPr="002D3F0D">
          <w:rPr>
            <w:rStyle w:val="Hipervnculo"/>
            <w:noProof/>
          </w:rPr>
          <w:t>Equipos de Tramitación</w:t>
        </w:r>
        <w:r>
          <w:rPr>
            <w:noProof/>
            <w:webHidden/>
          </w:rPr>
          <w:tab/>
        </w:r>
        <w:r>
          <w:rPr>
            <w:noProof/>
            <w:webHidden/>
          </w:rPr>
          <w:fldChar w:fldCharType="begin"/>
        </w:r>
        <w:r>
          <w:rPr>
            <w:noProof/>
            <w:webHidden/>
          </w:rPr>
          <w:instrText xml:space="preserve"> PAGEREF _Toc188990053 \h </w:instrText>
        </w:r>
        <w:r>
          <w:rPr>
            <w:noProof/>
            <w:webHidden/>
          </w:rPr>
        </w:r>
        <w:r>
          <w:rPr>
            <w:noProof/>
            <w:webHidden/>
          </w:rPr>
          <w:fldChar w:fldCharType="separate"/>
        </w:r>
        <w:r>
          <w:rPr>
            <w:noProof/>
            <w:webHidden/>
          </w:rPr>
          <w:t>19</w:t>
        </w:r>
        <w:r>
          <w:rPr>
            <w:noProof/>
            <w:webHidden/>
          </w:rPr>
          <w:fldChar w:fldCharType="end"/>
        </w:r>
      </w:hyperlink>
    </w:p>
    <w:p w14:paraId="29468BF7" w14:textId="28C1C564" w:rsidR="004A44F0" w:rsidRDefault="004A44F0">
      <w:pPr>
        <w:pStyle w:val="TDC3"/>
        <w:rPr>
          <w:rFonts w:asciiTheme="minorHAnsi" w:hAnsiTheme="minorHAnsi"/>
          <w:noProof/>
          <w:kern w:val="2"/>
          <w:sz w:val="22"/>
          <w:lang w:eastAsia="es-ES"/>
          <w14:ligatures w14:val="standardContextual"/>
        </w:rPr>
      </w:pPr>
      <w:hyperlink w:anchor="_Toc188990054" w:history="1">
        <w:r w:rsidRPr="002D3F0D">
          <w:rPr>
            <w:rStyle w:val="Hipervnculo"/>
            <w:noProof/>
          </w:rPr>
          <w:t>Sociedades</w:t>
        </w:r>
        <w:r>
          <w:rPr>
            <w:noProof/>
            <w:webHidden/>
          </w:rPr>
          <w:tab/>
        </w:r>
        <w:r>
          <w:rPr>
            <w:noProof/>
            <w:webHidden/>
          </w:rPr>
          <w:fldChar w:fldCharType="begin"/>
        </w:r>
        <w:r>
          <w:rPr>
            <w:noProof/>
            <w:webHidden/>
          </w:rPr>
          <w:instrText xml:space="preserve"> PAGEREF _Toc188990054 \h </w:instrText>
        </w:r>
        <w:r>
          <w:rPr>
            <w:noProof/>
            <w:webHidden/>
          </w:rPr>
        </w:r>
        <w:r>
          <w:rPr>
            <w:noProof/>
            <w:webHidden/>
          </w:rPr>
          <w:fldChar w:fldCharType="separate"/>
        </w:r>
        <w:r>
          <w:rPr>
            <w:noProof/>
            <w:webHidden/>
          </w:rPr>
          <w:t>20</w:t>
        </w:r>
        <w:r>
          <w:rPr>
            <w:noProof/>
            <w:webHidden/>
          </w:rPr>
          <w:fldChar w:fldCharType="end"/>
        </w:r>
      </w:hyperlink>
    </w:p>
    <w:p w14:paraId="12744665" w14:textId="4FD29E1A" w:rsidR="004A44F0" w:rsidRDefault="004A44F0">
      <w:pPr>
        <w:pStyle w:val="TDC3"/>
        <w:rPr>
          <w:rFonts w:asciiTheme="minorHAnsi" w:hAnsiTheme="minorHAnsi"/>
          <w:noProof/>
          <w:kern w:val="2"/>
          <w:sz w:val="22"/>
          <w:lang w:eastAsia="es-ES"/>
          <w14:ligatures w14:val="standardContextual"/>
        </w:rPr>
      </w:pPr>
      <w:hyperlink w:anchor="_Toc188990055" w:history="1">
        <w:r w:rsidRPr="002D3F0D">
          <w:rPr>
            <w:rStyle w:val="Hipervnculo"/>
            <w:noProof/>
          </w:rPr>
          <w:t>Activos</w:t>
        </w:r>
        <w:r>
          <w:rPr>
            <w:noProof/>
            <w:webHidden/>
          </w:rPr>
          <w:tab/>
        </w:r>
        <w:r>
          <w:rPr>
            <w:noProof/>
            <w:webHidden/>
          </w:rPr>
          <w:fldChar w:fldCharType="begin"/>
        </w:r>
        <w:r>
          <w:rPr>
            <w:noProof/>
            <w:webHidden/>
          </w:rPr>
          <w:instrText xml:space="preserve"> PAGEREF _Toc188990055 \h </w:instrText>
        </w:r>
        <w:r>
          <w:rPr>
            <w:noProof/>
            <w:webHidden/>
          </w:rPr>
        </w:r>
        <w:r>
          <w:rPr>
            <w:noProof/>
            <w:webHidden/>
          </w:rPr>
          <w:fldChar w:fldCharType="separate"/>
        </w:r>
        <w:r>
          <w:rPr>
            <w:noProof/>
            <w:webHidden/>
          </w:rPr>
          <w:t>21</w:t>
        </w:r>
        <w:r>
          <w:rPr>
            <w:noProof/>
            <w:webHidden/>
          </w:rPr>
          <w:fldChar w:fldCharType="end"/>
        </w:r>
      </w:hyperlink>
    </w:p>
    <w:p w14:paraId="11BD44FF" w14:textId="03A5FA7F" w:rsidR="004A44F0" w:rsidRDefault="004A44F0">
      <w:pPr>
        <w:pStyle w:val="TDC2"/>
        <w:rPr>
          <w:rFonts w:asciiTheme="minorHAnsi" w:hAnsiTheme="minorHAnsi"/>
          <w:noProof/>
          <w:kern w:val="2"/>
          <w:sz w:val="22"/>
          <w:lang w:eastAsia="es-ES"/>
          <w14:ligatures w14:val="standardContextual"/>
        </w:rPr>
      </w:pPr>
      <w:hyperlink w:anchor="_Toc188990056" w:history="1">
        <w:r w:rsidRPr="002D3F0D">
          <w:rPr>
            <w:rStyle w:val="Hipervnculo"/>
            <w:noProof/>
          </w:rPr>
          <w:t>Tablas referenciadas</w:t>
        </w:r>
        <w:r>
          <w:rPr>
            <w:noProof/>
            <w:webHidden/>
          </w:rPr>
          <w:tab/>
        </w:r>
        <w:r>
          <w:rPr>
            <w:noProof/>
            <w:webHidden/>
          </w:rPr>
          <w:fldChar w:fldCharType="begin"/>
        </w:r>
        <w:r>
          <w:rPr>
            <w:noProof/>
            <w:webHidden/>
          </w:rPr>
          <w:instrText xml:space="preserve"> PAGEREF _Toc188990056 \h </w:instrText>
        </w:r>
        <w:r>
          <w:rPr>
            <w:noProof/>
            <w:webHidden/>
          </w:rPr>
        </w:r>
        <w:r>
          <w:rPr>
            <w:noProof/>
            <w:webHidden/>
          </w:rPr>
          <w:fldChar w:fldCharType="separate"/>
        </w:r>
        <w:r>
          <w:rPr>
            <w:noProof/>
            <w:webHidden/>
          </w:rPr>
          <w:t>23</w:t>
        </w:r>
        <w:r>
          <w:rPr>
            <w:noProof/>
            <w:webHidden/>
          </w:rPr>
          <w:fldChar w:fldCharType="end"/>
        </w:r>
      </w:hyperlink>
    </w:p>
    <w:p w14:paraId="250C95DF" w14:textId="09A40C94" w:rsidR="004A44F0" w:rsidRDefault="004A44F0">
      <w:pPr>
        <w:pStyle w:val="TDC1"/>
        <w:rPr>
          <w:rFonts w:asciiTheme="minorHAnsi" w:hAnsiTheme="minorHAnsi"/>
          <w:kern w:val="2"/>
          <w:sz w:val="22"/>
          <w:lang w:eastAsia="es-ES"/>
          <w14:ligatures w14:val="standardContextual"/>
        </w:rPr>
      </w:pPr>
      <w:hyperlink w:anchor="_Toc188990057" w:history="1">
        <w:r w:rsidRPr="002D3F0D">
          <w:rPr>
            <w:rStyle w:val="Hipervnculo"/>
          </w:rPr>
          <w:t>Registros de operación</w:t>
        </w:r>
        <w:r>
          <w:rPr>
            <w:webHidden/>
          </w:rPr>
          <w:tab/>
        </w:r>
        <w:r>
          <w:rPr>
            <w:webHidden/>
          </w:rPr>
          <w:fldChar w:fldCharType="begin"/>
        </w:r>
        <w:r>
          <w:rPr>
            <w:webHidden/>
          </w:rPr>
          <w:instrText xml:space="preserve"> PAGEREF _Toc188990057 \h </w:instrText>
        </w:r>
        <w:r>
          <w:rPr>
            <w:webHidden/>
          </w:rPr>
        </w:r>
        <w:r>
          <w:rPr>
            <w:webHidden/>
          </w:rPr>
          <w:fldChar w:fldCharType="separate"/>
        </w:r>
        <w:r>
          <w:rPr>
            <w:webHidden/>
          </w:rPr>
          <w:t>24</w:t>
        </w:r>
        <w:r>
          <w:rPr>
            <w:webHidden/>
          </w:rPr>
          <w:fldChar w:fldCharType="end"/>
        </w:r>
      </w:hyperlink>
    </w:p>
    <w:p w14:paraId="6EDE5E6E" w14:textId="6CD4DBC6" w:rsidR="004A44F0" w:rsidRDefault="004A44F0">
      <w:pPr>
        <w:pStyle w:val="TDC2"/>
        <w:rPr>
          <w:rFonts w:asciiTheme="minorHAnsi" w:hAnsiTheme="minorHAnsi"/>
          <w:noProof/>
          <w:kern w:val="2"/>
          <w:sz w:val="22"/>
          <w:lang w:eastAsia="es-ES"/>
          <w14:ligatures w14:val="standardContextual"/>
        </w:rPr>
      </w:pPr>
      <w:hyperlink w:anchor="_Toc188990058" w:history="1">
        <w:r w:rsidRPr="002D3F0D">
          <w:rPr>
            <w:rStyle w:val="Hipervnculo"/>
            <w:noProof/>
          </w:rPr>
          <w:t>Categorías Documentales</w:t>
        </w:r>
        <w:r>
          <w:rPr>
            <w:noProof/>
            <w:webHidden/>
          </w:rPr>
          <w:tab/>
        </w:r>
        <w:r>
          <w:rPr>
            <w:noProof/>
            <w:webHidden/>
          </w:rPr>
          <w:fldChar w:fldCharType="begin"/>
        </w:r>
        <w:r>
          <w:rPr>
            <w:noProof/>
            <w:webHidden/>
          </w:rPr>
          <w:instrText xml:space="preserve"> PAGEREF _Toc188990058 \h </w:instrText>
        </w:r>
        <w:r>
          <w:rPr>
            <w:noProof/>
            <w:webHidden/>
          </w:rPr>
        </w:r>
        <w:r>
          <w:rPr>
            <w:noProof/>
            <w:webHidden/>
          </w:rPr>
          <w:fldChar w:fldCharType="separate"/>
        </w:r>
        <w:r>
          <w:rPr>
            <w:noProof/>
            <w:webHidden/>
          </w:rPr>
          <w:t>24</w:t>
        </w:r>
        <w:r>
          <w:rPr>
            <w:noProof/>
            <w:webHidden/>
          </w:rPr>
          <w:fldChar w:fldCharType="end"/>
        </w:r>
      </w:hyperlink>
    </w:p>
    <w:p w14:paraId="63D99AAB" w14:textId="05C7DECC" w:rsidR="004A44F0" w:rsidRDefault="004A44F0">
      <w:pPr>
        <w:pStyle w:val="TDC2"/>
        <w:rPr>
          <w:rFonts w:asciiTheme="minorHAnsi" w:hAnsiTheme="minorHAnsi"/>
          <w:noProof/>
          <w:kern w:val="2"/>
          <w:sz w:val="22"/>
          <w:lang w:eastAsia="es-ES"/>
          <w14:ligatures w14:val="standardContextual"/>
        </w:rPr>
      </w:pPr>
      <w:hyperlink w:anchor="_Toc188990059" w:history="1">
        <w:r w:rsidRPr="002D3F0D">
          <w:rPr>
            <w:rStyle w:val="Hipervnculo"/>
            <w:noProof/>
          </w:rPr>
          <w:t>Categoría “Notificaciones (Dispatching Room)”</w:t>
        </w:r>
        <w:r>
          <w:rPr>
            <w:noProof/>
            <w:webHidden/>
          </w:rPr>
          <w:tab/>
        </w:r>
        <w:r>
          <w:rPr>
            <w:noProof/>
            <w:webHidden/>
          </w:rPr>
          <w:fldChar w:fldCharType="begin"/>
        </w:r>
        <w:r>
          <w:rPr>
            <w:noProof/>
            <w:webHidden/>
          </w:rPr>
          <w:instrText xml:space="preserve"> PAGEREF _Toc188990059 \h </w:instrText>
        </w:r>
        <w:r>
          <w:rPr>
            <w:noProof/>
            <w:webHidden/>
          </w:rPr>
        </w:r>
        <w:r>
          <w:rPr>
            <w:noProof/>
            <w:webHidden/>
          </w:rPr>
          <w:fldChar w:fldCharType="separate"/>
        </w:r>
        <w:r>
          <w:rPr>
            <w:noProof/>
            <w:webHidden/>
          </w:rPr>
          <w:t>25</w:t>
        </w:r>
        <w:r>
          <w:rPr>
            <w:noProof/>
            <w:webHidden/>
          </w:rPr>
          <w:fldChar w:fldCharType="end"/>
        </w:r>
      </w:hyperlink>
    </w:p>
    <w:p w14:paraId="2E0F83F0" w14:textId="49FCA30E" w:rsidR="004A44F0" w:rsidRDefault="004A44F0">
      <w:pPr>
        <w:pStyle w:val="TDC2"/>
        <w:rPr>
          <w:rFonts w:asciiTheme="minorHAnsi" w:hAnsiTheme="minorHAnsi"/>
          <w:noProof/>
          <w:kern w:val="2"/>
          <w:sz w:val="22"/>
          <w:lang w:eastAsia="es-ES"/>
          <w14:ligatures w14:val="standardContextual"/>
        </w:rPr>
      </w:pPr>
      <w:hyperlink w:anchor="_Toc188990060" w:history="1">
        <w:r w:rsidRPr="002D3F0D">
          <w:rPr>
            <w:rStyle w:val="Hipervnculo"/>
            <w:noProof/>
          </w:rPr>
          <w:t>Categorías Destino de Notificaciones</w:t>
        </w:r>
        <w:r>
          <w:rPr>
            <w:noProof/>
            <w:webHidden/>
          </w:rPr>
          <w:tab/>
        </w:r>
        <w:r>
          <w:rPr>
            <w:noProof/>
            <w:webHidden/>
          </w:rPr>
          <w:fldChar w:fldCharType="begin"/>
        </w:r>
        <w:r>
          <w:rPr>
            <w:noProof/>
            <w:webHidden/>
          </w:rPr>
          <w:instrText xml:space="preserve"> PAGEREF _Toc188990060 \h </w:instrText>
        </w:r>
        <w:r>
          <w:rPr>
            <w:noProof/>
            <w:webHidden/>
          </w:rPr>
        </w:r>
        <w:r>
          <w:rPr>
            <w:noProof/>
            <w:webHidden/>
          </w:rPr>
          <w:fldChar w:fldCharType="separate"/>
        </w:r>
        <w:r>
          <w:rPr>
            <w:noProof/>
            <w:webHidden/>
          </w:rPr>
          <w:t>27</w:t>
        </w:r>
        <w:r>
          <w:rPr>
            <w:noProof/>
            <w:webHidden/>
          </w:rPr>
          <w:fldChar w:fldCharType="end"/>
        </w:r>
      </w:hyperlink>
    </w:p>
    <w:p w14:paraId="244564A8" w14:textId="59253104" w:rsidR="004A44F0" w:rsidRDefault="004A44F0">
      <w:pPr>
        <w:pStyle w:val="TDC3"/>
        <w:rPr>
          <w:rFonts w:asciiTheme="minorHAnsi" w:hAnsiTheme="minorHAnsi"/>
          <w:noProof/>
          <w:kern w:val="2"/>
          <w:sz w:val="22"/>
          <w:lang w:eastAsia="es-ES"/>
          <w14:ligatures w14:val="standardContextual"/>
        </w:rPr>
      </w:pPr>
      <w:hyperlink w:anchor="_Toc188990061" w:history="1">
        <w:r w:rsidRPr="002D3F0D">
          <w:rPr>
            <w:rStyle w:val="Hipervnculo"/>
            <w:noProof/>
          </w:rPr>
          <w:t>Estructura y Flexibilidad de las Categorías Documentales</w:t>
        </w:r>
        <w:r>
          <w:rPr>
            <w:noProof/>
            <w:webHidden/>
          </w:rPr>
          <w:tab/>
        </w:r>
        <w:r>
          <w:rPr>
            <w:noProof/>
            <w:webHidden/>
          </w:rPr>
          <w:fldChar w:fldCharType="begin"/>
        </w:r>
        <w:r>
          <w:rPr>
            <w:noProof/>
            <w:webHidden/>
          </w:rPr>
          <w:instrText xml:space="preserve"> PAGEREF _Toc188990061 \h </w:instrText>
        </w:r>
        <w:r>
          <w:rPr>
            <w:noProof/>
            <w:webHidden/>
          </w:rPr>
        </w:r>
        <w:r>
          <w:rPr>
            <w:noProof/>
            <w:webHidden/>
          </w:rPr>
          <w:fldChar w:fldCharType="separate"/>
        </w:r>
        <w:r>
          <w:rPr>
            <w:noProof/>
            <w:webHidden/>
          </w:rPr>
          <w:t>27</w:t>
        </w:r>
        <w:r>
          <w:rPr>
            <w:noProof/>
            <w:webHidden/>
          </w:rPr>
          <w:fldChar w:fldCharType="end"/>
        </w:r>
      </w:hyperlink>
    </w:p>
    <w:p w14:paraId="15334C0A" w14:textId="6D0F8179" w:rsidR="004A44F0" w:rsidRDefault="004A44F0">
      <w:pPr>
        <w:pStyle w:val="TDC3"/>
        <w:rPr>
          <w:rFonts w:asciiTheme="minorHAnsi" w:hAnsiTheme="minorHAnsi"/>
          <w:noProof/>
          <w:kern w:val="2"/>
          <w:sz w:val="22"/>
          <w:lang w:eastAsia="es-ES"/>
          <w14:ligatures w14:val="standardContextual"/>
        </w:rPr>
      </w:pPr>
      <w:hyperlink w:anchor="_Toc188990062" w:history="1">
        <w:r w:rsidRPr="002D3F0D">
          <w:rPr>
            <w:rStyle w:val="Hipervnculo"/>
            <w:noProof/>
          </w:rPr>
          <w:t>Seguridad de las categorías documentales</w:t>
        </w:r>
        <w:r>
          <w:rPr>
            <w:noProof/>
            <w:webHidden/>
          </w:rPr>
          <w:tab/>
        </w:r>
        <w:r>
          <w:rPr>
            <w:noProof/>
            <w:webHidden/>
          </w:rPr>
          <w:fldChar w:fldCharType="begin"/>
        </w:r>
        <w:r>
          <w:rPr>
            <w:noProof/>
            <w:webHidden/>
          </w:rPr>
          <w:instrText xml:space="preserve"> PAGEREF _Toc188990062 \h </w:instrText>
        </w:r>
        <w:r>
          <w:rPr>
            <w:noProof/>
            <w:webHidden/>
          </w:rPr>
        </w:r>
        <w:r>
          <w:rPr>
            <w:noProof/>
            <w:webHidden/>
          </w:rPr>
          <w:fldChar w:fldCharType="separate"/>
        </w:r>
        <w:r>
          <w:rPr>
            <w:noProof/>
            <w:webHidden/>
          </w:rPr>
          <w:t>28</w:t>
        </w:r>
        <w:r>
          <w:rPr>
            <w:noProof/>
            <w:webHidden/>
          </w:rPr>
          <w:fldChar w:fldCharType="end"/>
        </w:r>
      </w:hyperlink>
    </w:p>
    <w:p w14:paraId="6BF8C84A" w14:textId="7CB67FB4" w:rsidR="004A44F0" w:rsidRDefault="004A44F0">
      <w:pPr>
        <w:pStyle w:val="TDC2"/>
        <w:rPr>
          <w:rFonts w:asciiTheme="minorHAnsi" w:hAnsiTheme="minorHAnsi"/>
          <w:noProof/>
          <w:kern w:val="2"/>
          <w:sz w:val="22"/>
          <w:lang w:eastAsia="es-ES"/>
          <w14:ligatures w14:val="standardContextual"/>
        </w:rPr>
      </w:pPr>
      <w:hyperlink w:anchor="_Toc188990063" w:history="1">
        <w:r w:rsidRPr="002D3F0D">
          <w:rPr>
            <w:rStyle w:val="Hipervnculo"/>
            <w:noProof/>
          </w:rPr>
          <w:t>Consultas de categoría cruzada</w:t>
        </w:r>
        <w:r>
          <w:rPr>
            <w:noProof/>
            <w:webHidden/>
          </w:rPr>
          <w:tab/>
        </w:r>
        <w:r>
          <w:rPr>
            <w:noProof/>
            <w:webHidden/>
          </w:rPr>
          <w:fldChar w:fldCharType="begin"/>
        </w:r>
        <w:r>
          <w:rPr>
            <w:noProof/>
            <w:webHidden/>
          </w:rPr>
          <w:instrText xml:space="preserve"> PAGEREF _Toc188990063 \h </w:instrText>
        </w:r>
        <w:r>
          <w:rPr>
            <w:noProof/>
            <w:webHidden/>
          </w:rPr>
        </w:r>
        <w:r>
          <w:rPr>
            <w:noProof/>
            <w:webHidden/>
          </w:rPr>
          <w:fldChar w:fldCharType="separate"/>
        </w:r>
        <w:r>
          <w:rPr>
            <w:noProof/>
            <w:webHidden/>
          </w:rPr>
          <w:t>29</w:t>
        </w:r>
        <w:r>
          <w:rPr>
            <w:noProof/>
            <w:webHidden/>
          </w:rPr>
          <w:fldChar w:fldCharType="end"/>
        </w:r>
      </w:hyperlink>
    </w:p>
    <w:p w14:paraId="4228A29D" w14:textId="5312E4F4" w:rsidR="004A44F0" w:rsidRDefault="004A44F0">
      <w:pPr>
        <w:pStyle w:val="TDC1"/>
        <w:rPr>
          <w:rFonts w:asciiTheme="minorHAnsi" w:hAnsiTheme="minorHAnsi"/>
          <w:kern w:val="2"/>
          <w:sz w:val="22"/>
          <w:lang w:eastAsia="es-ES"/>
          <w14:ligatures w14:val="standardContextual"/>
        </w:rPr>
      </w:pPr>
      <w:hyperlink w:anchor="_Toc188990064" w:history="1">
        <w:r w:rsidRPr="002D3F0D">
          <w:rPr>
            <w:rStyle w:val="Hipervnculo"/>
          </w:rPr>
          <w:t>Flujos de trabajo</w:t>
        </w:r>
        <w:r>
          <w:rPr>
            <w:webHidden/>
          </w:rPr>
          <w:tab/>
        </w:r>
        <w:r>
          <w:rPr>
            <w:webHidden/>
          </w:rPr>
          <w:fldChar w:fldCharType="begin"/>
        </w:r>
        <w:r>
          <w:rPr>
            <w:webHidden/>
          </w:rPr>
          <w:instrText xml:space="preserve"> PAGEREF _Toc188990064 \h </w:instrText>
        </w:r>
        <w:r>
          <w:rPr>
            <w:webHidden/>
          </w:rPr>
        </w:r>
        <w:r>
          <w:rPr>
            <w:webHidden/>
          </w:rPr>
          <w:fldChar w:fldCharType="separate"/>
        </w:r>
        <w:r>
          <w:rPr>
            <w:webHidden/>
          </w:rPr>
          <w:t>30</w:t>
        </w:r>
        <w:r>
          <w:rPr>
            <w:webHidden/>
          </w:rPr>
          <w:fldChar w:fldCharType="end"/>
        </w:r>
      </w:hyperlink>
    </w:p>
    <w:p w14:paraId="2BF331E2" w14:textId="1BF750CD" w:rsidR="004A44F0" w:rsidRDefault="004A44F0">
      <w:pPr>
        <w:pStyle w:val="TDC2"/>
        <w:rPr>
          <w:rFonts w:asciiTheme="minorHAnsi" w:hAnsiTheme="minorHAnsi"/>
          <w:noProof/>
          <w:kern w:val="2"/>
          <w:sz w:val="22"/>
          <w:lang w:eastAsia="es-ES"/>
          <w14:ligatures w14:val="standardContextual"/>
        </w:rPr>
      </w:pPr>
      <w:hyperlink w:anchor="_Toc188990065" w:history="1">
        <w:r w:rsidRPr="002D3F0D">
          <w:rPr>
            <w:rStyle w:val="Hipervnculo"/>
            <w:noProof/>
          </w:rPr>
          <w:t>WF Asignación equipo de tramitación</w:t>
        </w:r>
        <w:r>
          <w:rPr>
            <w:noProof/>
            <w:webHidden/>
          </w:rPr>
          <w:tab/>
        </w:r>
        <w:r>
          <w:rPr>
            <w:noProof/>
            <w:webHidden/>
          </w:rPr>
          <w:fldChar w:fldCharType="begin"/>
        </w:r>
        <w:r>
          <w:rPr>
            <w:noProof/>
            <w:webHidden/>
          </w:rPr>
          <w:instrText xml:space="preserve"> PAGEREF _Toc188990065 \h </w:instrText>
        </w:r>
        <w:r>
          <w:rPr>
            <w:noProof/>
            <w:webHidden/>
          </w:rPr>
        </w:r>
        <w:r>
          <w:rPr>
            <w:noProof/>
            <w:webHidden/>
          </w:rPr>
          <w:fldChar w:fldCharType="separate"/>
        </w:r>
        <w:r>
          <w:rPr>
            <w:noProof/>
            <w:webHidden/>
          </w:rPr>
          <w:t>31</w:t>
        </w:r>
        <w:r>
          <w:rPr>
            <w:noProof/>
            <w:webHidden/>
          </w:rPr>
          <w:fldChar w:fldCharType="end"/>
        </w:r>
      </w:hyperlink>
    </w:p>
    <w:p w14:paraId="2BCD8491" w14:textId="5817E06D" w:rsidR="004A44F0" w:rsidRDefault="004A44F0">
      <w:pPr>
        <w:pStyle w:val="TDC2"/>
        <w:rPr>
          <w:rFonts w:asciiTheme="minorHAnsi" w:hAnsiTheme="minorHAnsi"/>
          <w:noProof/>
          <w:kern w:val="2"/>
          <w:sz w:val="22"/>
          <w:lang w:eastAsia="es-ES"/>
          <w14:ligatures w14:val="standardContextual"/>
        </w:rPr>
      </w:pPr>
      <w:hyperlink w:anchor="_Toc188990066" w:history="1">
        <w:r w:rsidRPr="002D3F0D">
          <w:rPr>
            <w:rStyle w:val="Hipervnculo"/>
            <w:noProof/>
          </w:rPr>
          <w:t>WF Notificaciones (DISPATCHING ROOM)</w:t>
        </w:r>
        <w:r>
          <w:rPr>
            <w:noProof/>
            <w:webHidden/>
          </w:rPr>
          <w:tab/>
        </w:r>
        <w:r>
          <w:rPr>
            <w:noProof/>
            <w:webHidden/>
          </w:rPr>
          <w:fldChar w:fldCharType="begin"/>
        </w:r>
        <w:r>
          <w:rPr>
            <w:noProof/>
            <w:webHidden/>
          </w:rPr>
          <w:instrText xml:space="preserve"> PAGEREF _Toc188990066 \h </w:instrText>
        </w:r>
        <w:r>
          <w:rPr>
            <w:noProof/>
            <w:webHidden/>
          </w:rPr>
        </w:r>
        <w:r>
          <w:rPr>
            <w:noProof/>
            <w:webHidden/>
          </w:rPr>
          <w:fldChar w:fldCharType="separate"/>
        </w:r>
        <w:r>
          <w:rPr>
            <w:noProof/>
            <w:webHidden/>
          </w:rPr>
          <w:t>31</w:t>
        </w:r>
        <w:r>
          <w:rPr>
            <w:noProof/>
            <w:webHidden/>
          </w:rPr>
          <w:fldChar w:fldCharType="end"/>
        </w:r>
      </w:hyperlink>
    </w:p>
    <w:p w14:paraId="066383E0" w14:textId="1278E3F5" w:rsidR="004A44F0" w:rsidRDefault="004A44F0">
      <w:pPr>
        <w:pStyle w:val="TDC2"/>
        <w:rPr>
          <w:rFonts w:asciiTheme="minorHAnsi" w:hAnsiTheme="minorHAnsi"/>
          <w:noProof/>
          <w:kern w:val="2"/>
          <w:sz w:val="22"/>
          <w:lang w:eastAsia="es-ES"/>
          <w14:ligatures w14:val="standardContextual"/>
        </w:rPr>
      </w:pPr>
      <w:hyperlink w:anchor="_Toc188990067" w:history="1">
        <w:r w:rsidRPr="002D3F0D">
          <w:rPr>
            <w:rStyle w:val="Hipervnculo"/>
            <w:noProof/>
          </w:rPr>
          <w:t>Evolución WF - DISPATCHING ROOM (Integración DOCAI)</w:t>
        </w:r>
        <w:r>
          <w:rPr>
            <w:noProof/>
            <w:webHidden/>
          </w:rPr>
          <w:tab/>
        </w:r>
        <w:r>
          <w:rPr>
            <w:noProof/>
            <w:webHidden/>
          </w:rPr>
          <w:fldChar w:fldCharType="begin"/>
        </w:r>
        <w:r>
          <w:rPr>
            <w:noProof/>
            <w:webHidden/>
          </w:rPr>
          <w:instrText xml:space="preserve"> PAGEREF _Toc188990067 \h </w:instrText>
        </w:r>
        <w:r>
          <w:rPr>
            <w:noProof/>
            <w:webHidden/>
          </w:rPr>
        </w:r>
        <w:r>
          <w:rPr>
            <w:noProof/>
            <w:webHidden/>
          </w:rPr>
          <w:fldChar w:fldCharType="separate"/>
        </w:r>
        <w:r>
          <w:rPr>
            <w:noProof/>
            <w:webHidden/>
          </w:rPr>
          <w:t>34</w:t>
        </w:r>
        <w:r>
          <w:rPr>
            <w:noProof/>
            <w:webHidden/>
          </w:rPr>
          <w:fldChar w:fldCharType="end"/>
        </w:r>
      </w:hyperlink>
    </w:p>
    <w:p w14:paraId="32C6C9A5" w14:textId="4376711A" w:rsidR="004A44F0" w:rsidRDefault="004A44F0">
      <w:pPr>
        <w:pStyle w:val="TDC3"/>
        <w:rPr>
          <w:rFonts w:asciiTheme="minorHAnsi" w:hAnsiTheme="minorHAnsi"/>
          <w:noProof/>
          <w:kern w:val="2"/>
          <w:sz w:val="22"/>
          <w:lang w:eastAsia="es-ES"/>
          <w14:ligatures w14:val="standardContextual"/>
        </w:rPr>
      </w:pPr>
      <w:hyperlink w:anchor="_Toc188990068" w:history="1">
        <w:r w:rsidRPr="002D3F0D">
          <w:rPr>
            <w:rStyle w:val="Hipervnculo"/>
            <w:noProof/>
          </w:rPr>
          <w:t>Descripción del Flujo de Trabajo Actual</w:t>
        </w:r>
        <w:r>
          <w:rPr>
            <w:noProof/>
            <w:webHidden/>
          </w:rPr>
          <w:tab/>
        </w:r>
        <w:r>
          <w:rPr>
            <w:noProof/>
            <w:webHidden/>
          </w:rPr>
          <w:fldChar w:fldCharType="begin"/>
        </w:r>
        <w:r>
          <w:rPr>
            <w:noProof/>
            <w:webHidden/>
          </w:rPr>
          <w:instrText xml:space="preserve"> PAGEREF _Toc188990068 \h </w:instrText>
        </w:r>
        <w:r>
          <w:rPr>
            <w:noProof/>
            <w:webHidden/>
          </w:rPr>
        </w:r>
        <w:r>
          <w:rPr>
            <w:noProof/>
            <w:webHidden/>
          </w:rPr>
          <w:fldChar w:fldCharType="separate"/>
        </w:r>
        <w:r>
          <w:rPr>
            <w:noProof/>
            <w:webHidden/>
          </w:rPr>
          <w:t>34</w:t>
        </w:r>
        <w:r>
          <w:rPr>
            <w:noProof/>
            <w:webHidden/>
          </w:rPr>
          <w:fldChar w:fldCharType="end"/>
        </w:r>
      </w:hyperlink>
    </w:p>
    <w:p w14:paraId="0F328B4C" w14:textId="06762652" w:rsidR="004A44F0" w:rsidRDefault="004A44F0">
      <w:pPr>
        <w:pStyle w:val="TDC3"/>
        <w:rPr>
          <w:rFonts w:asciiTheme="minorHAnsi" w:hAnsiTheme="minorHAnsi"/>
          <w:noProof/>
          <w:kern w:val="2"/>
          <w:sz w:val="22"/>
          <w:lang w:eastAsia="es-ES"/>
          <w14:ligatures w14:val="standardContextual"/>
        </w:rPr>
      </w:pPr>
      <w:hyperlink w:anchor="_Toc188990069" w:history="1">
        <w:r w:rsidRPr="002D3F0D">
          <w:rPr>
            <w:rStyle w:val="Hipervnculo"/>
            <w:noProof/>
          </w:rPr>
          <w:t>Flujo de Trabajo Futuro con Integración de DOCAI</w:t>
        </w:r>
        <w:r>
          <w:rPr>
            <w:noProof/>
            <w:webHidden/>
          </w:rPr>
          <w:tab/>
        </w:r>
        <w:r>
          <w:rPr>
            <w:noProof/>
            <w:webHidden/>
          </w:rPr>
          <w:fldChar w:fldCharType="begin"/>
        </w:r>
        <w:r>
          <w:rPr>
            <w:noProof/>
            <w:webHidden/>
          </w:rPr>
          <w:instrText xml:space="preserve"> PAGEREF _Toc188990069 \h </w:instrText>
        </w:r>
        <w:r>
          <w:rPr>
            <w:noProof/>
            <w:webHidden/>
          </w:rPr>
        </w:r>
        <w:r>
          <w:rPr>
            <w:noProof/>
            <w:webHidden/>
          </w:rPr>
          <w:fldChar w:fldCharType="separate"/>
        </w:r>
        <w:r>
          <w:rPr>
            <w:noProof/>
            <w:webHidden/>
          </w:rPr>
          <w:t>34</w:t>
        </w:r>
        <w:r>
          <w:rPr>
            <w:noProof/>
            <w:webHidden/>
          </w:rPr>
          <w:fldChar w:fldCharType="end"/>
        </w:r>
      </w:hyperlink>
    </w:p>
    <w:p w14:paraId="2116999C" w14:textId="0F87C7EB" w:rsidR="004A44F0" w:rsidRDefault="004A44F0">
      <w:pPr>
        <w:pStyle w:val="TDC2"/>
        <w:rPr>
          <w:rFonts w:asciiTheme="minorHAnsi" w:hAnsiTheme="minorHAnsi"/>
          <w:noProof/>
          <w:kern w:val="2"/>
          <w:sz w:val="22"/>
          <w:lang w:eastAsia="es-ES"/>
          <w14:ligatures w14:val="standardContextual"/>
        </w:rPr>
      </w:pPr>
      <w:hyperlink w:anchor="_Toc188990070" w:history="1">
        <w:r w:rsidRPr="002D3F0D">
          <w:rPr>
            <w:rStyle w:val="Hipervnculo"/>
            <w:noProof/>
          </w:rPr>
          <w:t>Conclusión</w:t>
        </w:r>
        <w:r>
          <w:rPr>
            <w:noProof/>
            <w:webHidden/>
          </w:rPr>
          <w:tab/>
        </w:r>
        <w:r>
          <w:rPr>
            <w:noProof/>
            <w:webHidden/>
          </w:rPr>
          <w:fldChar w:fldCharType="begin"/>
        </w:r>
        <w:r>
          <w:rPr>
            <w:noProof/>
            <w:webHidden/>
          </w:rPr>
          <w:instrText xml:space="preserve"> PAGEREF _Toc188990070 \h </w:instrText>
        </w:r>
        <w:r>
          <w:rPr>
            <w:noProof/>
            <w:webHidden/>
          </w:rPr>
        </w:r>
        <w:r>
          <w:rPr>
            <w:noProof/>
            <w:webHidden/>
          </w:rPr>
          <w:fldChar w:fldCharType="separate"/>
        </w:r>
        <w:r>
          <w:rPr>
            <w:noProof/>
            <w:webHidden/>
          </w:rPr>
          <w:t>35</w:t>
        </w:r>
        <w:r>
          <w:rPr>
            <w:noProof/>
            <w:webHidden/>
          </w:rPr>
          <w:fldChar w:fldCharType="end"/>
        </w:r>
      </w:hyperlink>
    </w:p>
    <w:p w14:paraId="7B0FB595" w14:textId="117A54EC" w:rsidR="004A44F0" w:rsidRDefault="004A44F0">
      <w:pPr>
        <w:pStyle w:val="TDC2"/>
        <w:rPr>
          <w:rFonts w:asciiTheme="minorHAnsi" w:hAnsiTheme="minorHAnsi"/>
          <w:noProof/>
          <w:kern w:val="2"/>
          <w:sz w:val="22"/>
          <w:lang w:eastAsia="es-ES"/>
          <w14:ligatures w14:val="standardContextual"/>
        </w:rPr>
      </w:pPr>
      <w:hyperlink w:anchor="_Toc188990071" w:history="1">
        <w:r w:rsidRPr="002D3F0D">
          <w:rPr>
            <w:rStyle w:val="Hipervnculo"/>
            <w:noProof/>
          </w:rPr>
          <w:t>WF Notificaciones (Zonas de Distribución)</w:t>
        </w:r>
        <w:r>
          <w:rPr>
            <w:noProof/>
            <w:webHidden/>
          </w:rPr>
          <w:tab/>
        </w:r>
        <w:r>
          <w:rPr>
            <w:noProof/>
            <w:webHidden/>
          </w:rPr>
          <w:fldChar w:fldCharType="begin"/>
        </w:r>
        <w:r>
          <w:rPr>
            <w:noProof/>
            <w:webHidden/>
          </w:rPr>
          <w:instrText xml:space="preserve"> PAGEREF _Toc188990071 \h </w:instrText>
        </w:r>
        <w:r>
          <w:rPr>
            <w:noProof/>
            <w:webHidden/>
          </w:rPr>
        </w:r>
        <w:r>
          <w:rPr>
            <w:noProof/>
            <w:webHidden/>
          </w:rPr>
          <w:fldChar w:fldCharType="separate"/>
        </w:r>
        <w:r>
          <w:rPr>
            <w:noProof/>
            <w:webHidden/>
          </w:rPr>
          <w:t>36</w:t>
        </w:r>
        <w:r>
          <w:rPr>
            <w:noProof/>
            <w:webHidden/>
          </w:rPr>
          <w:fldChar w:fldCharType="end"/>
        </w:r>
      </w:hyperlink>
    </w:p>
    <w:p w14:paraId="24B61303" w14:textId="50B17F98" w:rsidR="004A44F0" w:rsidRDefault="004A44F0">
      <w:pPr>
        <w:pStyle w:val="TDC1"/>
        <w:rPr>
          <w:rFonts w:asciiTheme="minorHAnsi" w:hAnsiTheme="minorHAnsi"/>
          <w:kern w:val="2"/>
          <w:sz w:val="22"/>
          <w:lang w:eastAsia="es-ES"/>
          <w14:ligatures w14:val="standardContextual"/>
        </w:rPr>
      </w:pPr>
      <w:hyperlink w:anchor="_Toc188990072" w:history="1">
        <w:r w:rsidRPr="002D3F0D">
          <w:rPr>
            <w:rStyle w:val="Hipervnculo"/>
          </w:rPr>
          <w:t>Actividades previstas</w:t>
        </w:r>
        <w:r>
          <w:rPr>
            <w:webHidden/>
          </w:rPr>
          <w:tab/>
        </w:r>
        <w:r>
          <w:rPr>
            <w:webHidden/>
          </w:rPr>
          <w:fldChar w:fldCharType="begin"/>
        </w:r>
        <w:r>
          <w:rPr>
            <w:webHidden/>
          </w:rPr>
          <w:instrText xml:space="preserve"> PAGEREF _Toc188990072 \h </w:instrText>
        </w:r>
        <w:r>
          <w:rPr>
            <w:webHidden/>
          </w:rPr>
        </w:r>
        <w:r>
          <w:rPr>
            <w:webHidden/>
          </w:rPr>
          <w:fldChar w:fldCharType="separate"/>
        </w:r>
        <w:r>
          <w:rPr>
            <w:webHidden/>
          </w:rPr>
          <w:t>39</w:t>
        </w:r>
        <w:r>
          <w:rPr>
            <w:webHidden/>
          </w:rPr>
          <w:fldChar w:fldCharType="end"/>
        </w:r>
      </w:hyperlink>
    </w:p>
    <w:p w14:paraId="7804138F" w14:textId="7CDD852A" w:rsidR="004A44F0" w:rsidRDefault="004A44F0">
      <w:pPr>
        <w:pStyle w:val="TDC1"/>
        <w:rPr>
          <w:rFonts w:asciiTheme="minorHAnsi" w:hAnsiTheme="minorHAnsi"/>
          <w:kern w:val="2"/>
          <w:sz w:val="22"/>
          <w:lang w:eastAsia="es-ES"/>
          <w14:ligatures w14:val="standardContextual"/>
        </w:rPr>
      </w:pPr>
      <w:hyperlink w:anchor="_Toc188990073" w:history="1">
        <w:r w:rsidRPr="002D3F0D">
          <w:rPr>
            <w:rStyle w:val="Hipervnculo"/>
          </w:rPr>
          <w:t>Firmas de aceptacion</w:t>
        </w:r>
        <w:r>
          <w:rPr>
            <w:webHidden/>
          </w:rPr>
          <w:tab/>
        </w:r>
        <w:r>
          <w:rPr>
            <w:webHidden/>
          </w:rPr>
          <w:fldChar w:fldCharType="begin"/>
        </w:r>
        <w:r>
          <w:rPr>
            <w:webHidden/>
          </w:rPr>
          <w:instrText xml:space="preserve"> PAGEREF _Toc188990073 \h </w:instrText>
        </w:r>
        <w:r>
          <w:rPr>
            <w:webHidden/>
          </w:rPr>
        </w:r>
        <w:r>
          <w:rPr>
            <w:webHidden/>
          </w:rPr>
          <w:fldChar w:fldCharType="separate"/>
        </w:r>
        <w:r>
          <w:rPr>
            <w:webHidden/>
          </w:rPr>
          <w:t>40</w:t>
        </w:r>
        <w:r>
          <w:rPr>
            <w:webHidden/>
          </w:rPr>
          <w:fldChar w:fldCharType="end"/>
        </w:r>
      </w:hyperlink>
    </w:p>
    <w:p w14:paraId="4F6F3B00" w14:textId="1ABA11EE" w:rsidR="004A44F0" w:rsidRDefault="004A44F0">
      <w:pPr>
        <w:pStyle w:val="TDC1"/>
        <w:rPr>
          <w:rFonts w:asciiTheme="minorHAnsi" w:hAnsiTheme="minorHAnsi"/>
          <w:kern w:val="2"/>
          <w:sz w:val="22"/>
          <w:lang w:eastAsia="es-ES"/>
          <w14:ligatures w14:val="standardContextual"/>
        </w:rPr>
      </w:pPr>
      <w:hyperlink w:anchor="_Toc188990074" w:history="1">
        <w:r w:rsidRPr="002D3F0D">
          <w:rPr>
            <w:rStyle w:val="Hipervnculo"/>
          </w:rPr>
          <w:t>Anexo 1 Detalle de los emails de notificación</w:t>
        </w:r>
        <w:r>
          <w:rPr>
            <w:webHidden/>
          </w:rPr>
          <w:tab/>
        </w:r>
        <w:r>
          <w:rPr>
            <w:webHidden/>
          </w:rPr>
          <w:fldChar w:fldCharType="begin"/>
        </w:r>
        <w:r>
          <w:rPr>
            <w:webHidden/>
          </w:rPr>
          <w:instrText xml:space="preserve"> PAGEREF _Toc188990074 \h </w:instrText>
        </w:r>
        <w:r>
          <w:rPr>
            <w:webHidden/>
          </w:rPr>
        </w:r>
        <w:r>
          <w:rPr>
            <w:webHidden/>
          </w:rPr>
          <w:fldChar w:fldCharType="separate"/>
        </w:r>
        <w:r>
          <w:rPr>
            <w:webHidden/>
          </w:rPr>
          <w:t>41</w:t>
        </w:r>
        <w:r>
          <w:rPr>
            <w:webHidden/>
          </w:rPr>
          <w:fldChar w:fldCharType="end"/>
        </w:r>
      </w:hyperlink>
    </w:p>
    <w:p w14:paraId="7937581F" w14:textId="4B235F16" w:rsidR="004A44F0" w:rsidRDefault="004A44F0">
      <w:pPr>
        <w:pStyle w:val="TDC1"/>
        <w:rPr>
          <w:rFonts w:asciiTheme="minorHAnsi" w:hAnsiTheme="minorHAnsi"/>
          <w:kern w:val="2"/>
          <w:sz w:val="22"/>
          <w:lang w:eastAsia="es-ES"/>
          <w14:ligatures w14:val="standardContextual"/>
        </w:rPr>
      </w:pPr>
      <w:hyperlink w:anchor="_Toc188990075" w:history="1">
        <w:r w:rsidRPr="002D3F0D">
          <w:rPr>
            <w:rStyle w:val="Hipervnculo"/>
          </w:rPr>
          <w:t>Anexo 2 Carga de datos maestros iniciales</w:t>
        </w:r>
        <w:r>
          <w:rPr>
            <w:webHidden/>
          </w:rPr>
          <w:tab/>
        </w:r>
        <w:r>
          <w:rPr>
            <w:webHidden/>
          </w:rPr>
          <w:fldChar w:fldCharType="begin"/>
        </w:r>
        <w:r>
          <w:rPr>
            <w:webHidden/>
          </w:rPr>
          <w:instrText xml:space="preserve"> PAGEREF _Toc188990075 \h </w:instrText>
        </w:r>
        <w:r>
          <w:rPr>
            <w:webHidden/>
          </w:rPr>
        </w:r>
        <w:r>
          <w:rPr>
            <w:webHidden/>
          </w:rPr>
          <w:fldChar w:fldCharType="separate"/>
        </w:r>
        <w:r>
          <w:rPr>
            <w:webHidden/>
          </w:rPr>
          <w:t>42</w:t>
        </w:r>
        <w:r>
          <w:rPr>
            <w:webHidden/>
          </w:rPr>
          <w:fldChar w:fldCharType="end"/>
        </w:r>
      </w:hyperlink>
    </w:p>
    <w:p w14:paraId="5B3C9765" w14:textId="4CCDE9DB" w:rsidR="004A44F0" w:rsidRDefault="004A44F0">
      <w:pPr>
        <w:pStyle w:val="TDC1"/>
        <w:rPr>
          <w:rFonts w:asciiTheme="minorHAnsi" w:hAnsiTheme="minorHAnsi"/>
          <w:kern w:val="2"/>
          <w:sz w:val="22"/>
          <w:lang w:eastAsia="es-ES"/>
          <w14:ligatures w14:val="standardContextual"/>
        </w:rPr>
      </w:pPr>
      <w:hyperlink w:anchor="_Toc188990076" w:history="1">
        <w:r w:rsidRPr="002D3F0D">
          <w:rPr>
            <w:rStyle w:val="Hipervnculo"/>
          </w:rPr>
          <w:t>Anexo 3 Imagenes corporativas</w:t>
        </w:r>
        <w:r>
          <w:rPr>
            <w:webHidden/>
          </w:rPr>
          <w:tab/>
        </w:r>
        <w:r>
          <w:rPr>
            <w:webHidden/>
          </w:rPr>
          <w:fldChar w:fldCharType="begin"/>
        </w:r>
        <w:r>
          <w:rPr>
            <w:webHidden/>
          </w:rPr>
          <w:instrText xml:space="preserve"> PAGEREF _Toc188990076 \h </w:instrText>
        </w:r>
        <w:r>
          <w:rPr>
            <w:webHidden/>
          </w:rPr>
        </w:r>
        <w:r>
          <w:rPr>
            <w:webHidden/>
          </w:rPr>
          <w:fldChar w:fldCharType="separate"/>
        </w:r>
        <w:r>
          <w:rPr>
            <w:webHidden/>
          </w:rPr>
          <w:t>43</w:t>
        </w:r>
        <w:r>
          <w:rPr>
            <w:webHidden/>
          </w:rPr>
          <w:fldChar w:fldCharType="end"/>
        </w:r>
      </w:hyperlink>
    </w:p>
    <w:p w14:paraId="3E88DA87" w14:textId="55C80D95" w:rsidR="004A44F0" w:rsidRDefault="004A44F0">
      <w:pPr>
        <w:pStyle w:val="TDC1"/>
        <w:rPr>
          <w:rFonts w:asciiTheme="minorHAnsi" w:hAnsiTheme="minorHAnsi"/>
          <w:kern w:val="2"/>
          <w:sz w:val="22"/>
          <w:lang w:eastAsia="es-ES"/>
          <w14:ligatures w14:val="standardContextual"/>
        </w:rPr>
      </w:pPr>
      <w:hyperlink w:anchor="_Toc188990077" w:history="1">
        <w:r w:rsidRPr="002D3F0D">
          <w:rPr>
            <w:rStyle w:val="Hipervnculo"/>
          </w:rPr>
          <w:t>Anexo 4 Comparativa aplicaciones Therefore™</w:t>
        </w:r>
        <w:r>
          <w:rPr>
            <w:webHidden/>
          </w:rPr>
          <w:tab/>
        </w:r>
        <w:r>
          <w:rPr>
            <w:webHidden/>
          </w:rPr>
          <w:fldChar w:fldCharType="begin"/>
        </w:r>
        <w:r>
          <w:rPr>
            <w:webHidden/>
          </w:rPr>
          <w:instrText xml:space="preserve"> PAGEREF _Toc188990077 \h </w:instrText>
        </w:r>
        <w:r>
          <w:rPr>
            <w:webHidden/>
          </w:rPr>
        </w:r>
        <w:r>
          <w:rPr>
            <w:webHidden/>
          </w:rPr>
          <w:fldChar w:fldCharType="separate"/>
        </w:r>
        <w:r>
          <w:rPr>
            <w:webHidden/>
          </w:rPr>
          <w:t>44</w:t>
        </w:r>
        <w:r>
          <w:rPr>
            <w:webHidden/>
          </w:rPr>
          <w:fldChar w:fldCharType="end"/>
        </w:r>
      </w:hyperlink>
    </w:p>
    <w:p w14:paraId="233448E8" w14:textId="74F26F91" w:rsidR="004A44F0" w:rsidRDefault="004A44F0">
      <w:pPr>
        <w:pStyle w:val="TDC2"/>
        <w:rPr>
          <w:rFonts w:asciiTheme="minorHAnsi" w:hAnsiTheme="minorHAnsi"/>
          <w:noProof/>
          <w:kern w:val="2"/>
          <w:sz w:val="22"/>
          <w:lang w:eastAsia="es-ES"/>
          <w14:ligatures w14:val="standardContextual"/>
        </w:rPr>
      </w:pPr>
      <w:hyperlink w:anchor="_Toc188990078" w:history="1">
        <w:r w:rsidRPr="002D3F0D">
          <w:rPr>
            <w:rStyle w:val="Hipervnculo"/>
            <w:noProof/>
          </w:rPr>
          <w:t>Comparaci</w:t>
        </w:r>
        <w:r w:rsidRPr="002D3F0D">
          <w:rPr>
            <w:rStyle w:val="Hipervnculo"/>
            <w:rFonts w:ascii="Cambria" w:hAnsi="Cambria" w:cs="Cambria"/>
            <w:noProof/>
          </w:rPr>
          <w:t>ó</w:t>
        </w:r>
        <w:r w:rsidRPr="002D3F0D">
          <w:rPr>
            <w:rStyle w:val="Hipervnculo"/>
            <w:noProof/>
          </w:rPr>
          <w:t>n de las Diferentes Aplicaciones Therefore</w:t>
        </w:r>
        <w:r w:rsidRPr="002D3F0D">
          <w:rPr>
            <w:rStyle w:val="Hipervnculo"/>
            <w:rFonts w:ascii="Tungsten Reveal" w:hAnsi="Tungsten Reveal" w:cs="Tungsten Reveal"/>
            <w:noProof/>
          </w:rPr>
          <w:t>™</w:t>
        </w:r>
        <w:r>
          <w:rPr>
            <w:noProof/>
            <w:webHidden/>
          </w:rPr>
          <w:tab/>
        </w:r>
        <w:r>
          <w:rPr>
            <w:noProof/>
            <w:webHidden/>
          </w:rPr>
          <w:fldChar w:fldCharType="begin"/>
        </w:r>
        <w:r>
          <w:rPr>
            <w:noProof/>
            <w:webHidden/>
          </w:rPr>
          <w:instrText xml:space="preserve"> PAGEREF _Toc188990078 \h </w:instrText>
        </w:r>
        <w:r>
          <w:rPr>
            <w:noProof/>
            <w:webHidden/>
          </w:rPr>
        </w:r>
        <w:r>
          <w:rPr>
            <w:noProof/>
            <w:webHidden/>
          </w:rPr>
          <w:fldChar w:fldCharType="separate"/>
        </w:r>
        <w:r>
          <w:rPr>
            <w:noProof/>
            <w:webHidden/>
          </w:rPr>
          <w:t>44</w:t>
        </w:r>
        <w:r>
          <w:rPr>
            <w:noProof/>
            <w:webHidden/>
          </w:rPr>
          <w:fldChar w:fldCharType="end"/>
        </w:r>
      </w:hyperlink>
    </w:p>
    <w:p w14:paraId="27DDBA49" w14:textId="72B46617" w:rsidR="004A44F0" w:rsidRDefault="004A44F0">
      <w:pPr>
        <w:pStyle w:val="TDC3"/>
        <w:rPr>
          <w:rFonts w:asciiTheme="minorHAnsi" w:hAnsiTheme="minorHAnsi"/>
          <w:noProof/>
          <w:kern w:val="2"/>
          <w:sz w:val="22"/>
          <w:lang w:eastAsia="es-ES"/>
          <w14:ligatures w14:val="standardContextual"/>
        </w:rPr>
      </w:pPr>
      <w:hyperlink w:anchor="_Toc188990079" w:history="1">
        <w:r w:rsidRPr="002D3F0D">
          <w:rPr>
            <w:rStyle w:val="Hipervnculo"/>
            <w:noProof/>
          </w:rPr>
          <w:t>Tabla de Comparaciones</w:t>
        </w:r>
        <w:r>
          <w:rPr>
            <w:noProof/>
            <w:webHidden/>
          </w:rPr>
          <w:tab/>
        </w:r>
        <w:r>
          <w:rPr>
            <w:noProof/>
            <w:webHidden/>
          </w:rPr>
          <w:fldChar w:fldCharType="begin"/>
        </w:r>
        <w:r>
          <w:rPr>
            <w:noProof/>
            <w:webHidden/>
          </w:rPr>
          <w:instrText xml:space="preserve"> PAGEREF _Toc188990079 \h </w:instrText>
        </w:r>
        <w:r>
          <w:rPr>
            <w:noProof/>
            <w:webHidden/>
          </w:rPr>
        </w:r>
        <w:r>
          <w:rPr>
            <w:noProof/>
            <w:webHidden/>
          </w:rPr>
          <w:fldChar w:fldCharType="separate"/>
        </w:r>
        <w:r>
          <w:rPr>
            <w:noProof/>
            <w:webHidden/>
          </w:rPr>
          <w:t>45</w:t>
        </w:r>
        <w:r>
          <w:rPr>
            <w:noProof/>
            <w:webHidden/>
          </w:rPr>
          <w:fldChar w:fldCharType="end"/>
        </w:r>
      </w:hyperlink>
    </w:p>
    <w:p w14:paraId="0040395F" w14:textId="1FF9E46D" w:rsidR="004A44F0" w:rsidRDefault="004A44F0">
      <w:pPr>
        <w:pStyle w:val="TDC3"/>
        <w:rPr>
          <w:rFonts w:asciiTheme="minorHAnsi" w:hAnsiTheme="minorHAnsi"/>
          <w:noProof/>
          <w:kern w:val="2"/>
          <w:sz w:val="22"/>
          <w:lang w:eastAsia="es-ES"/>
          <w14:ligatures w14:val="standardContextual"/>
        </w:rPr>
      </w:pPr>
      <w:hyperlink w:anchor="_Toc188990080" w:history="1">
        <w:r w:rsidRPr="002D3F0D">
          <w:rPr>
            <w:rStyle w:val="Hipervnculo"/>
            <w:noProof/>
          </w:rPr>
          <w:t>Tabla de Comparaciones - Clientes Web</w:t>
        </w:r>
        <w:r>
          <w:rPr>
            <w:noProof/>
            <w:webHidden/>
          </w:rPr>
          <w:tab/>
        </w:r>
        <w:r>
          <w:rPr>
            <w:noProof/>
            <w:webHidden/>
          </w:rPr>
          <w:fldChar w:fldCharType="begin"/>
        </w:r>
        <w:r>
          <w:rPr>
            <w:noProof/>
            <w:webHidden/>
          </w:rPr>
          <w:instrText xml:space="preserve"> PAGEREF _Toc188990080 \h </w:instrText>
        </w:r>
        <w:r>
          <w:rPr>
            <w:noProof/>
            <w:webHidden/>
          </w:rPr>
        </w:r>
        <w:r>
          <w:rPr>
            <w:noProof/>
            <w:webHidden/>
          </w:rPr>
          <w:fldChar w:fldCharType="separate"/>
        </w:r>
        <w:r>
          <w:rPr>
            <w:noProof/>
            <w:webHidden/>
          </w:rPr>
          <w:t>46</w:t>
        </w:r>
        <w:r>
          <w:rPr>
            <w:noProof/>
            <w:webHidden/>
          </w:rPr>
          <w:fldChar w:fldCharType="end"/>
        </w:r>
      </w:hyperlink>
    </w:p>
    <w:p w14:paraId="3AE5A37D" w14:textId="0B1CA0CC" w:rsidR="004A44F0" w:rsidRDefault="004A44F0">
      <w:pPr>
        <w:pStyle w:val="TDC3"/>
        <w:rPr>
          <w:rFonts w:asciiTheme="minorHAnsi" w:hAnsiTheme="minorHAnsi"/>
          <w:noProof/>
          <w:kern w:val="2"/>
          <w:sz w:val="22"/>
          <w:lang w:eastAsia="es-ES"/>
          <w14:ligatures w14:val="standardContextual"/>
        </w:rPr>
      </w:pPr>
      <w:hyperlink w:anchor="_Toc188990081" w:history="1">
        <w:r w:rsidRPr="002D3F0D">
          <w:rPr>
            <w:rStyle w:val="Hipervnculo"/>
            <w:noProof/>
          </w:rPr>
          <w:t>Otras Diferencias Relativas al Therefore™ Web Access</w:t>
        </w:r>
        <w:r>
          <w:rPr>
            <w:noProof/>
            <w:webHidden/>
          </w:rPr>
          <w:tab/>
        </w:r>
        <w:r>
          <w:rPr>
            <w:noProof/>
            <w:webHidden/>
          </w:rPr>
          <w:fldChar w:fldCharType="begin"/>
        </w:r>
        <w:r>
          <w:rPr>
            <w:noProof/>
            <w:webHidden/>
          </w:rPr>
          <w:instrText xml:space="preserve"> PAGEREF _Toc188990081 \h </w:instrText>
        </w:r>
        <w:r>
          <w:rPr>
            <w:noProof/>
            <w:webHidden/>
          </w:rPr>
        </w:r>
        <w:r>
          <w:rPr>
            <w:noProof/>
            <w:webHidden/>
          </w:rPr>
          <w:fldChar w:fldCharType="separate"/>
        </w:r>
        <w:r>
          <w:rPr>
            <w:noProof/>
            <w:webHidden/>
          </w:rPr>
          <w:t>47</w:t>
        </w:r>
        <w:r>
          <w:rPr>
            <w:noProof/>
            <w:webHidden/>
          </w:rPr>
          <w:fldChar w:fldCharType="end"/>
        </w:r>
      </w:hyperlink>
    </w:p>
    <w:p w14:paraId="16BDD22C" w14:textId="6C4FB77F" w:rsidR="004A44F0" w:rsidRDefault="004A44F0">
      <w:pPr>
        <w:pStyle w:val="TDC1"/>
        <w:rPr>
          <w:rFonts w:asciiTheme="minorHAnsi" w:hAnsiTheme="minorHAnsi"/>
          <w:kern w:val="2"/>
          <w:sz w:val="22"/>
          <w:lang w:eastAsia="es-ES"/>
          <w14:ligatures w14:val="standardContextual"/>
        </w:rPr>
      </w:pPr>
      <w:hyperlink w:anchor="_Toc188990082" w:history="1">
        <w:r w:rsidRPr="002D3F0D">
          <w:rPr>
            <w:rStyle w:val="Hipervnculo"/>
          </w:rPr>
          <w:t>Anexo 5 Common scripts</w:t>
        </w:r>
        <w:r>
          <w:rPr>
            <w:webHidden/>
          </w:rPr>
          <w:tab/>
        </w:r>
        <w:r>
          <w:rPr>
            <w:webHidden/>
          </w:rPr>
          <w:fldChar w:fldCharType="begin"/>
        </w:r>
        <w:r>
          <w:rPr>
            <w:webHidden/>
          </w:rPr>
          <w:instrText xml:space="preserve"> PAGEREF _Toc188990082 \h </w:instrText>
        </w:r>
        <w:r>
          <w:rPr>
            <w:webHidden/>
          </w:rPr>
        </w:r>
        <w:r>
          <w:rPr>
            <w:webHidden/>
          </w:rPr>
          <w:fldChar w:fldCharType="separate"/>
        </w:r>
        <w:r>
          <w:rPr>
            <w:webHidden/>
          </w:rPr>
          <w:t>48</w:t>
        </w:r>
        <w:r>
          <w:rPr>
            <w:webHidden/>
          </w:rPr>
          <w:fldChar w:fldCharType="end"/>
        </w:r>
      </w:hyperlink>
    </w:p>
    <w:p w14:paraId="0B34A918" w14:textId="179A4B16" w:rsidR="004A44F0" w:rsidRDefault="004A44F0">
      <w:pPr>
        <w:pStyle w:val="TDC2"/>
        <w:rPr>
          <w:rFonts w:asciiTheme="minorHAnsi" w:hAnsiTheme="minorHAnsi"/>
          <w:noProof/>
          <w:kern w:val="2"/>
          <w:sz w:val="22"/>
          <w:lang w:eastAsia="es-ES"/>
          <w14:ligatures w14:val="standardContextual"/>
        </w:rPr>
      </w:pPr>
      <w:hyperlink w:anchor="_Toc188990083" w:history="1">
        <w:r w:rsidRPr="002D3F0D">
          <w:rPr>
            <w:rStyle w:val="Hipervnculo"/>
            <w:noProof/>
          </w:rPr>
          <w:t>Actualización de Vencimientos</w:t>
        </w:r>
        <w:r>
          <w:rPr>
            <w:noProof/>
            <w:webHidden/>
          </w:rPr>
          <w:tab/>
        </w:r>
        <w:r>
          <w:rPr>
            <w:noProof/>
            <w:webHidden/>
          </w:rPr>
          <w:fldChar w:fldCharType="begin"/>
        </w:r>
        <w:r>
          <w:rPr>
            <w:noProof/>
            <w:webHidden/>
          </w:rPr>
          <w:instrText xml:space="preserve"> PAGEREF _Toc188990083 \h </w:instrText>
        </w:r>
        <w:r>
          <w:rPr>
            <w:noProof/>
            <w:webHidden/>
          </w:rPr>
        </w:r>
        <w:r>
          <w:rPr>
            <w:noProof/>
            <w:webHidden/>
          </w:rPr>
          <w:fldChar w:fldCharType="separate"/>
        </w:r>
        <w:r>
          <w:rPr>
            <w:noProof/>
            <w:webHidden/>
          </w:rPr>
          <w:t>48</w:t>
        </w:r>
        <w:r>
          <w:rPr>
            <w:noProof/>
            <w:webHidden/>
          </w:rPr>
          <w:fldChar w:fldCharType="end"/>
        </w:r>
      </w:hyperlink>
    </w:p>
    <w:p w14:paraId="7E47BFA7" w14:textId="0796E8F1" w:rsidR="004A44F0" w:rsidRDefault="004A44F0">
      <w:pPr>
        <w:pStyle w:val="TDC2"/>
        <w:rPr>
          <w:rFonts w:asciiTheme="minorHAnsi" w:hAnsiTheme="minorHAnsi"/>
          <w:noProof/>
          <w:kern w:val="2"/>
          <w:sz w:val="22"/>
          <w:lang w:eastAsia="es-ES"/>
          <w14:ligatures w14:val="standardContextual"/>
        </w:rPr>
      </w:pPr>
      <w:hyperlink w:anchor="_Toc188990084" w:history="1">
        <w:r w:rsidRPr="002D3F0D">
          <w:rPr>
            <w:rStyle w:val="Hipervnculo"/>
            <w:noProof/>
          </w:rPr>
          <w:t>Actualizar Historial</w:t>
        </w:r>
        <w:r>
          <w:rPr>
            <w:noProof/>
            <w:webHidden/>
          </w:rPr>
          <w:tab/>
        </w:r>
        <w:r>
          <w:rPr>
            <w:noProof/>
            <w:webHidden/>
          </w:rPr>
          <w:fldChar w:fldCharType="begin"/>
        </w:r>
        <w:r>
          <w:rPr>
            <w:noProof/>
            <w:webHidden/>
          </w:rPr>
          <w:instrText xml:space="preserve"> PAGEREF _Toc188990084 \h </w:instrText>
        </w:r>
        <w:r>
          <w:rPr>
            <w:noProof/>
            <w:webHidden/>
          </w:rPr>
        </w:r>
        <w:r>
          <w:rPr>
            <w:noProof/>
            <w:webHidden/>
          </w:rPr>
          <w:fldChar w:fldCharType="separate"/>
        </w:r>
        <w:r>
          <w:rPr>
            <w:noProof/>
            <w:webHidden/>
          </w:rPr>
          <w:t>49</w:t>
        </w:r>
        <w:r>
          <w:rPr>
            <w:noProof/>
            <w:webHidden/>
          </w:rPr>
          <w:fldChar w:fldCharType="end"/>
        </w:r>
      </w:hyperlink>
    </w:p>
    <w:p w14:paraId="219063E1" w14:textId="2786D88C" w:rsidR="004A44F0" w:rsidRDefault="004A44F0">
      <w:pPr>
        <w:pStyle w:val="TDC2"/>
        <w:rPr>
          <w:rFonts w:asciiTheme="minorHAnsi" w:hAnsiTheme="minorHAnsi"/>
          <w:noProof/>
          <w:kern w:val="2"/>
          <w:sz w:val="22"/>
          <w:lang w:eastAsia="es-ES"/>
          <w14:ligatures w14:val="standardContextual"/>
        </w:rPr>
      </w:pPr>
      <w:hyperlink w:anchor="_Toc188990085" w:history="1">
        <w:r w:rsidRPr="002D3F0D">
          <w:rPr>
            <w:rStyle w:val="Hipervnculo"/>
            <w:noProof/>
          </w:rPr>
          <w:t>DOCAI: Funciones de Extracción de Respuestas</w:t>
        </w:r>
        <w:r>
          <w:rPr>
            <w:noProof/>
            <w:webHidden/>
          </w:rPr>
          <w:tab/>
        </w:r>
        <w:r>
          <w:rPr>
            <w:noProof/>
            <w:webHidden/>
          </w:rPr>
          <w:fldChar w:fldCharType="begin"/>
        </w:r>
        <w:r>
          <w:rPr>
            <w:noProof/>
            <w:webHidden/>
          </w:rPr>
          <w:instrText xml:space="preserve"> PAGEREF _Toc188990085 \h </w:instrText>
        </w:r>
        <w:r>
          <w:rPr>
            <w:noProof/>
            <w:webHidden/>
          </w:rPr>
        </w:r>
        <w:r>
          <w:rPr>
            <w:noProof/>
            <w:webHidden/>
          </w:rPr>
          <w:fldChar w:fldCharType="separate"/>
        </w:r>
        <w:r>
          <w:rPr>
            <w:noProof/>
            <w:webHidden/>
          </w:rPr>
          <w:t>50</w:t>
        </w:r>
        <w:r>
          <w:rPr>
            <w:noProof/>
            <w:webHidden/>
          </w:rPr>
          <w:fldChar w:fldCharType="end"/>
        </w:r>
      </w:hyperlink>
    </w:p>
    <w:p w14:paraId="3B546C1B" w14:textId="05086A5D" w:rsidR="004A44F0" w:rsidRDefault="004A44F0">
      <w:pPr>
        <w:pStyle w:val="TDC2"/>
        <w:rPr>
          <w:rFonts w:asciiTheme="minorHAnsi" w:hAnsiTheme="minorHAnsi"/>
          <w:noProof/>
          <w:kern w:val="2"/>
          <w:sz w:val="22"/>
          <w:lang w:eastAsia="es-ES"/>
          <w14:ligatures w14:val="standardContextual"/>
        </w:rPr>
      </w:pPr>
      <w:hyperlink w:anchor="_Toc188990086" w:history="1">
        <w:r w:rsidRPr="002D3F0D">
          <w:rPr>
            <w:rStyle w:val="Hipervnculo"/>
            <w:noProof/>
          </w:rPr>
          <w:t>Conclusión</w:t>
        </w:r>
        <w:r>
          <w:rPr>
            <w:noProof/>
            <w:webHidden/>
          </w:rPr>
          <w:tab/>
        </w:r>
        <w:r>
          <w:rPr>
            <w:noProof/>
            <w:webHidden/>
          </w:rPr>
          <w:fldChar w:fldCharType="begin"/>
        </w:r>
        <w:r>
          <w:rPr>
            <w:noProof/>
            <w:webHidden/>
          </w:rPr>
          <w:instrText xml:space="preserve"> PAGEREF _Toc188990086 \h </w:instrText>
        </w:r>
        <w:r>
          <w:rPr>
            <w:noProof/>
            <w:webHidden/>
          </w:rPr>
        </w:r>
        <w:r>
          <w:rPr>
            <w:noProof/>
            <w:webHidden/>
          </w:rPr>
          <w:fldChar w:fldCharType="separate"/>
        </w:r>
        <w:r>
          <w:rPr>
            <w:noProof/>
            <w:webHidden/>
          </w:rPr>
          <w:t>51</w:t>
        </w:r>
        <w:r>
          <w:rPr>
            <w:noProof/>
            <w:webHidden/>
          </w:rPr>
          <w:fldChar w:fldCharType="end"/>
        </w:r>
      </w:hyperlink>
    </w:p>
    <w:p w14:paraId="30C41895" w14:textId="5E467528" w:rsidR="004A44F0" w:rsidRDefault="004A44F0">
      <w:pPr>
        <w:pStyle w:val="TDC1"/>
        <w:rPr>
          <w:rFonts w:asciiTheme="minorHAnsi" w:hAnsiTheme="minorHAnsi"/>
          <w:kern w:val="2"/>
          <w:sz w:val="22"/>
          <w:lang w:eastAsia="es-ES"/>
          <w14:ligatures w14:val="standardContextual"/>
        </w:rPr>
      </w:pPr>
      <w:hyperlink w:anchor="_Toc188990087" w:history="1">
        <w:r w:rsidRPr="002D3F0D">
          <w:rPr>
            <w:rStyle w:val="Hipervnculo"/>
            <w:lang w:val="en-US"/>
          </w:rPr>
          <w:t>Anexo 6 Scripting WF – Dispatching Room</w:t>
        </w:r>
        <w:r>
          <w:rPr>
            <w:webHidden/>
          </w:rPr>
          <w:tab/>
        </w:r>
        <w:r>
          <w:rPr>
            <w:webHidden/>
          </w:rPr>
          <w:fldChar w:fldCharType="begin"/>
        </w:r>
        <w:r>
          <w:rPr>
            <w:webHidden/>
          </w:rPr>
          <w:instrText xml:space="preserve"> PAGEREF _Toc188990087 \h </w:instrText>
        </w:r>
        <w:r>
          <w:rPr>
            <w:webHidden/>
          </w:rPr>
        </w:r>
        <w:r>
          <w:rPr>
            <w:webHidden/>
          </w:rPr>
          <w:fldChar w:fldCharType="separate"/>
        </w:r>
        <w:r>
          <w:rPr>
            <w:webHidden/>
          </w:rPr>
          <w:t>52</w:t>
        </w:r>
        <w:r>
          <w:rPr>
            <w:webHidden/>
          </w:rPr>
          <w:fldChar w:fldCharType="end"/>
        </w:r>
      </w:hyperlink>
    </w:p>
    <w:p w14:paraId="6DEFDE9F" w14:textId="71BAE4C6" w:rsidR="004A44F0" w:rsidRDefault="004A44F0">
      <w:pPr>
        <w:pStyle w:val="TDC2"/>
        <w:rPr>
          <w:rFonts w:asciiTheme="minorHAnsi" w:hAnsiTheme="minorHAnsi"/>
          <w:noProof/>
          <w:kern w:val="2"/>
          <w:sz w:val="22"/>
          <w:lang w:eastAsia="es-ES"/>
          <w14:ligatures w14:val="standardContextual"/>
        </w:rPr>
      </w:pPr>
      <w:hyperlink w:anchor="_Toc188990088" w:history="1">
        <w:r w:rsidRPr="002D3F0D">
          <w:rPr>
            <w:rStyle w:val="Hipervnculo"/>
            <w:noProof/>
          </w:rPr>
          <w:t>Tarea - Repartidor Zonas por Tipo</w:t>
        </w:r>
        <w:r>
          <w:rPr>
            <w:noProof/>
            <w:webHidden/>
          </w:rPr>
          <w:tab/>
        </w:r>
        <w:r>
          <w:rPr>
            <w:noProof/>
            <w:webHidden/>
          </w:rPr>
          <w:fldChar w:fldCharType="begin"/>
        </w:r>
        <w:r>
          <w:rPr>
            <w:noProof/>
            <w:webHidden/>
          </w:rPr>
          <w:instrText xml:space="preserve"> PAGEREF _Toc188990088 \h </w:instrText>
        </w:r>
        <w:r>
          <w:rPr>
            <w:noProof/>
            <w:webHidden/>
          </w:rPr>
        </w:r>
        <w:r>
          <w:rPr>
            <w:noProof/>
            <w:webHidden/>
          </w:rPr>
          <w:fldChar w:fldCharType="separate"/>
        </w:r>
        <w:r>
          <w:rPr>
            <w:noProof/>
            <w:webHidden/>
          </w:rPr>
          <w:t>52</w:t>
        </w:r>
        <w:r>
          <w:rPr>
            <w:noProof/>
            <w:webHidden/>
          </w:rPr>
          <w:fldChar w:fldCharType="end"/>
        </w:r>
      </w:hyperlink>
    </w:p>
    <w:p w14:paraId="263C7971" w14:textId="4C6C5313" w:rsidR="004A44F0" w:rsidRDefault="004A44F0">
      <w:pPr>
        <w:pStyle w:val="TDC3"/>
        <w:rPr>
          <w:rFonts w:asciiTheme="minorHAnsi" w:hAnsiTheme="minorHAnsi"/>
          <w:noProof/>
          <w:kern w:val="2"/>
          <w:sz w:val="22"/>
          <w:lang w:eastAsia="es-ES"/>
          <w14:ligatures w14:val="standardContextual"/>
        </w:rPr>
      </w:pPr>
      <w:hyperlink w:anchor="_Toc188990089" w:history="1">
        <w:r w:rsidRPr="002D3F0D">
          <w:rPr>
            <w:rStyle w:val="Hipervnculo"/>
            <w:rFonts w:eastAsia="Times New Roman"/>
            <w:noProof/>
            <w:lang w:eastAsia="es-ES"/>
          </w:rPr>
          <w:t>Obtención de Valores Iniciales</w:t>
        </w:r>
        <w:r>
          <w:rPr>
            <w:noProof/>
            <w:webHidden/>
          </w:rPr>
          <w:tab/>
        </w:r>
        <w:r>
          <w:rPr>
            <w:noProof/>
            <w:webHidden/>
          </w:rPr>
          <w:fldChar w:fldCharType="begin"/>
        </w:r>
        <w:r>
          <w:rPr>
            <w:noProof/>
            <w:webHidden/>
          </w:rPr>
          <w:instrText xml:space="preserve"> PAGEREF _Toc188990089 \h </w:instrText>
        </w:r>
        <w:r>
          <w:rPr>
            <w:noProof/>
            <w:webHidden/>
          </w:rPr>
        </w:r>
        <w:r>
          <w:rPr>
            <w:noProof/>
            <w:webHidden/>
          </w:rPr>
          <w:fldChar w:fldCharType="separate"/>
        </w:r>
        <w:r>
          <w:rPr>
            <w:noProof/>
            <w:webHidden/>
          </w:rPr>
          <w:t>52</w:t>
        </w:r>
        <w:r>
          <w:rPr>
            <w:noProof/>
            <w:webHidden/>
          </w:rPr>
          <w:fldChar w:fldCharType="end"/>
        </w:r>
      </w:hyperlink>
    </w:p>
    <w:p w14:paraId="790BAB4E" w14:textId="16005B99" w:rsidR="004A44F0" w:rsidRDefault="004A44F0">
      <w:pPr>
        <w:pStyle w:val="TDC3"/>
        <w:rPr>
          <w:rFonts w:asciiTheme="minorHAnsi" w:hAnsiTheme="minorHAnsi"/>
          <w:noProof/>
          <w:kern w:val="2"/>
          <w:sz w:val="22"/>
          <w:lang w:eastAsia="es-ES"/>
          <w14:ligatures w14:val="standardContextual"/>
        </w:rPr>
      </w:pPr>
      <w:hyperlink w:anchor="_Toc188990090" w:history="1">
        <w:r w:rsidRPr="002D3F0D">
          <w:rPr>
            <w:rStyle w:val="Hipervnculo"/>
            <w:noProof/>
          </w:rPr>
          <w:t>Definición de Categorías</w:t>
        </w:r>
        <w:r>
          <w:rPr>
            <w:noProof/>
            <w:webHidden/>
          </w:rPr>
          <w:tab/>
        </w:r>
        <w:r>
          <w:rPr>
            <w:noProof/>
            <w:webHidden/>
          </w:rPr>
          <w:fldChar w:fldCharType="begin"/>
        </w:r>
        <w:r>
          <w:rPr>
            <w:noProof/>
            <w:webHidden/>
          </w:rPr>
          <w:instrText xml:space="preserve"> PAGEREF _Toc188990090 \h </w:instrText>
        </w:r>
        <w:r>
          <w:rPr>
            <w:noProof/>
            <w:webHidden/>
          </w:rPr>
        </w:r>
        <w:r>
          <w:rPr>
            <w:noProof/>
            <w:webHidden/>
          </w:rPr>
          <w:fldChar w:fldCharType="separate"/>
        </w:r>
        <w:r>
          <w:rPr>
            <w:noProof/>
            <w:webHidden/>
          </w:rPr>
          <w:t>52</w:t>
        </w:r>
        <w:r>
          <w:rPr>
            <w:noProof/>
            <w:webHidden/>
          </w:rPr>
          <w:fldChar w:fldCharType="end"/>
        </w:r>
      </w:hyperlink>
    </w:p>
    <w:p w14:paraId="4FB7C592" w14:textId="508C0B46" w:rsidR="004A44F0" w:rsidRDefault="004A44F0">
      <w:pPr>
        <w:pStyle w:val="TDC3"/>
        <w:rPr>
          <w:rFonts w:asciiTheme="minorHAnsi" w:hAnsiTheme="minorHAnsi"/>
          <w:noProof/>
          <w:kern w:val="2"/>
          <w:sz w:val="22"/>
          <w:lang w:eastAsia="es-ES"/>
          <w14:ligatures w14:val="standardContextual"/>
        </w:rPr>
      </w:pPr>
      <w:hyperlink w:anchor="_Toc188990091" w:history="1">
        <w:r w:rsidRPr="002D3F0D">
          <w:rPr>
            <w:rStyle w:val="Hipervnculo"/>
            <w:rFonts w:eastAsia="Times New Roman"/>
            <w:noProof/>
            <w:lang w:eastAsia="es-ES"/>
          </w:rPr>
          <w:t>Lógica de Categorización</w:t>
        </w:r>
        <w:r>
          <w:rPr>
            <w:noProof/>
            <w:webHidden/>
          </w:rPr>
          <w:tab/>
        </w:r>
        <w:r>
          <w:rPr>
            <w:noProof/>
            <w:webHidden/>
          </w:rPr>
          <w:fldChar w:fldCharType="begin"/>
        </w:r>
        <w:r>
          <w:rPr>
            <w:noProof/>
            <w:webHidden/>
          </w:rPr>
          <w:instrText xml:space="preserve"> PAGEREF _Toc188990091 \h </w:instrText>
        </w:r>
        <w:r>
          <w:rPr>
            <w:noProof/>
            <w:webHidden/>
          </w:rPr>
        </w:r>
        <w:r>
          <w:rPr>
            <w:noProof/>
            <w:webHidden/>
          </w:rPr>
          <w:fldChar w:fldCharType="separate"/>
        </w:r>
        <w:r>
          <w:rPr>
            <w:noProof/>
            <w:webHidden/>
          </w:rPr>
          <w:t>53</w:t>
        </w:r>
        <w:r>
          <w:rPr>
            <w:noProof/>
            <w:webHidden/>
          </w:rPr>
          <w:fldChar w:fldCharType="end"/>
        </w:r>
      </w:hyperlink>
    </w:p>
    <w:p w14:paraId="58236427" w14:textId="69FFB30D" w:rsidR="004A44F0" w:rsidRDefault="004A44F0">
      <w:pPr>
        <w:pStyle w:val="TDC3"/>
        <w:rPr>
          <w:rFonts w:asciiTheme="minorHAnsi" w:hAnsiTheme="minorHAnsi"/>
          <w:noProof/>
          <w:kern w:val="2"/>
          <w:sz w:val="22"/>
          <w:lang w:eastAsia="es-ES"/>
          <w14:ligatures w14:val="standardContextual"/>
        </w:rPr>
      </w:pPr>
      <w:hyperlink w:anchor="_Toc188990092" w:history="1">
        <w:r w:rsidRPr="002D3F0D">
          <w:rPr>
            <w:rStyle w:val="Hipervnculo"/>
            <w:rFonts w:eastAsia="Times New Roman"/>
            <w:noProof/>
            <w:lang w:eastAsia="es-ES"/>
          </w:rPr>
          <w:t>Validación y Asignación de Categoría</w:t>
        </w:r>
        <w:r>
          <w:rPr>
            <w:noProof/>
            <w:webHidden/>
          </w:rPr>
          <w:tab/>
        </w:r>
        <w:r>
          <w:rPr>
            <w:noProof/>
            <w:webHidden/>
          </w:rPr>
          <w:fldChar w:fldCharType="begin"/>
        </w:r>
        <w:r>
          <w:rPr>
            <w:noProof/>
            <w:webHidden/>
          </w:rPr>
          <w:instrText xml:space="preserve"> PAGEREF _Toc188990092 \h </w:instrText>
        </w:r>
        <w:r>
          <w:rPr>
            <w:noProof/>
            <w:webHidden/>
          </w:rPr>
        </w:r>
        <w:r>
          <w:rPr>
            <w:noProof/>
            <w:webHidden/>
          </w:rPr>
          <w:fldChar w:fldCharType="separate"/>
        </w:r>
        <w:r>
          <w:rPr>
            <w:noProof/>
            <w:webHidden/>
          </w:rPr>
          <w:t>53</w:t>
        </w:r>
        <w:r>
          <w:rPr>
            <w:noProof/>
            <w:webHidden/>
          </w:rPr>
          <w:fldChar w:fldCharType="end"/>
        </w:r>
      </w:hyperlink>
    </w:p>
    <w:p w14:paraId="60C61E82" w14:textId="632238E5" w:rsidR="004A44F0" w:rsidRDefault="004A44F0">
      <w:pPr>
        <w:pStyle w:val="TDC3"/>
        <w:rPr>
          <w:rFonts w:asciiTheme="minorHAnsi" w:hAnsiTheme="minorHAnsi"/>
          <w:noProof/>
          <w:kern w:val="2"/>
          <w:sz w:val="22"/>
          <w:lang w:eastAsia="es-ES"/>
          <w14:ligatures w14:val="standardContextual"/>
        </w:rPr>
      </w:pPr>
      <w:hyperlink w:anchor="_Toc188990093" w:history="1">
        <w:r w:rsidRPr="002D3F0D">
          <w:rPr>
            <w:rStyle w:val="Hipervnculo"/>
            <w:rFonts w:eastAsia="Times New Roman"/>
            <w:noProof/>
            <w:lang w:eastAsia="es-ES"/>
          </w:rPr>
          <w:t>Actualización de Datos de Destino</w:t>
        </w:r>
        <w:r>
          <w:rPr>
            <w:noProof/>
            <w:webHidden/>
          </w:rPr>
          <w:tab/>
        </w:r>
        <w:r>
          <w:rPr>
            <w:noProof/>
            <w:webHidden/>
          </w:rPr>
          <w:fldChar w:fldCharType="begin"/>
        </w:r>
        <w:r>
          <w:rPr>
            <w:noProof/>
            <w:webHidden/>
          </w:rPr>
          <w:instrText xml:space="preserve"> PAGEREF _Toc188990093 \h </w:instrText>
        </w:r>
        <w:r>
          <w:rPr>
            <w:noProof/>
            <w:webHidden/>
          </w:rPr>
        </w:r>
        <w:r>
          <w:rPr>
            <w:noProof/>
            <w:webHidden/>
          </w:rPr>
          <w:fldChar w:fldCharType="separate"/>
        </w:r>
        <w:r>
          <w:rPr>
            <w:noProof/>
            <w:webHidden/>
          </w:rPr>
          <w:t>54</w:t>
        </w:r>
        <w:r>
          <w:rPr>
            <w:noProof/>
            <w:webHidden/>
          </w:rPr>
          <w:fldChar w:fldCharType="end"/>
        </w:r>
      </w:hyperlink>
    </w:p>
    <w:p w14:paraId="2B8D421C" w14:textId="267AB0E2" w:rsidR="004A44F0" w:rsidRDefault="004A44F0">
      <w:pPr>
        <w:pStyle w:val="TDC3"/>
        <w:rPr>
          <w:rFonts w:asciiTheme="minorHAnsi" w:hAnsiTheme="minorHAnsi"/>
          <w:noProof/>
          <w:kern w:val="2"/>
          <w:sz w:val="22"/>
          <w:lang w:eastAsia="es-ES"/>
          <w14:ligatures w14:val="standardContextual"/>
        </w:rPr>
      </w:pPr>
      <w:hyperlink w:anchor="_Toc188990094" w:history="1">
        <w:r w:rsidRPr="002D3F0D">
          <w:rPr>
            <w:rStyle w:val="Hipervnculo"/>
            <w:rFonts w:eastAsia="Times New Roman"/>
            <w:noProof/>
            <w:lang w:eastAsia="es-ES"/>
          </w:rPr>
          <w:t>Resumen del Script</w:t>
        </w:r>
        <w:r>
          <w:rPr>
            <w:noProof/>
            <w:webHidden/>
          </w:rPr>
          <w:tab/>
        </w:r>
        <w:r>
          <w:rPr>
            <w:noProof/>
            <w:webHidden/>
          </w:rPr>
          <w:fldChar w:fldCharType="begin"/>
        </w:r>
        <w:r>
          <w:rPr>
            <w:noProof/>
            <w:webHidden/>
          </w:rPr>
          <w:instrText xml:space="preserve"> PAGEREF _Toc188990094 \h </w:instrText>
        </w:r>
        <w:r>
          <w:rPr>
            <w:noProof/>
            <w:webHidden/>
          </w:rPr>
        </w:r>
        <w:r>
          <w:rPr>
            <w:noProof/>
            <w:webHidden/>
          </w:rPr>
          <w:fldChar w:fldCharType="separate"/>
        </w:r>
        <w:r>
          <w:rPr>
            <w:noProof/>
            <w:webHidden/>
          </w:rPr>
          <w:t>54</w:t>
        </w:r>
        <w:r>
          <w:rPr>
            <w:noProof/>
            <w:webHidden/>
          </w:rPr>
          <w:fldChar w:fldCharType="end"/>
        </w:r>
      </w:hyperlink>
    </w:p>
    <w:p w14:paraId="652E00B0" w14:textId="36056EA1" w:rsidR="004A44F0" w:rsidRDefault="004A44F0">
      <w:pPr>
        <w:pStyle w:val="TDC1"/>
        <w:rPr>
          <w:rFonts w:asciiTheme="minorHAnsi" w:hAnsiTheme="minorHAnsi"/>
          <w:kern w:val="2"/>
          <w:sz w:val="22"/>
          <w:lang w:eastAsia="es-ES"/>
          <w14:ligatures w14:val="standardContextual"/>
        </w:rPr>
      </w:pPr>
      <w:hyperlink w:anchor="_Toc188990095" w:history="1">
        <w:r w:rsidRPr="002D3F0D">
          <w:rPr>
            <w:rStyle w:val="Hipervnculo"/>
          </w:rPr>
          <w:t>Anexo 7    Conector universal</w:t>
        </w:r>
        <w:r>
          <w:rPr>
            <w:webHidden/>
          </w:rPr>
          <w:tab/>
        </w:r>
        <w:r>
          <w:rPr>
            <w:webHidden/>
          </w:rPr>
          <w:fldChar w:fldCharType="begin"/>
        </w:r>
        <w:r>
          <w:rPr>
            <w:webHidden/>
          </w:rPr>
          <w:instrText xml:space="preserve"> PAGEREF _Toc188990095 \h </w:instrText>
        </w:r>
        <w:r>
          <w:rPr>
            <w:webHidden/>
          </w:rPr>
        </w:r>
        <w:r>
          <w:rPr>
            <w:webHidden/>
          </w:rPr>
          <w:fldChar w:fldCharType="separate"/>
        </w:r>
        <w:r>
          <w:rPr>
            <w:webHidden/>
          </w:rPr>
          <w:t>55</w:t>
        </w:r>
        <w:r>
          <w:rPr>
            <w:webHidden/>
          </w:rPr>
          <w:fldChar w:fldCharType="end"/>
        </w:r>
      </w:hyperlink>
    </w:p>
    <w:p w14:paraId="30DD5BF2" w14:textId="6D3EA7AE" w:rsidR="004A44F0" w:rsidRDefault="004A44F0">
      <w:pPr>
        <w:pStyle w:val="TDC2"/>
        <w:rPr>
          <w:rFonts w:asciiTheme="minorHAnsi" w:hAnsiTheme="minorHAnsi"/>
          <w:noProof/>
          <w:kern w:val="2"/>
          <w:sz w:val="22"/>
          <w:lang w:eastAsia="es-ES"/>
          <w14:ligatures w14:val="standardContextual"/>
        </w:rPr>
      </w:pPr>
      <w:hyperlink w:anchor="_Toc188990096" w:history="1">
        <w:r w:rsidRPr="002D3F0D">
          <w:rPr>
            <w:rStyle w:val="Hipervnculo"/>
            <w:noProof/>
          </w:rPr>
          <w:t>Aspectos Destacados del Therefore™ Universal Connector</w:t>
        </w:r>
        <w:r>
          <w:rPr>
            <w:noProof/>
            <w:webHidden/>
          </w:rPr>
          <w:tab/>
        </w:r>
        <w:r>
          <w:rPr>
            <w:noProof/>
            <w:webHidden/>
          </w:rPr>
          <w:fldChar w:fldCharType="begin"/>
        </w:r>
        <w:r>
          <w:rPr>
            <w:noProof/>
            <w:webHidden/>
          </w:rPr>
          <w:instrText xml:space="preserve"> PAGEREF _Toc188990096 \h </w:instrText>
        </w:r>
        <w:r>
          <w:rPr>
            <w:noProof/>
            <w:webHidden/>
          </w:rPr>
        </w:r>
        <w:r>
          <w:rPr>
            <w:noProof/>
            <w:webHidden/>
          </w:rPr>
          <w:fldChar w:fldCharType="separate"/>
        </w:r>
        <w:r>
          <w:rPr>
            <w:noProof/>
            <w:webHidden/>
          </w:rPr>
          <w:t>55</w:t>
        </w:r>
        <w:r>
          <w:rPr>
            <w:noProof/>
            <w:webHidden/>
          </w:rPr>
          <w:fldChar w:fldCharType="end"/>
        </w:r>
      </w:hyperlink>
    </w:p>
    <w:p w14:paraId="371D1DFE" w14:textId="27925C3F" w:rsidR="004A44F0" w:rsidRDefault="004A44F0">
      <w:pPr>
        <w:pStyle w:val="TDC2"/>
        <w:rPr>
          <w:rFonts w:asciiTheme="minorHAnsi" w:hAnsiTheme="minorHAnsi"/>
          <w:noProof/>
          <w:kern w:val="2"/>
          <w:sz w:val="22"/>
          <w:lang w:eastAsia="es-ES"/>
          <w14:ligatures w14:val="standardContextual"/>
        </w:rPr>
      </w:pPr>
      <w:hyperlink w:anchor="_Toc188990097" w:history="1">
        <w:r w:rsidRPr="002D3F0D">
          <w:rPr>
            <w:rStyle w:val="Hipervnculo"/>
            <w:noProof/>
          </w:rPr>
          <w:t>Descripción General del Therefore™ Universal Connector</w:t>
        </w:r>
        <w:r>
          <w:rPr>
            <w:noProof/>
            <w:webHidden/>
          </w:rPr>
          <w:tab/>
        </w:r>
        <w:r>
          <w:rPr>
            <w:noProof/>
            <w:webHidden/>
          </w:rPr>
          <w:fldChar w:fldCharType="begin"/>
        </w:r>
        <w:r>
          <w:rPr>
            <w:noProof/>
            <w:webHidden/>
          </w:rPr>
          <w:instrText xml:space="preserve"> PAGEREF _Toc188990097 \h </w:instrText>
        </w:r>
        <w:r>
          <w:rPr>
            <w:noProof/>
            <w:webHidden/>
          </w:rPr>
        </w:r>
        <w:r>
          <w:rPr>
            <w:noProof/>
            <w:webHidden/>
          </w:rPr>
          <w:fldChar w:fldCharType="separate"/>
        </w:r>
        <w:r>
          <w:rPr>
            <w:noProof/>
            <w:webHidden/>
          </w:rPr>
          <w:t>55</w:t>
        </w:r>
        <w:r>
          <w:rPr>
            <w:noProof/>
            <w:webHidden/>
          </w:rPr>
          <w:fldChar w:fldCharType="end"/>
        </w:r>
      </w:hyperlink>
    </w:p>
    <w:p w14:paraId="73147342" w14:textId="6297E746" w:rsidR="004A44F0" w:rsidRDefault="004A44F0">
      <w:pPr>
        <w:pStyle w:val="TDC2"/>
        <w:rPr>
          <w:rFonts w:asciiTheme="minorHAnsi" w:hAnsiTheme="minorHAnsi"/>
          <w:noProof/>
          <w:kern w:val="2"/>
          <w:sz w:val="22"/>
          <w:lang w:eastAsia="es-ES"/>
          <w14:ligatures w14:val="standardContextual"/>
        </w:rPr>
      </w:pPr>
      <w:hyperlink w:anchor="_Toc188990098" w:history="1">
        <w:r w:rsidRPr="002D3F0D">
          <w:rPr>
            <w:rStyle w:val="Hipervnculo"/>
            <w:noProof/>
          </w:rPr>
          <w:t>El Universal Connector en Acción</w:t>
        </w:r>
        <w:r>
          <w:rPr>
            <w:noProof/>
            <w:webHidden/>
          </w:rPr>
          <w:tab/>
        </w:r>
        <w:r>
          <w:rPr>
            <w:noProof/>
            <w:webHidden/>
          </w:rPr>
          <w:fldChar w:fldCharType="begin"/>
        </w:r>
        <w:r>
          <w:rPr>
            <w:noProof/>
            <w:webHidden/>
          </w:rPr>
          <w:instrText xml:space="preserve"> PAGEREF _Toc188990098 \h </w:instrText>
        </w:r>
        <w:r>
          <w:rPr>
            <w:noProof/>
            <w:webHidden/>
          </w:rPr>
        </w:r>
        <w:r>
          <w:rPr>
            <w:noProof/>
            <w:webHidden/>
          </w:rPr>
          <w:fldChar w:fldCharType="separate"/>
        </w:r>
        <w:r>
          <w:rPr>
            <w:noProof/>
            <w:webHidden/>
          </w:rPr>
          <w:t>55</w:t>
        </w:r>
        <w:r>
          <w:rPr>
            <w:noProof/>
            <w:webHidden/>
          </w:rPr>
          <w:fldChar w:fldCharType="end"/>
        </w:r>
      </w:hyperlink>
    </w:p>
    <w:p w14:paraId="7296B0F2" w14:textId="358BD357" w:rsidR="004A44F0" w:rsidRDefault="004A44F0">
      <w:pPr>
        <w:pStyle w:val="TDC3"/>
        <w:rPr>
          <w:rFonts w:asciiTheme="minorHAnsi" w:hAnsiTheme="minorHAnsi"/>
          <w:noProof/>
          <w:kern w:val="2"/>
          <w:sz w:val="22"/>
          <w:lang w:eastAsia="es-ES"/>
          <w14:ligatures w14:val="standardContextual"/>
        </w:rPr>
      </w:pPr>
      <w:hyperlink w:anchor="_Toc188990099" w:history="1">
        <w:r w:rsidRPr="002D3F0D">
          <w:rPr>
            <w:rStyle w:val="Hipervnculo"/>
            <w:noProof/>
          </w:rPr>
          <w:t>Usando la Funcionalidad del Portapapeles</w:t>
        </w:r>
        <w:r>
          <w:rPr>
            <w:noProof/>
            <w:webHidden/>
          </w:rPr>
          <w:tab/>
        </w:r>
        <w:r>
          <w:rPr>
            <w:noProof/>
            <w:webHidden/>
          </w:rPr>
          <w:fldChar w:fldCharType="begin"/>
        </w:r>
        <w:r>
          <w:rPr>
            <w:noProof/>
            <w:webHidden/>
          </w:rPr>
          <w:instrText xml:space="preserve"> PAGEREF _Toc188990099 \h </w:instrText>
        </w:r>
        <w:r>
          <w:rPr>
            <w:noProof/>
            <w:webHidden/>
          </w:rPr>
        </w:r>
        <w:r>
          <w:rPr>
            <w:noProof/>
            <w:webHidden/>
          </w:rPr>
          <w:fldChar w:fldCharType="separate"/>
        </w:r>
        <w:r>
          <w:rPr>
            <w:noProof/>
            <w:webHidden/>
          </w:rPr>
          <w:t>55</w:t>
        </w:r>
        <w:r>
          <w:rPr>
            <w:noProof/>
            <w:webHidden/>
          </w:rPr>
          <w:fldChar w:fldCharType="end"/>
        </w:r>
      </w:hyperlink>
    </w:p>
    <w:p w14:paraId="1A0F2B6D" w14:textId="41EED1EE" w:rsidR="004A44F0" w:rsidRDefault="004A44F0">
      <w:pPr>
        <w:pStyle w:val="TDC3"/>
        <w:rPr>
          <w:rFonts w:asciiTheme="minorHAnsi" w:hAnsiTheme="minorHAnsi"/>
          <w:noProof/>
          <w:kern w:val="2"/>
          <w:sz w:val="22"/>
          <w:lang w:eastAsia="es-ES"/>
          <w14:ligatures w14:val="standardContextual"/>
        </w:rPr>
      </w:pPr>
      <w:hyperlink w:anchor="_Toc188990100" w:history="1">
        <w:r w:rsidRPr="002D3F0D">
          <w:rPr>
            <w:rStyle w:val="Hipervnculo"/>
            <w:noProof/>
          </w:rPr>
          <w:t>Usando la Funcionalidad de Escaneo</w:t>
        </w:r>
        <w:r>
          <w:rPr>
            <w:noProof/>
            <w:webHidden/>
          </w:rPr>
          <w:tab/>
        </w:r>
        <w:r>
          <w:rPr>
            <w:noProof/>
            <w:webHidden/>
          </w:rPr>
          <w:fldChar w:fldCharType="begin"/>
        </w:r>
        <w:r>
          <w:rPr>
            <w:noProof/>
            <w:webHidden/>
          </w:rPr>
          <w:instrText xml:space="preserve"> PAGEREF _Toc188990100 \h </w:instrText>
        </w:r>
        <w:r>
          <w:rPr>
            <w:noProof/>
            <w:webHidden/>
          </w:rPr>
        </w:r>
        <w:r>
          <w:rPr>
            <w:noProof/>
            <w:webHidden/>
          </w:rPr>
          <w:fldChar w:fldCharType="separate"/>
        </w:r>
        <w:r>
          <w:rPr>
            <w:noProof/>
            <w:webHidden/>
          </w:rPr>
          <w:t>56</w:t>
        </w:r>
        <w:r>
          <w:rPr>
            <w:noProof/>
            <w:webHidden/>
          </w:rPr>
          <w:fldChar w:fldCharType="end"/>
        </w:r>
      </w:hyperlink>
    </w:p>
    <w:p w14:paraId="3713E607" w14:textId="5301C3A5" w:rsidR="00004EBC" w:rsidRPr="00D10C8C" w:rsidRDefault="007B7D05" w:rsidP="00F1133C">
      <w:pPr>
        <w:pStyle w:val="Ttulo1"/>
        <w:rPr>
          <w:noProof/>
          <w:color w:val="FF0000"/>
        </w:rPr>
      </w:pPr>
      <w:r>
        <w:rPr>
          <w:rFonts w:ascii="Century Gothic" w:eastAsiaTheme="minorEastAsia" w:hAnsi="Century Gothic" w:cstheme="minorBidi"/>
          <w:color w:val="auto"/>
          <w:sz w:val="14"/>
          <w:szCs w:val="22"/>
        </w:rPr>
        <w:fldChar w:fldCharType="end"/>
      </w:r>
    </w:p>
    <w:p w14:paraId="07CB1003" w14:textId="77777777" w:rsidR="00004EBC" w:rsidRPr="00D10C8C" w:rsidRDefault="00004EBC">
      <w:pPr>
        <w:spacing w:after="160" w:line="259" w:lineRule="auto"/>
        <w:jc w:val="left"/>
        <w:rPr>
          <w:rFonts w:ascii="Tungsten Reveal" w:eastAsiaTheme="majorEastAsia" w:hAnsi="Tungsten Reveal" w:cstheme="majorBidi"/>
          <w:noProof/>
          <w:color w:val="FF0000"/>
          <w:sz w:val="48"/>
          <w:szCs w:val="32"/>
        </w:rPr>
      </w:pPr>
      <w:r w:rsidRPr="00D10C8C">
        <w:rPr>
          <w:noProof/>
          <w:color w:val="FF0000"/>
        </w:rPr>
        <w:br w:type="page"/>
      </w:r>
    </w:p>
    <w:p w14:paraId="75B8AE71" w14:textId="5196F82B" w:rsidR="00771BF3" w:rsidRPr="00D10C8C" w:rsidRDefault="00771BF3" w:rsidP="00F1133C">
      <w:pPr>
        <w:pStyle w:val="Ttulo1"/>
      </w:pPr>
      <w:bookmarkStart w:id="6" w:name="_Toc187188422"/>
      <w:bookmarkStart w:id="7" w:name="_Toc188990034"/>
      <w:bookmarkStart w:id="8" w:name="_Toc188990844"/>
      <w:r w:rsidRPr="00D10C8C">
        <w:lastRenderedPageBreak/>
        <w:t xml:space="preserve">Tabla de </w:t>
      </w:r>
      <w:proofErr w:type="spellStart"/>
      <w:r w:rsidR="005C2D1D" w:rsidRPr="00D10C8C">
        <w:t>imagenes</w:t>
      </w:r>
      <w:bookmarkEnd w:id="6"/>
      <w:bookmarkEnd w:id="7"/>
      <w:bookmarkEnd w:id="8"/>
      <w:proofErr w:type="spellEnd"/>
    </w:p>
    <w:p w14:paraId="3A1B0ED0" w14:textId="77777777" w:rsidR="005C2D1D" w:rsidRPr="00D10C8C" w:rsidRDefault="005C2D1D" w:rsidP="005C2D1D"/>
    <w:p w14:paraId="4F3B9B1A" w14:textId="3766FADD" w:rsidR="00C67685" w:rsidRPr="00D10C8C" w:rsidRDefault="00771BF3">
      <w:pPr>
        <w:pStyle w:val="Tabladeilustraciones"/>
        <w:tabs>
          <w:tab w:val="left" w:pos="851"/>
          <w:tab w:val="right" w:leader="dot" w:pos="8494"/>
        </w:tabs>
        <w:rPr>
          <w:rFonts w:asciiTheme="minorHAnsi" w:hAnsiTheme="minorHAnsi"/>
          <w:noProof/>
          <w:kern w:val="2"/>
          <w:sz w:val="22"/>
          <w:lang w:eastAsia="es-ES"/>
          <w14:ligatures w14:val="standardContextual"/>
        </w:rPr>
      </w:pPr>
      <w:r w:rsidRPr="00D10C8C">
        <w:fldChar w:fldCharType="begin"/>
      </w:r>
      <w:r w:rsidRPr="00D10C8C">
        <w:instrText xml:space="preserve"> TOC \h \z \t "Pie de Foto" \c "Fig " </w:instrText>
      </w:r>
      <w:r w:rsidRPr="00D10C8C">
        <w:fldChar w:fldCharType="separate"/>
      </w:r>
      <w:hyperlink w:anchor="_Toc187188491" w:history="1">
        <w:r w:rsidR="00C67685" w:rsidRPr="00D10C8C">
          <w:rPr>
            <w:rStyle w:val="Hipervnculo"/>
            <w:noProof/>
          </w:rPr>
          <w:t>Fig 1.</w:t>
        </w:r>
        <w:r w:rsidR="00C67685" w:rsidRPr="00D10C8C">
          <w:rPr>
            <w:rFonts w:asciiTheme="minorHAnsi" w:hAnsiTheme="minorHAnsi"/>
            <w:noProof/>
            <w:kern w:val="2"/>
            <w:sz w:val="22"/>
            <w:lang w:eastAsia="es-ES"/>
            <w14:ligatures w14:val="standardContextual"/>
          </w:rPr>
          <w:tab/>
        </w:r>
        <w:r w:rsidR="00C67685" w:rsidRPr="00D10C8C">
          <w:rPr>
            <w:rStyle w:val="Hipervnculo"/>
            <w:noProof/>
          </w:rPr>
          <w:t>Relación de categorías documentales</w:t>
        </w:r>
        <w:r w:rsidR="00C67685" w:rsidRPr="00D10C8C">
          <w:rPr>
            <w:noProof/>
            <w:webHidden/>
          </w:rPr>
          <w:tab/>
        </w:r>
        <w:r w:rsidR="00C67685" w:rsidRPr="00D10C8C">
          <w:rPr>
            <w:noProof/>
            <w:webHidden/>
          </w:rPr>
          <w:fldChar w:fldCharType="begin"/>
        </w:r>
        <w:r w:rsidR="00C67685" w:rsidRPr="00D10C8C">
          <w:rPr>
            <w:noProof/>
            <w:webHidden/>
          </w:rPr>
          <w:instrText xml:space="preserve"> PAGEREF _Toc187188491 \h </w:instrText>
        </w:r>
        <w:r w:rsidR="00C67685" w:rsidRPr="00D10C8C">
          <w:rPr>
            <w:noProof/>
            <w:webHidden/>
          </w:rPr>
        </w:r>
        <w:r w:rsidR="00C67685" w:rsidRPr="00D10C8C">
          <w:rPr>
            <w:noProof/>
            <w:webHidden/>
          </w:rPr>
          <w:fldChar w:fldCharType="separate"/>
        </w:r>
        <w:r w:rsidR="00D10C8C" w:rsidRPr="00D10C8C">
          <w:rPr>
            <w:noProof/>
            <w:webHidden/>
          </w:rPr>
          <w:t>8</w:t>
        </w:r>
        <w:r w:rsidR="00C67685" w:rsidRPr="00D10C8C">
          <w:rPr>
            <w:noProof/>
            <w:webHidden/>
          </w:rPr>
          <w:fldChar w:fldCharType="end"/>
        </w:r>
      </w:hyperlink>
    </w:p>
    <w:p w14:paraId="3CBA15DA" w14:textId="5A2EFD3A" w:rsidR="00C67685" w:rsidRPr="00D10C8C" w:rsidRDefault="00C67685">
      <w:pPr>
        <w:pStyle w:val="Tabladeilustraciones"/>
        <w:tabs>
          <w:tab w:val="left" w:pos="851"/>
          <w:tab w:val="right" w:leader="dot" w:pos="8494"/>
        </w:tabs>
        <w:rPr>
          <w:rFonts w:asciiTheme="minorHAnsi" w:hAnsiTheme="minorHAnsi"/>
          <w:noProof/>
          <w:kern w:val="2"/>
          <w:sz w:val="22"/>
          <w:lang w:eastAsia="es-ES"/>
          <w14:ligatures w14:val="standardContextual"/>
        </w:rPr>
      </w:pPr>
      <w:hyperlink w:anchor="_Toc187188492" w:history="1">
        <w:r w:rsidRPr="00D10C8C">
          <w:rPr>
            <w:rStyle w:val="Hipervnculo"/>
            <w:noProof/>
          </w:rPr>
          <w:t>Fig 2.</w:t>
        </w:r>
        <w:r w:rsidRPr="00D10C8C">
          <w:rPr>
            <w:rFonts w:asciiTheme="minorHAnsi" w:hAnsiTheme="minorHAnsi"/>
            <w:noProof/>
            <w:kern w:val="2"/>
            <w:sz w:val="22"/>
            <w:lang w:eastAsia="es-ES"/>
            <w14:ligatures w14:val="standardContextual"/>
          </w:rPr>
          <w:tab/>
        </w:r>
        <w:r w:rsidRPr="00D10C8C">
          <w:rPr>
            <w:rStyle w:val="Hipervnculo"/>
            <w:noProof/>
          </w:rPr>
          <w:t>Ejemplo flujo de trabajo tramitación en Zona</w:t>
        </w:r>
        <w:r w:rsidRPr="00D10C8C">
          <w:rPr>
            <w:noProof/>
            <w:webHidden/>
          </w:rPr>
          <w:tab/>
        </w:r>
        <w:r w:rsidRPr="00D10C8C">
          <w:rPr>
            <w:noProof/>
            <w:webHidden/>
          </w:rPr>
          <w:fldChar w:fldCharType="begin"/>
        </w:r>
        <w:r w:rsidRPr="00D10C8C">
          <w:rPr>
            <w:noProof/>
            <w:webHidden/>
          </w:rPr>
          <w:instrText xml:space="preserve"> PAGEREF _Toc187188492 \h </w:instrText>
        </w:r>
        <w:r w:rsidRPr="00D10C8C">
          <w:rPr>
            <w:noProof/>
            <w:webHidden/>
          </w:rPr>
        </w:r>
        <w:r w:rsidRPr="00D10C8C">
          <w:rPr>
            <w:noProof/>
            <w:webHidden/>
          </w:rPr>
          <w:fldChar w:fldCharType="separate"/>
        </w:r>
        <w:r w:rsidR="00D10C8C" w:rsidRPr="00D10C8C">
          <w:rPr>
            <w:noProof/>
            <w:webHidden/>
          </w:rPr>
          <w:t>9</w:t>
        </w:r>
        <w:r w:rsidRPr="00D10C8C">
          <w:rPr>
            <w:noProof/>
            <w:webHidden/>
          </w:rPr>
          <w:fldChar w:fldCharType="end"/>
        </w:r>
      </w:hyperlink>
    </w:p>
    <w:p w14:paraId="49E52B21" w14:textId="68B93178" w:rsidR="00C67685" w:rsidRPr="00D10C8C" w:rsidRDefault="00C67685">
      <w:pPr>
        <w:pStyle w:val="Tabladeilustraciones"/>
        <w:tabs>
          <w:tab w:val="left" w:pos="851"/>
          <w:tab w:val="right" w:leader="dot" w:pos="8494"/>
        </w:tabs>
        <w:rPr>
          <w:rFonts w:asciiTheme="minorHAnsi" w:hAnsiTheme="minorHAnsi"/>
          <w:noProof/>
          <w:kern w:val="2"/>
          <w:sz w:val="22"/>
          <w:lang w:eastAsia="es-ES"/>
          <w14:ligatures w14:val="standardContextual"/>
        </w:rPr>
      </w:pPr>
      <w:hyperlink w:anchor="_Toc187188493" w:history="1">
        <w:r w:rsidRPr="00D10C8C">
          <w:rPr>
            <w:rStyle w:val="Hipervnculo"/>
            <w:rFonts w:eastAsia="Arial" w:cstheme="majorBidi"/>
            <w:noProof/>
          </w:rPr>
          <w:t>Fig 3.</w:t>
        </w:r>
        <w:r w:rsidRPr="00D10C8C">
          <w:rPr>
            <w:rFonts w:asciiTheme="minorHAnsi" w:hAnsiTheme="minorHAnsi"/>
            <w:noProof/>
            <w:kern w:val="2"/>
            <w:sz w:val="22"/>
            <w:lang w:eastAsia="es-ES"/>
            <w14:ligatures w14:val="standardContextual"/>
          </w:rPr>
          <w:tab/>
        </w:r>
        <w:r w:rsidRPr="00D10C8C">
          <w:rPr>
            <w:rStyle w:val="Hipervnculo"/>
            <w:noProof/>
          </w:rPr>
          <w:t>Licencias Therefore™</w:t>
        </w:r>
        <w:r w:rsidRPr="00D10C8C">
          <w:rPr>
            <w:noProof/>
            <w:webHidden/>
          </w:rPr>
          <w:tab/>
        </w:r>
        <w:r w:rsidRPr="00D10C8C">
          <w:rPr>
            <w:noProof/>
            <w:webHidden/>
          </w:rPr>
          <w:fldChar w:fldCharType="begin"/>
        </w:r>
        <w:r w:rsidRPr="00D10C8C">
          <w:rPr>
            <w:noProof/>
            <w:webHidden/>
          </w:rPr>
          <w:instrText xml:space="preserve"> PAGEREF _Toc187188493 \h </w:instrText>
        </w:r>
        <w:r w:rsidRPr="00D10C8C">
          <w:rPr>
            <w:noProof/>
            <w:webHidden/>
          </w:rPr>
        </w:r>
        <w:r w:rsidRPr="00D10C8C">
          <w:rPr>
            <w:noProof/>
            <w:webHidden/>
          </w:rPr>
          <w:fldChar w:fldCharType="separate"/>
        </w:r>
        <w:r w:rsidR="00D10C8C" w:rsidRPr="00D10C8C">
          <w:rPr>
            <w:noProof/>
            <w:webHidden/>
          </w:rPr>
          <w:t>10</w:t>
        </w:r>
        <w:r w:rsidRPr="00D10C8C">
          <w:rPr>
            <w:noProof/>
            <w:webHidden/>
          </w:rPr>
          <w:fldChar w:fldCharType="end"/>
        </w:r>
      </w:hyperlink>
    </w:p>
    <w:p w14:paraId="77B47025" w14:textId="0B74C323" w:rsidR="00C67685" w:rsidRPr="00D10C8C" w:rsidRDefault="00C67685">
      <w:pPr>
        <w:pStyle w:val="Tabladeilustraciones"/>
        <w:tabs>
          <w:tab w:val="left" w:pos="851"/>
          <w:tab w:val="right" w:leader="dot" w:pos="8494"/>
        </w:tabs>
        <w:rPr>
          <w:rFonts w:asciiTheme="minorHAnsi" w:hAnsiTheme="minorHAnsi"/>
          <w:noProof/>
          <w:kern w:val="2"/>
          <w:sz w:val="22"/>
          <w:lang w:eastAsia="es-ES"/>
          <w14:ligatures w14:val="standardContextual"/>
        </w:rPr>
      </w:pPr>
      <w:hyperlink w:anchor="_Toc187188494" w:history="1">
        <w:r w:rsidRPr="00D10C8C">
          <w:rPr>
            <w:rStyle w:val="Hipervnculo"/>
            <w:rFonts w:eastAsia="Arial" w:cstheme="majorBidi"/>
            <w:noProof/>
          </w:rPr>
          <w:t>Fig 4.</w:t>
        </w:r>
        <w:r w:rsidRPr="00D10C8C">
          <w:rPr>
            <w:rFonts w:asciiTheme="minorHAnsi" w:hAnsiTheme="minorHAnsi"/>
            <w:noProof/>
            <w:kern w:val="2"/>
            <w:sz w:val="22"/>
            <w:lang w:eastAsia="es-ES"/>
            <w14:ligatures w14:val="standardContextual"/>
          </w:rPr>
          <w:tab/>
        </w:r>
        <w:r w:rsidRPr="00D10C8C">
          <w:rPr>
            <w:rStyle w:val="Hipervnculo"/>
            <w:noProof/>
          </w:rPr>
          <w:t>Documentación del Servicio</w:t>
        </w:r>
        <w:r w:rsidRPr="00D10C8C">
          <w:rPr>
            <w:noProof/>
            <w:webHidden/>
          </w:rPr>
          <w:tab/>
        </w:r>
        <w:r w:rsidRPr="00D10C8C">
          <w:rPr>
            <w:noProof/>
            <w:webHidden/>
          </w:rPr>
          <w:fldChar w:fldCharType="begin"/>
        </w:r>
        <w:r w:rsidRPr="00D10C8C">
          <w:rPr>
            <w:noProof/>
            <w:webHidden/>
          </w:rPr>
          <w:instrText xml:space="preserve"> PAGEREF _Toc187188494 \h </w:instrText>
        </w:r>
        <w:r w:rsidRPr="00D10C8C">
          <w:rPr>
            <w:noProof/>
            <w:webHidden/>
          </w:rPr>
        </w:r>
        <w:r w:rsidRPr="00D10C8C">
          <w:rPr>
            <w:noProof/>
            <w:webHidden/>
          </w:rPr>
          <w:fldChar w:fldCharType="separate"/>
        </w:r>
        <w:r w:rsidR="00D10C8C" w:rsidRPr="00D10C8C">
          <w:rPr>
            <w:noProof/>
            <w:webHidden/>
          </w:rPr>
          <w:t>12</w:t>
        </w:r>
        <w:r w:rsidRPr="00D10C8C">
          <w:rPr>
            <w:noProof/>
            <w:webHidden/>
          </w:rPr>
          <w:fldChar w:fldCharType="end"/>
        </w:r>
      </w:hyperlink>
    </w:p>
    <w:p w14:paraId="603F2F81" w14:textId="49F570CD" w:rsidR="00C67685" w:rsidRPr="00D10C8C" w:rsidRDefault="00C67685">
      <w:pPr>
        <w:pStyle w:val="Tabladeilustraciones"/>
        <w:tabs>
          <w:tab w:val="left" w:pos="851"/>
          <w:tab w:val="right" w:leader="dot" w:pos="8494"/>
        </w:tabs>
        <w:rPr>
          <w:rFonts w:asciiTheme="minorHAnsi" w:hAnsiTheme="minorHAnsi"/>
          <w:noProof/>
          <w:kern w:val="2"/>
          <w:sz w:val="22"/>
          <w:lang w:eastAsia="es-ES"/>
          <w14:ligatures w14:val="standardContextual"/>
        </w:rPr>
      </w:pPr>
      <w:hyperlink w:anchor="_Toc187188495" w:history="1">
        <w:r w:rsidRPr="00D10C8C">
          <w:rPr>
            <w:rStyle w:val="Hipervnculo"/>
            <w:rFonts w:eastAsia="Arial" w:cstheme="majorBidi"/>
            <w:noProof/>
          </w:rPr>
          <w:t>Fig 5.</w:t>
        </w:r>
        <w:r w:rsidRPr="00D10C8C">
          <w:rPr>
            <w:rFonts w:asciiTheme="minorHAnsi" w:hAnsiTheme="minorHAnsi"/>
            <w:noProof/>
            <w:kern w:val="2"/>
            <w:sz w:val="22"/>
            <w:lang w:eastAsia="es-ES"/>
            <w14:ligatures w14:val="standardContextual"/>
          </w:rPr>
          <w:tab/>
        </w:r>
        <w:r w:rsidRPr="00D10C8C">
          <w:rPr>
            <w:rStyle w:val="Hipervnculo"/>
            <w:noProof/>
          </w:rPr>
          <w:t>Auditorias WF</w:t>
        </w:r>
        <w:r w:rsidRPr="00D10C8C">
          <w:rPr>
            <w:noProof/>
            <w:webHidden/>
          </w:rPr>
          <w:tab/>
        </w:r>
        <w:r w:rsidRPr="00D10C8C">
          <w:rPr>
            <w:noProof/>
            <w:webHidden/>
          </w:rPr>
          <w:fldChar w:fldCharType="begin"/>
        </w:r>
        <w:r w:rsidRPr="00D10C8C">
          <w:rPr>
            <w:noProof/>
            <w:webHidden/>
          </w:rPr>
          <w:instrText xml:space="preserve"> PAGEREF _Toc187188495 \h </w:instrText>
        </w:r>
        <w:r w:rsidRPr="00D10C8C">
          <w:rPr>
            <w:noProof/>
            <w:webHidden/>
          </w:rPr>
        </w:r>
        <w:r w:rsidRPr="00D10C8C">
          <w:rPr>
            <w:noProof/>
            <w:webHidden/>
          </w:rPr>
          <w:fldChar w:fldCharType="separate"/>
        </w:r>
        <w:r w:rsidR="00D10C8C" w:rsidRPr="00D10C8C">
          <w:rPr>
            <w:noProof/>
            <w:webHidden/>
          </w:rPr>
          <w:t>13</w:t>
        </w:r>
        <w:r w:rsidRPr="00D10C8C">
          <w:rPr>
            <w:noProof/>
            <w:webHidden/>
          </w:rPr>
          <w:fldChar w:fldCharType="end"/>
        </w:r>
      </w:hyperlink>
    </w:p>
    <w:p w14:paraId="730E4FA3" w14:textId="468ACDE8" w:rsidR="00C67685" w:rsidRPr="00D10C8C" w:rsidRDefault="00C67685">
      <w:pPr>
        <w:pStyle w:val="Tabladeilustraciones"/>
        <w:tabs>
          <w:tab w:val="left" w:pos="851"/>
          <w:tab w:val="right" w:leader="dot" w:pos="8494"/>
        </w:tabs>
        <w:rPr>
          <w:rFonts w:asciiTheme="minorHAnsi" w:hAnsiTheme="minorHAnsi"/>
          <w:noProof/>
          <w:kern w:val="2"/>
          <w:sz w:val="22"/>
          <w:lang w:eastAsia="es-ES"/>
          <w14:ligatures w14:val="standardContextual"/>
        </w:rPr>
      </w:pPr>
      <w:hyperlink w:anchor="_Toc187188496" w:history="1">
        <w:r w:rsidRPr="00D10C8C">
          <w:rPr>
            <w:rStyle w:val="Hipervnculo"/>
            <w:rFonts w:eastAsia="Arial" w:cstheme="majorBidi"/>
            <w:noProof/>
          </w:rPr>
          <w:t>Fig 6.</w:t>
        </w:r>
        <w:r w:rsidRPr="00D10C8C">
          <w:rPr>
            <w:rFonts w:asciiTheme="minorHAnsi" w:hAnsiTheme="minorHAnsi"/>
            <w:noProof/>
            <w:kern w:val="2"/>
            <w:sz w:val="22"/>
            <w:lang w:eastAsia="es-ES"/>
            <w14:ligatures w14:val="standardContextual"/>
          </w:rPr>
          <w:tab/>
        </w:r>
        <w:r w:rsidRPr="00D10C8C">
          <w:rPr>
            <w:rStyle w:val="Hipervnculo"/>
            <w:noProof/>
          </w:rPr>
          <w:t>Tablas Maestras</w:t>
        </w:r>
        <w:r w:rsidRPr="00D10C8C">
          <w:rPr>
            <w:noProof/>
            <w:webHidden/>
          </w:rPr>
          <w:tab/>
        </w:r>
        <w:r w:rsidRPr="00D10C8C">
          <w:rPr>
            <w:noProof/>
            <w:webHidden/>
          </w:rPr>
          <w:fldChar w:fldCharType="begin"/>
        </w:r>
        <w:r w:rsidRPr="00D10C8C">
          <w:rPr>
            <w:noProof/>
            <w:webHidden/>
          </w:rPr>
          <w:instrText xml:space="preserve"> PAGEREF _Toc187188496 \h </w:instrText>
        </w:r>
        <w:r w:rsidRPr="00D10C8C">
          <w:rPr>
            <w:noProof/>
            <w:webHidden/>
          </w:rPr>
        </w:r>
        <w:r w:rsidRPr="00D10C8C">
          <w:rPr>
            <w:noProof/>
            <w:webHidden/>
          </w:rPr>
          <w:fldChar w:fldCharType="separate"/>
        </w:r>
        <w:r w:rsidR="00D10C8C" w:rsidRPr="00D10C8C">
          <w:rPr>
            <w:noProof/>
            <w:webHidden/>
          </w:rPr>
          <w:t>14</w:t>
        </w:r>
        <w:r w:rsidRPr="00D10C8C">
          <w:rPr>
            <w:noProof/>
            <w:webHidden/>
          </w:rPr>
          <w:fldChar w:fldCharType="end"/>
        </w:r>
      </w:hyperlink>
    </w:p>
    <w:p w14:paraId="07121003" w14:textId="732E76E4" w:rsidR="00C67685" w:rsidRPr="00D10C8C" w:rsidRDefault="00C67685">
      <w:pPr>
        <w:pStyle w:val="Tabladeilustraciones"/>
        <w:tabs>
          <w:tab w:val="left" w:pos="851"/>
          <w:tab w:val="right" w:leader="dot" w:pos="8494"/>
        </w:tabs>
        <w:rPr>
          <w:rFonts w:asciiTheme="minorHAnsi" w:hAnsiTheme="minorHAnsi"/>
          <w:noProof/>
          <w:kern w:val="2"/>
          <w:sz w:val="22"/>
          <w:lang w:eastAsia="es-ES"/>
          <w14:ligatures w14:val="standardContextual"/>
        </w:rPr>
      </w:pPr>
      <w:hyperlink w:anchor="_Toc187188497" w:history="1">
        <w:r w:rsidRPr="00D10C8C">
          <w:rPr>
            <w:rStyle w:val="Hipervnculo"/>
            <w:rFonts w:eastAsia="Arial" w:cstheme="majorBidi"/>
            <w:noProof/>
          </w:rPr>
          <w:t>Fig 7.</w:t>
        </w:r>
        <w:r w:rsidRPr="00D10C8C">
          <w:rPr>
            <w:rFonts w:asciiTheme="minorHAnsi" w:hAnsiTheme="minorHAnsi"/>
            <w:noProof/>
            <w:kern w:val="2"/>
            <w:sz w:val="22"/>
            <w:lang w:eastAsia="es-ES"/>
            <w14:ligatures w14:val="standardContextual"/>
          </w:rPr>
          <w:tab/>
        </w:r>
        <w:r w:rsidRPr="00D10C8C">
          <w:rPr>
            <w:rStyle w:val="Hipervnculo"/>
            <w:noProof/>
          </w:rPr>
          <w:t>Estados de notificación</w:t>
        </w:r>
        <w:r w:rsidRPr="00D10C8C">
          <w:rPr>
            <w:noProof/>
            <w:webHidden/>
          </w:rPr>
          <w:tab/>
        </w:r>
        <w:r w:rsidRPr="00D10C8C">
          <w:rPr>
            <w:noProof/>
            <w:webHidden/>
          </w:rPr>
          <w:fldChar w:fldCharType="begin"/>
        </w:r>
        <w:r w:rsidRPr="00D10C8C">
          <w:rPr>
            <w:noProof/>
            <w:webHidden/>
          </w:rPr>
          <w:instrText xml:space="preserve"> PAGEREF _Toc187188497 \h </w:instrText>
        </w:r>
        <w:r w:rsidRPr="00D10C8C">
          <w:rPr>
            <w:noProof/>
            <w:webHidden/>
          </w:rPr>
        </w:r>
        <w:r w:rsidRPr="00D10C8C">
          <w:rPr>
            <w:noProof/>
            <w:webHidden/>
          </w:rPr>
          <w:fldChar w:fldCharType="separate"/>
        </w:r>
        <w:r w:rsidR="00D10C8C" w:rsidRPr="00D10C8C">
          <w:rPr>
            <w:noProof/>
            <w:webHidden/>
          </w:rPr>
          <w:t>15</w:t>
        </w:r>
        <w:r w:rsidRPr="00D10C8C">
          <w:rPr>
            <w:noProof/>
            <w:webHidden/>
          </w:rPr>
          <w:fldChar w:fldCharType="end"/>
        </w:r>
      </w:hyperlink>
    </w:p>
    <w:p w14:paraId="5AFCF6DD" w14:textId="4A82A4CF" w:rsidR="00C67685" w:rsidRPr="00D10C8C" w:rsidRDefault="00C67685">
      <w:pPr>
        <w:pStyle w:val="Tabladeilustraciones"/>
        <w:tabs>
          <w:tab w:val="left" w:pos="851"/>
          <w:tab w:val="right" w:leader="dot" w:pos="8494"/>
        </w:tabs>
        <w:rPr>
          <w:rFonts w:asciiTheme="minorHAnsi" w:hAnsiTheme="minorHAnsi"/>
          <w:noProof/>
          <w:kern w:val="2"/>
          <w:sz w:val="22"/>
          <w:lang w:eastAsia="es-ES"/>
          <w14:ligatures w14:val="standardContextual"/>
        </w:rPr>
      </w:pPr>
      <w:hyperlink w:anchor="_Toc187188498" w:history="1">
        <w:r w:rsidRPr="00D10C8C">
          <w:rPr>
            <w:rStyle w:val="Hipervnculo"/>
            <w:rFonts w:eastAsia="Arial" w:cstheme="majorBidi"/>
            <w:noProof/>
          </w:rPr>
          <w:t>Fig 8.</w:t>
        </w:r>
        <w:r w:rsidRPr="00D10C8C">
          <w:rPr>
            <w:rFonts w:asciiTheme="minorHAnsi" w:hAnsiTheme="minorHAnsi"/>
            <w:noProof/>
            <w:kern w:val="2"/>
            <w:sz w:val="22"/>
            <w:lang w:eastAsia="es-ES"/>
            <w14:ligatures w14:val="standardContextual"/>
          </w:rPr>
          <w:tab/>
        </w:r>
        <w:r w:rsidRPr="00D10C8C">
          <w:rPr>
            <w:rStyle w:val="Hipervnculo"/>
            <w:noProof/>
          </w:rPr>
          <w:t>Tipos de Notificación</w:t>
        </w:r>
        <w:r w:rsidRPr="00D10C8C">
          <w:rPr>
            <w:noProof/>
            <w:webHidden/>
          </w:rPr>
          <w:tab/>
        </w:r>
        <w:r w:rsidRPr="00D10C8C">
          <w:rPr>
            <w:noProof/>
            <w:webHidden/>
          </w:rPr>
          <w:fldChar w:fldCharType="begin"/>
        </w:r>
        <w:r w:rsidRPr="00D10C8C">
          <w:rPr>
            <w:noProof/>
            <w:webHidden/>
          </w:rPr>
          <w:instrText xml:space="preserve"> PAGEREF _Toc187188498 \h </w:instrText>
        </w:r>
        <w:r w:rsidRPr="00D10C8C">
          <w:rPr>
            <w:noProof/>
            <w:webHidden/>
          </w:rPr>
        </w:r>
        <w:r w:rsidRPr="00D10C8C">
          <w:rPr>
            <w:noProof/>
            <w:webHidden/>
          </w:rPr>
          <w:fldChar w:fldCharType="separate"/>
        </w:r>
        <w:r w:rsidR="00D10C8C" w:rsidRPr="00D10C8C">
          <w:rPr>
            <w:noProof/>
            <w:webHidden/>
          </w:rPr>
          <w:t>16</w:t>
        </w:r>
        <w:r w:rsidRPr="00D10C8C">
          <w:rPr>
            <w:noProof/>
            <w:webHidden/>
          </w:rPr>
          <w:fldChar w:fldCharType="end"/>
        </w:r>
      </w:hyperlink>
    </w:p>
    <w:p w14:paraId="359769D5" w14:textId="4E12490B" w:rsidR="00C67685" w:rsidRPr="00D10C8C" w:rsidRDefault="00C67685">
      <w:pPr>
        <w:pStyle w:val="Tabladeilustraciones"/>
        <w:tabs>
          <w:tab w:val="left" w:pos="851"/>
          <w:tab w:val="right" w:leader="dot" w:pos="8494"/>
        </w:tabs>
        <w:rPr>
          <w:rFonts w:asciiTheme="minorHAnsi" w:hAnsiTheme="minorHAnsi"/>
          <w:noProof/>
          <w:kern w:val="2"/>
          <w:sz w:val="22"/>
          <w:lang w:eastAsia="es-ES"/>
          <w14:ligatures w14:val="standardContextual"/>
        </w:rPr>
      </w:pPr>
      <w:hyperlink w:anchor="_Toc187188499" w:history="1">
        <w:r w:rsidRPr="00D10C8C">
          <w:rPr>
            <w:rStyle w:val="Hipervnculo"/>
            <w:rFonts w:eastAsia="Arial" w:cstheme="majorBidi"/>
            <w:noProof/>
          </w:rPr>
          <w:t>Fig 9.</w:t>
        </w:r>
        <w:r w:rsidRPr="00D10C8C">
          <w:rPr>
            <w:rFonts w:asciiTheme="minorHAnsi" w:hAnsiTheme="minorHAnsi"/>
            <w:noProof/>
            <w:kern w:val="2"/>
            <w:sz w:val="22"/>
            <w:lang w:eastAsia="es-ES"/>
            <w14:ligatures w14:val="standardContextual"/>
          </w:rPr>
          <w:tab/>
        </w:r>
        <w:r w:rsidRPr="00D10C8C">
          <w:rPr>
            <w:rStyle w:val="Hipervnculo"/>
            <w:noProof/>
          </w:rPr>
          <w:t>Usuarios asignados al servicio</w:t>
        </w:r>
        <w:r w:rsidRPr="00D10C8C">
          <w:rPr>
            <w:noProof/>
            <w:webHidden/>
          </w:rPr>
          <w:tab/>
        </w:r>
        <w:r w:rsidRPr="00D10C8C">
          <w:rPr>
            <w:noProof/>
            <w:webHidden/>
          </w:rPr>
          <w:fldChar w:fldCharType="begin"/>
        </w:r>
        <w:r w:rsidRPr="00D10C8C">
          <w:rPr>
            <w:noProof/>
            <w:webHidden/>
          </w:rPr>
          <w:instrText xml:space="preserve"> PAGEREF _Toc187188499 \h </w:instrText>
        </w:r>
        <w:r w:rsidRPr="00D10C8C">
          <w:rPr>
            <w:noProof/>
            <w:webHidden/>
          </w:rPr>
        </w:r>
        <w:r w:rsidRPr="00D10C8C">
          <w:rPr>
            <w:noProof/>
            <w:webHidden/>
          </w:rPr>
          <w:fldChar w:fldCharType="separate"/>
        </w:r>
        <w:r w:rsidR="00D10C8C" w:rsidRPr="00D10C8C">
          <w:rPr>
            <w:noProof/>
            <w:webHidden/>
          </w:rPr>
          <w:t>17</w:t>
        </w:r>
        <w:r w:rsidRPr="00D10C8C">
          <w:rPr>
            <w:noProof/>
            <w:webHidden/>
          </w:rPr>
          <w:fldChar w:fldCharType="end"/>
        </w:r>
      </w:hyperlink>
    </w:p>
    <w:p w14:paraId="0CC3D94A" w14:textId="5B5742B8" w:rsidR="00C67685" w:rsidRPr="00D10C8C" w:rsidRDefault="00C67685">
      <w:pPr>
        <w:pStyle w:val="Tabladeilustraciones"/>
        <w:tabs>
          <w:tab w:val="left" w:pos="851"/>
          <w:tab w:val="right" w:leader="dot" w:pos="8494"/>
        </w:tabs>
        <w:rPr>
          <w:rFonts w:asciiTheme="minorHAnsi" w:hAnsiTheme="minorHAnsi"/>
          <w:noProof/>
          <w:kern w:val="2"/>
          <w:sz w:val="22"/>
          <w:lang w:eastAsia="es-ES"/>
          <w14:ligatures w14:val="standardContextual"/>
        </w:rPr>
      </w:pPr>
      <w:hyperlink w:anchor="_Toc187188500" w:history="1">
        <w:r w:rsidRPr="00D10C8C">
          <w:rPr>
            <w:rStyle w:val="Hipervnculo"/>
            <w:noProof/>
          </w:rPr>
          <w:t>Fig 10.</w:t>
        </w:r>
        <w:r w:rsidRPr="00D10C8C">
          <w:rPr>
            <w:rFonts w:asciiTheme="minorHAnsi" w:hAnsiTheme="minorHAnsi"/>
            <w:noProof/>
            <w:kern w:val="2"/>
            <w:sz w:val="22"/>
            <w:lang w:eastAsia="es-ES"/>
            <w14:ligatures w14:val="standardContextual"/>
          </w:rPr>
          <w:tab/>
        </w:r>
        <w:r w:rsidRPr="00D10C8C">
          <w:rPr>
            <w:rStyle w:val="Hipervnculo"/>
            <w:noProof/>
          </w:rPr>
          <w:t>Equipos de tramitación</w:t>
        </w:r>
        <w:r w:rsidRPr="00D10C8C">
          <w:rPr>
            <w:noProof/>
            <w:webHidden/>
          </w:rPr>
          <w:tab/>
        </w:r>
        <w:r w:rsidRPr="00D10C8C">
          <w:rPr>
            <w:noProof/>
            <w:webHidden/>
          </w:rPr>
          <w:fldChar w:fldCharType="begin"/>
        </w:r>
        <w:r w:rsidRPr="00D10C8C">
          <w:rPr>
            <w:noProof/>
            <w:webHidden/>
          </w:rPr>
          <w:instrText xml:space="preserve"> PAGEREF _Toc187188500 \h </w:instrText>
        </w:r>
        <w:r w:rsidRPr="00D10C8C">
          <w:rPr>
            <w:noProof/>
            <w:webHidden/>
          </w:rPr>
        </w:r>
        <w:r w:rsidRPr="00D10C8C">
          <w:rPr>
            <w:noProof/>
            <w:webHidden/>
          </w:rPr>
          <w:fldChar w:fldCharType="separate"/>
        </w:r>
        <w:r w:rsidR="00D10C8C" w:rsidRPr="00D10C8C">
          <w:rPr>
            <w:noProof/>
            <w:webHidden/>
          </w:rPr>
          <w:t>18</w:t>
        </w:r>
        <w:r w:rsidRPr="00D10C8C">
          <w:rPr>
            <w:noProof/>
            <w:webHidden/>
          </w:rPr>
          <w:fldChar w:fldCharType="end"/>
        </w:r>
      </w:hyperlink>
    </w:p>
    <w:p w14:paraId="5073953E" w14:textId="5EB5A439" w:rsidR="00C67685" w:rsidRPr="00D10C8C" w:rsidRDefault="00C67685">
      <w:pPr>
        <w:pStyle w:val="Tabladeilustraciones"/>
        <w:tabs>
          <w:tab w:val="left" w:pos="851"/>
          <w:tab w:val="right" w:leader="dot" w:pos="8494"/>
        </w:tabs>
        <w:rPr>
          <w:rFonts w:asciiTheme="minorHAnsi" w:hAnsiTheme="minorHAnsi"/>
          <w:noProof/>
          <w:kern w:val="2"/>
          <w:sz w:val="22"/>
          <w:lang w:eastAsia="es-ES"/>
          <w14:ligatures w14:val="standardContextual"/>
        </w:rPr>
      </w:pPr>
      <w:hyperlink w:anchor="_Toc187188501" w:history="1">
        <w:r w:rsidRPr="00D10C8C">
          <w:rPr>
            <w:rStyle w:val="Hipervnculo"/>
            <w:rFonts w:eastAsia="Arial" w:cstheme="majorBidi"/>
            <w:noProof/>
          </w:rPr>
          <w:t>Fig 11.</w:t>
        </w:r>
        <w:r w:rsidRPr="00D10C8C">
          <w:rPr>
            <w:rFonts w:asciiTheme="minorHAnsi" w:hAnsiTheme="minorHAnsi"/>
            <w:noProof/>
            <w:kern w:val="2"/>
            <w:sz w:val="22"/>
            <w:lang w:eastAsia="es-ES"/>
            <w14:ligatures w14:val="standardContextual"/>
          </w:rPr>
          <w:tab/>
        </w:r>
        <w:r w:rsidRPr="00D10C8C">
          <w:rPr>
            <w:rStyle w:val="Hipervnculo"/>
            <w:noProof/>
          </w:rPr>
          <w:t>Ficha de Sociedades</w:t>
        </w:r>
        <w:r w:rsidRPr="00D10C8C">
          <w:rPr>
            <w:noProof/>
            <w:webHidden/>
          </w:rPr>
          <w:tab/>
        </w:r>
        <w:r w:rsidRPr="00D10C8C">
          <w:rPr>
            <w:noProof/>
            <w:webHidden/>
          </w:rPr>
          <w:fldChar w:fldCharType="begin"/>
        </w:r>
        <w:r w:rsidRPr="00D10C8C">
          <w:rPr>
            <w:noProof/>
            <w:webHidden/>
          </w:rPr>
          <w:instrText xml:space="preserve"> PAGEREF _Toc187188501 \h </w:instrText>
        </w:r>
        <w:r w:rsidRPr="00D10C8C">
          <w:rPr>
            <w:noProof/>
            <w:webHidden/>
          </w:rPr>
        </w:r>
        <w:r w:rsidRPr="00D10C8C">
          <w:rPr>
            <w:noProof/>
            <w:webHidden/>
          </w:rPr>
          <w:fldChar w:fldCharType="separate"/>
        </w:r>
        <w:r w:rsidR="00D10C8C" w:rsidRPr="00D10C8C">
          <w:rPr>
            <w:noProof/>
            <w:webHidden/>
          </w:rPr>
          <w:t>19</w:t>
        </w:r>
        <w:r w:rsidRPr="00D10C8C">
          <w:rPr>
            <w:noProof/>
            <w:webHidden/>
          </w:rPr>
          <w:fldChar w:fldCharType="end"/>
        </w:r>
      </w:hyperlink>
    </w:p>
    <w:p w14:paraId="7D314F8D" w14:textId="71206826" w:rsidR="00C67685" w:rsidRPr="00D10C8C" w:rsidRDefault="00C67685">
      <w:pPr>
        <w:pStyle w:val="Tabladeilustraciones"/>
        <w:tabs>
          <w:tab w:val="left" w:pos="851"/>
          <w:tab w:val="right" w:leader="dot" w:pos="8494"/>
        </w:tabs>
        <w:rPr>
          <w:rFonts w:asciiTheme="minorHAnsi" w:hAnsiTheme="minorHAnsi"/>
          <w:noProof/>
          <w:kern w:val="2"/>
          <w:sz w:val="22"/>
          <w:lang w:eastAsia="es-ES"/>
          <w14:ligatures w14:val="standardContextual"/>
        </w:rPr>
      </w:pPr>
      <w:hyperlink w:anchor="_Toc187188502" w:history="1">
        <w:r w:rsidRPr="00D10C8C">
          <w:rPr>
            <w:rStyle w:val="Hipervnculo"/>
            <w:rFonts w:eastAsia="Arial" w:cstheme="majorBidi"/>
            <w:noProof/>
          </w:rPr>
          <w:t>Fig 12.</w:t>
        </w:r>
        <w:r w:rsidRPr="00D10C8C">
          <w:rPr>
            <w:rFonts w:asciiTheme="minorHAnsi" w:hAnsiTheme="minorHAnsi"/>
            <w:noProof/>
            <w:kern w:val="2"/>
            <w:sz w:val="22"/>
            <w:lang w:eastAsia="es-ES"/>
            <w14:ligatures w14:val="standardContextual"/>
          </w:rPr>
          <w:tab/>
        </w:r>
        <w:r w:rsidRPr="00D10C8C">
          <w:rPr>
            <w:rStyle w:val="Hipervnculo"/>
            <w:noProof/>
          </w:rPr>
          <w:t>Ficha de Activos</w:t>
        </w:r>
        <w:r w:rsidRPr="00D10C8C">
          <w:rPr>
            <w:noProof/>
            <w:webHidden/>
          </w:rPr>
          <w:tab/>
        </w:r>
        <w:r w:rsidRPr="00D10C8C">
          <w:rPr>
            <w:noProof/>
            <w:webHidden/>
          </w:rPr>
          <w:fldChar w:fldCharType="begin"/>
        </w:r>
        <w:r w:rsidRPr="00D10C8C">
          <w:rPr>
            <w:noProof/>
            <w:webHidden/>
          </w:rPr>
          <w:instrText xml:space="preserve"> PAGEREF _Toc187188502 \h </w:instrText>
        </w:r>
        <w:r w:rsidRPr="00D10C8C">
          <w:rPr>
            <w:noProof/>
            <w:webHidden/>
          </w:rPr>
        </w:r>
        <w:r w:rsidRPr="00D10C8C">
          <w:rPr>
            <w:noProof/>
            <w:webHidden/>
          </w:rPr>
          <w:fldChar w:fldCharType="separate"/>
        </w:r>
        <w:r w:rsidR="00D10C8C" w:rsidRPr="00D10C8C">
          <w:rPr>
            <w:noProof/>
            <w:webHidden/>
          </w:rPr>
          <w:t>20</w:t>
        </w:r>
        <w:r w:rsidRPr="00D10C8C">
          <w:rPr>
            <w:noProof/>
            <w:webHidden/>
          </w:rPr>
          <w:fldChar w:fldCharType="end"/>
        </w:r>
      </w:hyperlink>
    </w:p>
    <w:p w14:paraId="67C5C0DE" w14:textId="0E7D707A" w:rsidR="00C67685" w:rsidRPr="00D10C8C" w:rsidRDefault="00C67685">
      <w:pPr>
        <w:pStyle w:val="Tabladeilustraciones"/>
        <w:tabs>
          <w:tab w:val="left" w:pos="851"/>
          <w:tab w:val="right" w:leader="dot" w:pos="8494"/>
        </w:tabs>
        <w:rPr>
          <w:rFonts w:asciiTheme="minorHAnsi" w:hAnsiTheme="minorHAnsi"/>
          <w:noProof/>
          <w:kern w:val="2"/>
          <w:sz w:val="22"/>
          <w:lang w:eastAsia="es-ES"/>
          <w14:ligatures w14:val="standardContextual"/>
        </w:rPr>
      </w:pPr>
      <w:hyperlink w:anchor="_Toc187188503" w:history="1">
        <w:r w:rsidRPr="00D10C8C">
          <w:rPr>
            <w:rStyle w:val="Hipervnculo"/>
            <w:noProof/>
          </w:rPr>
          <w:t>Fig 13.</w:t>
        </w:r>
        <w:r w:rsidRPr="00D10C8C">
          <w:rPr>
            <w:rFonts w:asciiTheme="minorHAnsi" w:hAnsiTheme="minorHAnsi"/>
            <w:noProof/>
            <w:kern w:val="2"/>
            <w:sz w:val="22"/>
            <w:lang w:eastAsia="es-ES"/>
            <w14:ligatures w14:val="standardContextual"/>
          </w:rPr>
          <w:tab/>
        </w:r>
        <w:r w:rsidRPr="00D10C8C">
          <w:rPr>
            <w:rStyle w:val="Hipervnculo"/>
            <w:noProof/>
          </w:rPr>
          <w:t>Relación de categorías documentales</w:t>
        </w:r>
        <w:r w:rsidRPr="00D10C8C">
          <w:rPr>
            <w:noProof/>
            <w:webHidden/>
          </w:rPr>
          <w:tab/>
        </w:r>
        <w:r w:rsidRPr="00D10C8C">
          <w:rPr>
            <w:noProof/>
            <w:webHidden/>
          </w:rPr>
          <w:fldChar w:fldCharType="begin"/>
        </w:r>
        <w:r w:rsidRPr="00D10C8C">
          <w:rPr>
            <w:noProof/>
            <w:webHidden/>
          </w:rPr>
          <w:instrText xml:space="preserve"> PAGEREF _Toc187188503 \h </w:instrText>
        </w:r>
        <w:r w:rsidRPr="00D10C8C">
          <w:rPr>
            <w:noProof/>
            <w:webHidden/>
          </w:rPr>
        </w:r>
        <w:r w:rsidRPr="00D10C8C">
          <w:rPr>
            <w:noProof/>
            <w:webHidden/>
          </w:rPr>
          <w:fldChar w:fldCharType="separate"/>
        </w:r>
        <w:r w:rsidR="00D10C8C" w:rsidRPr="00D10C8C">
          <w:rPr>
            <w:noProof/>
            <w:webHidden/>
          </w:rPr>
          <w:t>23</w:t>
        </w:r>
        <w:r w:rsidRPr="00D10C8C">
          <w:rPr>
            <w:noProof/>
            <w:webHidden/>
          </w:rPr>
          <w:fldChar w:fldCharType="end"/>
        </w:r>
      </w:hyperlink>
    </w:p>
    <w:p w14:paraId="2884ED2D" w14:textId="1BD5AE89" w:rsidR="00C67685" w:rsidRPr="00D10C8C" w:rsidRDefault="00C67685">
      <w:pPr>
        <w:pStyle w:val="Tabladeilustraciones"/>
        <w:tabs>
          <w:tab w:val="left" w:pos="851"/>
          <w:tab w:val="right" w:leader="dot" w:pos="8494"/>
        </w:tabs>
        <w:rPr>
          <w:rFonts w:asciiTheme="minorHAnsi" w:hAnsiTheme="minorHAnsi"/>
          <w:noProof/>
          <w:kern w:val="2"/>
          <w:sz w:val="22"/>
          <w:lang w:eastAsia="es-ES"/>
          <w14:ligatures w14:val="standardContextual"/>
        </w:rPr>
      </w:pPr>
      <w:hyperlink w:anchor="_Toc187188504" w:history="1">
        <w:r w:rsidRPr="00D10C8C">
          <w:rPr>
            <w:rStyle w:val="Hipervnculo"/>
            <w:rFonts w:eastAsia="Arial" w:cstheme="majorBidi"/>
            <w:noProof/>
          </w:rPr>
          <w:t>Fig 14.</w:t>
        </w:r>
        <w:r w:rsidRPr="00D10C8C">
          <w:rPr>
            <w:rFonts w:asciiTheme="minorHAnsi" w:hAnsiTheme="minorHAnsi"/>
            <w:noProof/>
            <w:kern w:val="2"/>
            <w:sz w:val="22"/>
            <w:lang w:eastAsia="es-ES"/>
            <w14:ligatures w14:val="standardContextual"/>
          </w:rPr>
          <w:tab/>
        </w:r>
        <w:r w:rsidRPr="00D10C8C">
          <w:rPr>
            <w:rStyle w:val="Hipervnculo"/>
            <w:noProof/>
          </w:rPr>
          <w:t>Categoría DISPATCHING ROOM</w:t>
        </w:r>
        <w:r w:rsidRPr="00D10C8C">
          <w:rPr>
            <w:noProof/>
            <w:webHidden/>
          </w:rPr>
          <w:tab/>
        </w:r>
        <w:r w:rsidRPr="00D10C8C">
          <w:rPr>
            <w:noProof/>
            <w:webHidden/>
          </w:rPr>
          <w:fldChar w:fldCharType="begin"/>
        </w:r>
        <w:r w:rsidRPr="00D10C8C">
          <w:rPr>
            <w:noProof/>
            <w:webHidden/>
          </w:rPr>
          <w:instrText xml:space="preserve"> PAGEREF _Toc187188504 \h </w:instrText>
        </w:r>
        <w:r w:rsidRPr="00D10C8C">
          <w:rPr>
            <w:noProof/>
            <w:webHidden/>
          </w:rPr>
        </w:r>
        <w:r w:rsidRPr="00D10C8C">
          <w:rPr>
            <w:noProof/>
            <w:webHidden/>
          </w:rPr>
          <w:fldChar w:fldCharType="separate"/>
        </w:r>
        <w:r w:rsidR="00D10C8C" w:rsidRPr="00D10C8C">
          <w:rPr>
            <w:noProof/>
            <w:webHidden/>
          </w:rPr>
          <w:t>24</w:t>
        </w:r>
        <w:r w:rsidRPr="00D10C8C">
          <w:rPr>
            <w:noProof/>
            <w:webHidden/>
          </w:rPr>
          <w:fldChar w:fldCharType="end"/>
        </w:r>
      </w:hyperlink>
    </w:p>
    <w:p w14:paraId="0E8B99BD" w14:textId="557C34A8" w:rsidR="00C67685" w:rsidRPr="00D10C8C" w:rsidRDefault="00C67685">
      <w:pPr>
        <w:pStyle w:val="Tabladeilustraciones"/>
        <w:tabs>
          <w:tab w:val="left" w:pos="851"/>
          <w:tab w:val="right" w:leader="dot" w:pos="8494"/>
        </w:tabs>
        <w:rPr>
          <w:rFonts w:asciiTheme="minorHAnsi" w:hAnsiTheme="minorHAnsi"/>
          <w:noProof/>
          <w:kern w:val="2"/>
          <w:sz w:val="22"/>
          <w:lang w:eastAsia="es-ES"/>
          <w14:ligatures w14:val="standardContextual"/>
        </w:rPr>
      </w:pPr>
      <w:hyperlink w:anchor="_Toc187188505" w:history="1">
        <w:r w:rsidRPr="00D10C8C">
          <w:rPr>
            <w:rStyle w:val="Hipervnculo"/>
            <w:rFonts w:eastAsia="Arial" w:cstheme="majorBidi"/>
            <w:noProof/>
          </w:rPr>
          <w:t>Fig 15.</w:t>
        </w:r>
        <w:r w:rsidRPr="00D10C8C">
          <w:rPr>
            <w:rFonts w:asciiTheme="minorHAnsi" w:hAnsiTheme="minorHAnsi"/>
            <w:noProof/>
            <w:kern w:val="2"/>
            <w:sz w:val="22"/>
            <w:lang w:eastAsia="es-ES"/>
            <w14:ligatures w14:val="standardContextual"/>
          </w:rPr>
          <w:tab/>
        </w:r>
        <w:r w:rsidRPr="00D10C8C">
          <w:rPr>
            <w:rStyle w:val="Hipervnculo"/>
            <w:noProof/>
          </w:rPr>
          <w:t>Categoría DISPATCHING ROOM (Pestaña Historial)</w:t>
        </w:r>
        <w:r w:rsidRPr="00D10C8C">
          <w:rPr>
            <w:noProof/>
            <w:webHidden/>
          </w:rPr>
          <w:tab/>
        </w:r>
        <w:r w:rsidRPr="00D10C8C">
          <w:rPr>
            <w:noProof/>
            <w:webHidden/>
          </w:rPr>
          <w:fldChar w:fldCharType="begin"/>
        </w:r>
        <w:r w:rsidRPr="00D10C8C">
          <w:rPr>
            <w:noProof/>
            <w:webHidden/>
          </w:rPr>
          <w:instrText xml:space="preserve"> PAGEREF _Toc187188505 \h </w:instrText>
        </w:r>
        <w:r w:rsidRPr="00D10C8C">
          <w:rPr>
            <w:noProof/>
            <w:webHidden/>
          </w:rPr>
        </w:r>
        <w:r w:rsidRPr="00D10C8C">
          <w:rPr>
            <w:noProof/>
            <w:webHidden/>
          </w:rPr>
          <w:fldChar w:fldCharType="separate"/>
        </w:r>
        <w:r w:rsidR="00D10C8C" w:rsidRPr="00D10C8C">
          <w:rPr>
            <w:noProof/>
            <w:webHidden/>
          </w:rPr>
          <w:t>25</w:t>
        </w:r>
        <w:r w:rsidRPr="00D10C8C">
          <w:rPr>
            <w:noProof/>
            <w:webHidden/>
          </w:rPr>
          <w:fldChar w:fldCharType="end"/>
        </w:r>
      </w:hyperlink>
    </w:p>
    <w:p w14:paraId="1C959897" w14:textId="3D8593BF" w:rsidR="00C67685" w:rsidRPr="00D10C8C" w:rsidRDefault="00C67685">
      <w:pPr>
        <w:pStyle w:val="Tabladeilustraciones"/>
        <w:tabs>
          <w:tab w:val="left" w:pos="851"/>
          <w:tab w:val="right" w:leader="dot" w:pos="8494"/>
        </w:tabs>
        <w:rPr>
          <w:rFonts w:asciiTheme="minorHAnsi" w:hAnsiTheme="minorHAnsi"/>
          <w:noProof/>
          <w:kern w:val="2"/>
          <w:sz w:val="22"/>
          <w:lang w:eastAsia="es-ES"/>
          <w14:ligatures w14:val="standardContextual"/>
        </w:rPr>
      </w:pPr>
      <w:hyperlink w:anchor="_Toc187188506" w:history="1">
        <w:r w:rsidRPr="00D10C8C">
          <w:rPr>
            <w:rStyle w:val="Hipervnculo"/>
            <w:rFonts w:eastAsia="Arial" w:cstheme="majorBidi"/>
            <w:noProof/>
          </w:rPr>
          <w:t>Fig 16.</w:t>
        </w:r>
        <w:r w:rsidRPr="00D10C8C">
          <w:rPr>
            <w:rFonts w:asciiTheme="minorHAnsi" w:hAnsiTheme="minorHAnsi"/>
            <w:noProof/>
            <w:kern w:val="2"/>
            <w:sz w:val="22"/>
            <w:lang w:eastAsia="es-ES"/>
            <w14:ligatures w14:val="standardContextual"/>
          </w:rPr>
          <w:tab/>
        </w:r>
        <w:r w:rsidRPr="00D10C8C">
          <w:rPr>
            <w:rStyle w:val="Hipervnculo"/>
            <w:noProof/>
          </w:rPr>
          <w:t>Categoría DISPATCHING ROOM (DOCAI)</w:t>
        </w:r>
        <w:r w:rsidRPr="00D10C8C">
          <w:rPr>
            <w:noProof/>
            <w:webHidden/>
          </w:rPr>
          <w:tab/>
        </w:r>
        <w:r w:rsidRPr="00D10C8C">
          <w:rPr>
            <w:noProof/>
            <w:webHidden/>
          </w:rPr>
          <w:fldChar w:fldCharType="begin"/>
        </w:r>
        <w:r w:rsidRPr="00D10C8C">
          <w:rPr>
            <w:noProof/>
            <w:webHidden/>
          </w:rPr>
          <w:instrText xml:space="preserve"> PAGEREF _Toc187188506 \h </w:instrText>
        </w:r>
        <w:r w:rsidRPr="00D10C8C">
          <w:rPr>
            <w:noProof/>
            <w:webHidden/>
          </w:rPr>
        </w:r>
        <w:r w:rsidRPr="00D10C8C">
          <w:rPr>
            <w:noProof/>
            <w:webHidden/>
          </w:rPr>
          <w:fldChar w:fldCharType="separate"/>
        </w:r>
        <w:r w:rsidR="00D10C8C" w:rsidRPr="00D10C8C">
          <w:rPr>
            <w:noProof/>
            <w:webHidden/>
          </w:rPr>
          <w:t>25</w:t>
        </w:r>
        <w:r w:rsidRPr="00D10C8C">
          <w:rPr>
            <w:noProof/>
            <w:webHidden/>
          </w:rPr>
          <w:fldChar w:fldCharType="end"/>
        </w:r>
      </w:hyperlink>
    </w:p>
    <w:p w14:paraId="320BA3C9" w14:textId="3B610D46" w:rsidR="00C67685" w:rsidRPr="00D10C8C" w:rsidRDefault="00C67685">
      <w:pPr>
        <w:pStyle w:val="Tabladeilustraciones"/>
        <w:tabs>
          <w:tab w:val="left" w:pos="851"/>
          <w:tab w:val="right" w:leader="dot" w:pos="8494"/>
        </w:tabs>
        <w:rPr>
          <w:rFonts w:asciiTheme="minorHAnsi" w:hAnsiTheme="minorHAnsi"/>
          <w:noProof/>
          <w:kern w:val="2"/>
          <w:sz w:val="22"/>
          <w:lang w:eastAsia="es-ES"/>
          <w14:ligatures w14:val="standardContextual"/>
        </w:rPr>
      </w:pPr>
      <w:hyperlink w:anchor="_Toc187188507" w:history="1">
        <w:r w:rsidRPr="00D10C8C">
          <w:rPr>
            <w:rStyle w:val="Hipervnculo"/>
            <w:rFonts w:eastAsia="Arial" w:cstheme="majorBidi"/>
            <w:noProof/>
          </w:rPr>
          <w:t>Fig 17.</w:t>
        </w:r>
        <w:r w:rsidRPr="00D10C8C">
          <w:rPr>
            <w:rFonts w:asciiTheme="minorHAnsi" w:hAnsiTheme="minorHAnsi"/>
            <w:noProof/>
            <w:kern w:val="2"/>
            <w:sz w:val="22"/>
            <w:lang w:eastAsia="es-ES"/>
            <w14:ligatures w14:val="standardContextual"/>
          </w:rPr>
          <w:tab/>
        </w:r>
        <w:r w:rsidRPr="00D10C8C">
          <w:rPr>
            <w:rStyle w:val="Hipervnculo"/>
            <w:noProof/>
          </w:rPr>
          <w:t>Zonas de distribución</w:t>
        </w:r>
        <w:r w:rsidRPr="00D10C8C">
          <w:rPr>
            <w:noProof/>
            <w:webHidden/>
          </w:rPr>
          <w:tab/>
        </w:r>
        <w:r w:rsidRPr="00D10C8C">
          <w:rPr>
            <w:noProof/>
            <w:webHidden/>
          </w:rPr>
          <w:fldChar w:fldCharType="begin"/>
        </w:r>
        <w:r w:rsidRPr="00D10C8C">
          <w:rPr>
            <w:noProof/>
            <w:webHidden/>
          </w:rPr>
          <w:instrText xml:space="preserve"> PAGEREF _Toc187188507 \h </w:instrText>
        </w:r>
        <w:r w:rsidRPr="00D10C8C">
          <w:rPr>
            <w:noProof/>
            <w:webHidden/>
          </w:rPr>
        </w:r>
        <w:r w:rsidRPr="00D10C8C">
          <w:rPr>
            <w:noProof/>
            <w:webHidden/>
          </w:rPr>
          <w:fldChar w:fldCharType="separate"/>
        </w:r>
        <w:r w:rsidR="00D10C8C" w:rsidRPr="00D10C8C">
          <w:rPr>
            <w:noProof/>
            <w:webHidden/>
          </w:rPr>
          <w:t>26</w:t>
        </w:r>
        <w:r w:rsidRPr="00D10C8C">
          <w:rPr>
            <w:noProof/>
            <w:webHidden/>
          </w:rPr>
          <w:fldChar w:fldCharType="end"/>
        </w:r>
      </w:hyperlink>
    </w:p>
    <w:p w14:paraId="03972213" w14:textId="632DEE64" w:rsidR="00C67685" w:rsidRPr="00D10C8C" w:rsidRDefault="00C67685">
      <w:pPr>
        <w:pStyle w:val="Tabladeilustraciones"/>
        <w:tabs>
          <w:tab w:val="left" w:pos="851"/>
          <w:tab w:val="right" w:leader="dot" w:pos="8494"/>
        </w:tabs>
        <w:rPr>
          <w:rFonts w:asciiTheme="minorHAnsi" w:hAnsiTheme="minorHAnsi"/>
          <w:noProof/>
          <w:kern w:val="2"/>
          <w:sz w:val="22"/>
          <w:lang w:eastAsia="es-ES"/>
          <w14:ligatures w14:val="standardContextual"/>
        </w:rPr>
      </w:pPr>
      <w:hyperlink w:anchor="_Toc187188508" w:history="1">
        <w:r w:rsidRPr="00D10C8C">
          <w:rPr>
            <w:rStyle w:val="Hipervnculo"/>
            <w:rFonts w:eastAsia="Arial" w:cstheme="majorBidi"/>
            <w:noProof/>
          </w:rPr>
          <w:t>Fig 18.</w:t>
        </w:r>
        <w:r w:rsidRPr="00D10C8C">
          <w:rPr>
            <w:rFonts w:asciiTheme="minorHAnsi" w:hAnsiTheme="minorHAnsi"/>
            <w:noProof/>
            <w:kern w:val="2"/>
            <w:sz w:val="22"/>
            <w:lang w:eastAsia="es-ES"/>
            <w14:ligatures w14:val="standardContextual"/>
          </w:rPr>
          <w:tab/>
        </w:r>
        <w:r w:rsidRPr="00D10C8C">
          <w:rPr>
            <w:rStyle w:val="Hipervnculo"/>
            <w:noProof/>
          </w:rPr>
          <w:t>Ejemplo de asignación de Roles de usuario en función del Equipo</w:t>
        </w:r>
        <w:r w:rsidRPr="00D10C8C">
          <w:rPr>
            <w:noProof/>
            <w:webHidden/>
          </w:rPr>
          <w:tab/>
        </w:r>
        <w:r w:rsidRPr="00D10C8C">
          <w:rPr>
            <w:noProof/>
            <w:webHidden/>
          </w:rPr>
          <w:fldChar w:fldCharType="begin"/>
        </w:r>
        <w:r w:rsidRPr="00D10C8C">
          <w:rPr>
            <w:noProof/>
            <w:webHidden/>
          </w:rPr>
          <w:instrText xml:space="preserve"> PAGEREF _Toc187188508 \h </w:instrText>
        </w:r>
        <w:r w:rsidRPr="00D10C8C">
          <w:rPr>
            <w:noProof/>
            <w:webHidden/>
          </w:rPr>
        </w:r>
        <w:r w:rsidRPr="00D10C8C">
          <w:rPr>
            <w:noProof/>
            <w:webHidden/>
          </w:rPr>
          <w:fldChar w:fldCharType="separate"/>
        </w:r>
        <w:r w:rsidR="00D10C8C" w:rsidRPr="00D10C8C">
          <w:rPr>
            <w:noProof/>
            <w:webHidden/>
          </w:rPr>
          <w:t>27</w:t>
        </w:r>
        <w:r w:rsidRPr="00D10C8C">
          <w:rPr>
            <w:noProof/>
            <w:webHidden/>
          </w:rPr>
          <w:fldChar w:fldCharType="end"/>
        </w:r>
      </w:hyperlink>
    </w:p>
    <w:p w14:paraId="5802F463" w14:textId="71FE852B" w:rsidR="00C67685" w:rsidRPr="00D10C8C" w:rsidRDefault="00C67685">
      <w:pPr>
        <w:pStyle w:val="Tabladeilustraciones"/>
        <w:tabs>
          <w:tab w:val="left" w:pos="851"/>
          <w:tab w:val="right" w:leader="dot" w:pos="8494"/>
        </w:tabs>
        <w:rPr>
          <w:rFonts w:asciiTheme="minorHAnsi" w:hAnsiTheme="minorHAnsi"/>
          <w:noProof/>
          <w:kern w:val="2"/>
          <w:sz w:val="22"/>
          <w:lang w:eastAsia="es-ES"/>
          <w14:ligatures w14:val="standardContextual"/>
        </w:rPr>
      </w:pPr>
      <w:hyperlink w:anchor="_Toc187188509" w:history="1">
        <w:r w:rsidRPr="00D10C8C">
          <w:rPr>
            <w:rStyle w:val="Hipervnculo"/>
            <w:rFonts w:eastAsia="Arial" w:cstheme="majorBidi"/>
            <w:noProof/>
          </w:rPr>
          <w:t>Fig 19.</w:t>
        </w:r>
        <w:r w:rsidRPr="00D10C8C">
          <w:rPr>
            <w:rFonts w:asciiTheme="minorHAnsi" w:hAnsiTheme="minorHAnsi"/>
            <w:noProof/>
            <w:kern w:val="2"/>
            <w:sz w:val="22"/>
            <w:lang w:eastAsia="es-ES"/>
            <w14:ligatures w14:val="standardContextual"/>
          </w:rPr>
          <w:tab/>
        </w:r>
        <w:r w:rsidRPr="00D10C8C">
          <w:rPr>
            <w:rStyle w:val="Hipervnculo"/>
            <w:noProof/>
          </w:rPr>
          <w:t>Consulta de Categoría cruzada - Busqueda</w:t>
        </w:r>
        <w:r w:rsidRPr="00D10C8C">
          <w:rPr>
            <w:noProof/>
            <w:webHidden/>
          </w:rPr>
          <w:tab/>
        </w:r>
        <w:r w:rsidRPr="00D10C8C">
          <w:rPr>
            <w:noProof/>
            <w:webHidden/>
          </w:rPr>
          <w:fldChar w:fldCharType="begin"/>
        </w:r>
        <w:r w:rsidRPr="00D10C8C">
          <w:rPr>
            <w:noProof/>
            <w:webHidden/>
          </w:rPr>
          <w:instrText xml:space="preserve"> PAGEREF _Toc187188509 \h </w:instrText>
        </w:r>
        <w:r w:rsidRPr="00D10C8C">
          <w:rPr>
            <w:noProof/>
            <w:webHidden/>
          </w:rPr>
        </w:r>
        <w:r w:rsidRPr="00D10C8C">
          <w:rPr>
            <w:noProof/>
            <w:webHidden/>
          </w:rPr>
          <w:fldChar w:fldCharType="separate"/>
        </w:r>
        <w:r w:rsidR="00D10C8C" w:rsidRPr="00D10C8C">
          <w:rPr>
            <w:noProof/>
            <w:webHidden/>
          </w:rPr>
          <w:t>28</w:t>
        </w:r>
        <w:r w:rsidRPr="00D10C8C">
          <w:rPr>
            <w:noProof/>
            <w:webHidden/>
          </w:rPr>
          <w:fldChar w:fldCharType="end"/>
        </w:r>
      </w:hyperlink>
    </w:p>
    <w:p w14:paraId="046670BB" w14:textId="73F39979" w:rsidR="00C67685" w:rsidRPr="00D10C8C" w:rsidRDefault="00C67685">
      <w:pPr>
        <w:pStyle w:val="Tabladeilustraciones"/>
        <w:tabs>
          <w:tab w:val="left" w:pos="851"/>
          <w:tab w:val="right" w:leader="dot" w:pos="8494"/>
        </w:tabs>
        <w:rPr>
          <w:rFonts w:asciiTheme="minorHAnsi" w:hAnsiTheme="minorHAnsi"/>
          <w:noProof/>
          <w:kern w:val="2"/>
          <w:sz w:val="22"/>
          <w:lang w:eastAsia="es-ES"/>
          <w14:ligatures w14:val="standardContextual"/>
        </w:rPr>
      </w:pPr>
      <w:hyperlink w:anchor="_Toc187188510" w:history="1">
        <w:r w:rsidRPr="00D10C8C">
          <w:rPr>
            <w:rStyle w:val="Hipervnculo"/>
            <w:noProof/>
          </w:rPr>
          <w:t>Fig 20.</w:t>
        </w:r>
        <w:r w:rsidRPr="00D10C8C">
          <w:rPr>
            <w:rFonts w:asciiTheme="minorHAnsi" w:hAnsiTheme="minorHAnsi"/>
            <w:noProof/>
            <w:kern w:val="2"/>
            <w:sz w:val="22"/>
            <w:lang w:eastAsia="es-ES"/>
            <w14:ligatures w14:val="standardContextual"/>
          </w:rPr>
          <w:tab/>
        </w:r>
        <w:r w:rsidRPr="00D10C8C">
          <w:rPr>
            <w:rStyle w:val="Hipervnculo"/>
            <w:noProof/>
          </w:rPr>
          <w:t>Consulta de categoría cruzada - Resultados</w:t>
        </w:r>
        <w:r w:rsidRPr="00D10C8C">
          <w:rPr>
            <w:noProof/>
            <w:webHidden/>
          </w:rPr>
          <w:tab/>
        </w:r>
        <w:r w:rsidRPr="00D10C8C">
          <w:rPr>
            <w:noProof/>
            <w:webHidden/>
          </w:rPr>
          <w:fldChar w:fldCharType="begin"/>
        </w:r>
        <w:r w:rsidRPr="00D10C8C">
          <w:rPr>
            <w:noProof/>
            <w:webHidden/>
          </w:rPr>
          <w:instrText xml:space="preserve"> PAGEREF _Toc187188510 \h </w:instrText>
        </w:r>
        <w:r w:rsidRPr="00D10C8C">
          <w:rPr>
            <w:noProof/>
            <w:webHidden/>
          </w:rPr>
        </w:r>
        <w:r w:rsidRPr="00D10C8C">
          <w:rPr>
            <w:noProof/>
            <w:webHidden/>
          </w:rPr>
          <w:fldChar w:fldCharType="separate"/>
        </w:r>
        <w:r w:rsidR="00D10C8C" w:rsidRPr="00D10C8C">
          <w:rPr>
            <w:noProof/>
            <w:webHidden/>
          </w:rPr>
          <w:t>28</w:t>
        </w:r>
        <w:r w:rsidRPr="00D10C8C">
          <w:rPr>
            <w:noProof/>
            <w:webHidden/>
          </w:rPr>
          <w:fldChar w:fldCharType="end"/>
        </w:r>
      </w:hyperlink>
    </w:p>
    <w:p w14:paraId="68FF6596" w14:textId="197641F5" w:rsidR="00C67685" w:rsidRPr="00D10C8C" w:rsidRDefault="00C67685">
      <w:pPr>
        <w:pStyle w:val="Tabladeilustraciones"/>
        <w:tabs>
          <w:tab w:val="left" w:pos="851"/>
          <w:tab w:val="right" w:leader="dot" w:pos="8494"/>
        </w:tabs>
        <w:rPr>
          <w:rFonts w:asciiTheme="minorHAnsi" w:hAnsiTheme="minorHAnsi"/>
          <w:noProof/>
          <w:kern w:val="2"/>
          <w:sz w:val="22"/>
          <w:lang w:eastAsia="es-ES"/>
          <w14:ligatures w14:val="standardContextual"/>
        </w:rPr>
      </w:pPr>
      <w:hyperlink w:anchor="_Toc187188511" w:history="1">
        <w:r w:rsidRPr="00D10C8C">
          <w:rPr>
            <w:rStyle w:val="Hipervnculo"/>
            <w:noProof/>
          </w:rPr>
          <w:t>Fig 21.</w:t>
        </w:r>
        <w:r w:rsidRPr="00D10C8C">
          <w:rPr>
            <w:rFonts w:asciiTheme="minorHAnsi" w:hAnsiTheme="minorHAnsi"/>
            <w:noProof/>
            <w:kern w:val="2"/>
            <w:sz w:val="22"/>
            <w:lang w:eastAsia="es-ES"/>
            <w14:ligatures w14:val="standardContextual"/>
          </w:rPr>
          <w:tab/>
        </w:r>
        <w:r w:rsidRPr="00D10C8C">
          <w:rPr>
            <w:rStyle w:val="Hipervnculo"/>
            <w:noProof/>
          </w:rPr>
          <w:t>WF – Asignación equipo de tramitación</w:t>
        </w:r>
        <w:r w:rsidRPr="00D10C8C">
          <w:rPr>
            <w:noProof/>
            <w:webHidden/>
          </w:rPr>
          <w:tab/>
        </w:r>
        <w:r w:rsidRPr="00D10C8C">
          <w:rPr>
            <w:noProof/>
            <w:webHidden/>
          </w:rPr>
          <w:fldChar w:fldCharType="begin"/>
        </w:r>
        <w:r w:rsidRPr="00D10C8C">
          <w:rPr>
            <w:noProof/>
            <w:webHidden/>
          </w:rPr>
          <w:instrText xml:space="preserve"> PAGEREF _Toc187188511 \h </w:instrText>
        </w:r>
        <w:r w:rsidRPr="00D10C8C">
          <w:rPr>
            <w:noProof/>
            <w:webHidden/>
          </w:rPr>
        </w:r>
        <w:r w:rsidRPr="00D10C8C">
          <w:rPr>
            <w:noProof/>
            <w:webHidden/>
          </w:rPr>
          <w:fldChar w:fldCharType="separate"/>
        </w:r>
        <w:r w:rsidR="00D10C8C" w:rsidRPr="00D10C8C">
          <w:rPr>
            <w:noProof/>
            <w:webHidden/>
          </w:rPr>
          <w:t>30</w:t>
        </w:r>
        <w:r w:rsidRPr="00D10C8C">
          <w:rPr>
            <w:noProof/>
            <w:webHidden/>
          </w:rPr>
          <w:fldChar w:fldCharType="end"/>
        </w:r>
      </w:hyperlink>
    </w:p>
    <w:p w14:paraId="28E9196A" w14:textId="1F0ECF8D" w:rsidR="00C67685" w:rsidRPr="00D10C8C" w:rsidRDefault="00C67685">
      <w:pPr>
        <w:pStyle w:val="Tabladeilustraciones"/>
        <w:tabs>
          <w:tab w:val="left" w:pos="851"/>
          <w:tab w:val="right" w:leader="dot" w:pos="8494"/>
        </w:tabs>
        <w:rPr>
          <w:rFonts w:asciiTheme="minorHAnsi" w:hAnsiTheme="minorHAnsi"/>
          <w:noProof/>
          <w:kern w:val="2"/>
          <w:sz w:val="22"/>
          <w:lang w:eastAsia="es-ES"/>
          <w14:ligatures w14:val="standardContextual"/>
        </w:rPr>
      </w:pPr>
      <w:hyperlink w:anchor="_Toc187188512" w:history="1">
        <w:r w:rsidRPr="00D10C8C">
          <w:rPr>
            <w:rStyle w:val="Hipervnculo"/>
            <w:noProof/>
          </w:rPr>
          <w:t>Fig 22.</w:t>
        </w:r>
        <w:r w:rsidRPr="00D10C8C">
          <w:rPr>
            <w:rFonts w:asciiTheme="minorHAnsi" w:hAnsiTheme="minorHAnsi"/>
            <w:noProof/>
            <w:kern w:val="2"/>
            <w:sz w:val="22"/>
            <w:lang w:eastAsia="es-ES"/>
            <w14:ligatures w14:val="standardContextual"/>
          </w:rPr>
          <w:tab/>
        </w:r>
        <w:r w:rsidRPr="00D10C8C">
          <w:rPr>
            <w:rStyle w:val="Hipervnculo"/>
            <w:noProof/>
          </w:rPr>
          <w:t>WF – Notificaciones (DISPATCHING ROOM)</w:t>
        </w:r>
        <w:r w:rsidRPr="00D10C8C">
          <w:rPr>
            <w:noProof/>
            <w:webHidden/>
          </w:rPr>
          <w:tab/>
        </w:r>
        <w:r w:rsidRPr="00D10C8C">
          <w:rPr>
            <w:noProof/>
            <w:webHidden/>
          </w:rPr>
          <w:fldChar w:fldCharType="begin"/>
        </w:r>
        <w:r w:rsidRPr="00D10C8C">
          <w:rPr>
            <w:noProof/>
            <w:webHidden/>
          </w:rPr>
          <w:instrText xml:space="preserve"> PAGEREF _Toc187188512 \h </w:instrText>
        </w:r>
        <w:r w:rsidRPr="00D10C8C">
          <w:rPr>
            <w:noProof/>
            <w:webHidden/>
          </w:rPr>
        </w:r>
        <w:r w:rsidRPr="00D10C8C">
          <w:rPr>
            <w:noProof/>
            <w:webHidden/>
          </w:rPr>
          <w:fldChar w:fldCharType="separate"/>
        </w:r>
        <w:r w:rsidR="00D10C8C" w:rsidRPr="00D10C8C">
          <w:rPr>
            <w:noProof/>
            <w:webHidden/>
          </w:rPr>
          <w:t>30</w:t>
        </w:r>
        <w:r w:rsidRPr="00D10C8C">
          <w:rPr>
            <w:noProof/>
            <w:webHidden/>
          </w:rPr>
          <w:fldChar w:fldCharType="end"/>
        </w:r>
      </w:hyperlink>
    </w:p>
    <w:p w14:paraId="1180BCE5" w14:textId="437ED499" w:rsidR="00C67685" w:rsidRPr="00D10C8C" w:rsidRDefault="00C67685">
      <w:pPr>
        <w:pStyle w:val="Tabladeilustraciones"/>
        <w:tabs>
          <w:tab w:val="left" w:pos="851"/>
          <w:tab w:val="right" w:leader="dot" w:pos="8494"/>
        </w:tabs>
        <w:rPr>
          <w:rFonts w:asciiTheme="minorHAnsi" w:hAnsiTheme="minorHAnsi"/>
          <w:noProof/>
          <w:kern w:val="2"/>
          <w:sz w:val="22"/>
          <w:lang w:eastAsia="es-ES"/>
          <w14:ligatures w14:val="standardContextual"/>
        </w:rPr>
      </w:pPr>
      <w:hyperlink w:anchor="_Toc187188513" w:history="1">
        <w:r w:rsidRPr="00D10C8C">
          <w:rPr>
            <w:rStyle w:val="Hipervnculo"/>
            <w:noProof/>
          </w:rPr>
          <w:t>Fig 23.</w:t>
        </w:r>
        <w:r w:rsidRPr="00D10C8C">
          <w:rPr>
            <w:rFonts w:asciiTheme="minorHAnsi" w:hAnsiTheme="minorHAnsi"/>
            <w:noProof/>
            <w:kern w:val="2"/>
            <w:sz w:val="22"/>
            <w:lang w:eastAsia="es-ES"/>
            <w14:ligatures w14:val="standardContextual"/>
          </w:rPr>
          <w:tab/>
        </w:r>
        <w:r w:rsidRPr="00D10C8C">
          <w:rPr>
            <w:rStyle w:val="Hipervnculo"/>
            <w:noProof/>
          </w:rPr>
          <w:t>WF – Notificaciones (DISPATCHING ROOM Integrado con DOCAI)</w:t>
        </w:r>
        <w:r w:rsidRPr="00D10C8C">
          <w:rPr>
            <w:noProof/>
            <w:webHidden/>
          </w:rPr>
          <w:tab/>
        </w:r>
        <w:r w:rsidRPr="00D10C8C">
          <w:rPr>
            <w:noProof/>
            <w:webHidden/>
          </w:rPr>
          <w:fldChar w:fldCharType="begin"/>
        </w:r>
        <w:r w:rsidRPr="00D10C8C">
          <w:rPr>
            <w:noProof/>
            <w:webHidden/>
          </w:rPr>
          <w:instrText xml:space="preserve"> PAGEREF _Toc187188513 \h </w:instrText>
        </w:r>
        <w:r w:rsidRPr="00D10C8C">
          <w:rPr>
            <w:noProof/>
            <w:webHidden/>
          </w:rPr>
        </w:r>
        <w:r w:rsidRPr="00D10C8C">
          <w:rPr>
            <w:noProof/>
            <w:webHidden/>
          </w:rPr>
          <w:fldChar w:fldCharType="separate"/>
        </w:r>
        <w:r w:rsidR="00D10C8C" w:rsidRPr="00D10C8C">
          <w:rPr>
            <w:noProof/>
            <w:webHidden/>
          </w:rPr>
          <w:t>33</w:t>
        </w:r>
        <w:r w:rsidRPr="00D10C8C">
          <w:rPr>
            <w:noProof/>
            <w:webHidden/>
          </w:rPr>
          <w:fldChar w:fldCharType="end"/>
        </w:r>
      </w:hyperlink>
    </w:p>
    <w:p w14:paraId="12DB5850" w14:textId="132666C3" w:rsidR="00C67685" w:rsidRPr="00D10C8C" w:rsidRDefault="00C67685">
      <w:pPr>
        <w:pStyle w:val="Tabladeilustraciones"/>
        <w:tabs>
          <w:tab w:val="left" w:pos="851"/>
          <w:tab w:val="right" w:leader="dot" w:pos="8494"/>
        </w:tabs>
        <w:rPr>
          <w:rFonts w:asciiTheme="minorHAnsi" w:hAnsiTheme="minorHAnsi"/>
          <w:noProof/>
          <w:kern w:val="2"/>
          <w:sz w:val="22"/>
          <w:lang w:eastAsia="es-ES"/>
          <w14:ligatures w14:val="standardContextual"/>
        </w:rPr>
      </w:pPr>
      <w:hyperlink w:anchor="_Toc187188514" w:history="1">
        <w:r w:rsidRPr="00D10C8C">
          <w:rPr>
            <w:rStyle w:val="Hipervnculo"/>
            <w:noProof/>
          </w:rPr>
          <w:t>Fig 24.</w:t>
        </w:r>
        <w:r w:rsidRPr="00D10C8C">
          <w:rPr>
            <w:rFonts w:asciiTheme="minorHAnsi" w:hAnsiTheme="minorHAnsi"/>
            <w:noProof/>
            <w:kern w:val="2"/>
            <w:sz w:val="22"/>
            <w:lang w:eastAsia="es-ES"/>
            <w14:ligatures w14:val="standardContextual"/>
          </w:rPr>
          <w:tab/>
        </w:r>
        <w:r w:rsidRPr="00D10C8C">
          <w:rPr>
            <w:rStyle w:val="Hipervnculo"/>
            <w:noProof/>
          </w:rPr>
          <w:t>WF – Notificaciones Categorías Destino</w:t>
        </w:r>
        <w:r w:rsidRPr="00D10C8C">
          <w:rPr>
            <w:noProof/>
            <w:webHidden/>
          </w:rPr>
          <w:tab/>
        </w:r>
        <w:r w:rsidRPr="00D10C8C">
          <w:rPr>
            <w:noProof/>
            <w:webHidden/>
          </w:rPr>
          <w:fldChar w:fldCharType="begin"/>
        </w:r>
        <w:r w:rsidRPr="00D10C8C">
          <w:rPr>
            <w:noProof/>
            <w:webHidden/>
          </w:rPr>
          <w:instrText xml:space="preserve"> PAGEREF _Toc187188514 \h </w:instrText>
        </w:r>
        <w:r w:rsidRPr="00D10C8C">
          <w:rPr>
            <w:noProof/>
            <w:webHidden/>
          </w:rPr>
        </w:r>
        <w:r w:rsidRPr="00D10C8C">
          <w:rPr>
            <w:noProof/>
            <w:webHidden/>
          </w:rPr>
          <w:fldChar w:fldCharType="separate"/>
        </w:r>
        <w:r w:rsidR="00D10C8C" w:rsidRPr="00D10C8C">
          <w:rPr>
            <w:noProof/>
            <w:webHidden/>
          </w:rPr>
          <w:t>35</w:t>
        </w:r>
        <w:r w:rsidRPr="00D10C8C">
          <w:rPr>
            <w:noProof/>
            <w:webHidden/>
          </w:rPr>
          <w:fldChar w:fldCharType="end"/>
        </w:r>
      </w:hyperlink>
    </w:p>
    <w:p w14:paraId="03D7B49B" w14:textId="32BDD9D6" w:rsidR="00C67685" w:rsidRPr="00D10C8C" w:rsidRDefault="00C67685">
      <w:pPr>
        <w:pStyle w:val="Tabladeilustraciones"/>
        <w:tabs>
          <w:tab w:val="left" w:pos="851"/>
          <w:tab w:val="right" w:leader="dot" w:pos="8494"/>
        </w:tabs>
        <w:rPr>
          <w:rFonts w:asciiTheme="minorHAnsi" w:hAnsiTheme="minorHAnsi"/>
          <w:noProof/>
          <w:kern w:val="2"/>
          <w:sz w:val="22"/>
          <w:lang w:eastAsia="es-ES"/>
          <w14:ligatures w14:val="standardContextual"/>
        </w:rPr>
      </w:pPr>
      <w:hyperlink w:anchor="_Toc187188515" w:history="1">
        <w:r w:rsidRPr="00D10C8C">
          <w:rPr>
            <w:rStyle w:val="Hipervnculo"/>
            <w:noProof/>
          </w:rPr>
          <w:t>Fig 25.</w:t>
        </w:r>
        <w:r w:rsidRPr="00D10C8C">
          <w:rPr>
            <w:rFonts w:asciiTheme="minorHAnsi" w:hAnsiTheme="minorHAnsi"/>
            <w:noProof/>
            <w:kern w:val="2"/>
            <w:sz w:val="22"/>
            <w:lang w:eastAsia="es-ES"/>
            <w14:ligatures w14:val="standardContextual"/>
          </w:rPr>
          <w:tab/>
        </w:r>
        <w:r w:rsidRPr="00D10C8C">
          <w:rPr>
            <w:rStyle w:val="Hipervnculo"/>
            <w:noProof/>
          </w:rPr>
          <w:t>WF – Formato de las notificaciones por email</w:t>
        </w:r>
        <w:r w:rsidRPr="00D10C8C">
          <w:rPr>
            <w:noProof/>
            <w:webHidden/>
          </w:rPr>
          <w:tab/>
        </w:r>
        <w:r w:rsidRPr="00D10C8C">
          <w:rPr>
            <w:noProof/>
            <w:webHidden/>
          </w:rPr>
          <w:fldChar w:fldCharType="begin"/>
        </w:r>
        <w:r w:rsidRPr="00D10C8C">
          <w:rPr>
            <w:noProof/>
            <w:webHidden/>
          </w:rPr>
          <w:instrText xml:space="preserve"> PAGEREF _Toc187188515 \h </w:instrText>
        </w:r>
        <w:r w:rsidRPr="00D10C8C">
          <w:rPr>
            <w:noProof/>
            <w:webHidden/>
          </w:rPr>
        </w:r>
        <w:r w:rsidRPr="00D10C8C">
          <w:rPr>
            <w:noProof/>
            <w:webHidden/>
          </w:rPr>
          <w:fldChar w:fldCharType="separate"/>
        </w:r>
        <w:r w:rsidR="00D10C8C" w:rsidRPr="00D10C8C">
          <w:rPr>
            <w:noProof/>
            <w:webHidden/>
          </w:rPr>
          <w:t>40</w:t>
        </w:r>
        <w:r w:rsidRPr="00D10C8C">
          <w:rPr>
            <w:noProof/>
            <w:webHidden/>
          </w:rPr>
          <w:fldChar w:fldCharType="end"/>
        </w:r>
      </w:hyperlink>
    </w:p>
    <w:p w14:paraId="053852FD" w14:textId="091A0E27" w:rsidR="00C67685" w:rsidRPr="00D10C8C" w:rsidRDefault="00C67685">
      <w:pPr>
        <w:pStyle w:val="Tabladeilustraciones"/>
        <w:tabs>
          <w:tab w:val="left" w:pos="851"/>
          <w:tab w:val="right" w:leader="dot" w:pos="8494"/>
        </w:tabs>
        <w:rPr>
          <w:rFonts w:asciiTheme="minorHAnsi" w:hAnsiTheme="minorHAnsi"/>
          <w:noProof/>
          <w:kern w:val="2"/>
          <w:sz w:val="22"/>
          <w:lang w:eastAsia="es-ES"/>
          <w14:ligatures w14:val="standardContextual"/>
        </w:rPr>
      </w:pPr>
      <w:hyperlink w:anchor="_Toc187188516" w:history="1">
        <w:r w:rsidRPr="00D10C8C">
          <w:rPr>
            <w:rStyle w:val="Hipervnculo"/>
            <w:noProof/>
          </w:rPr>
          <w:t>Fig 26.</w:t>
        </w:r>
        <w:r w:rsidRPr="00D10C8C">
          <w:rPr>
            <w:rFonts w:asciiTheme="minorHAnsi" w:hAnsiTheme="minorHAnsi"/>
            <w:noProof/>
            <w:kern w:val="2"/>
            <w:sz w:val="22"/>
            <w:lang w:eastAsia="es-ES"/>
            <w14:ligatures w14:val="standardContextual"/>
          </w:rPr>
          <w:tab/>
        </w:r>
        <w:r w:rsidRPr="00D10C8C">
          <w:rPr>
            <w:rStyle w:val="Hipervnculo"/>
            <w:noProof/>
          </w:rPr>
          <w:t>Perfiles de Indexación</w:t>
        </w:r>
        <w:r w:rsidRPr="00D10C8C">
          <w:rPr>
            <w:noProof/>
            <w:webHidden/>
          </w:rPr>
          <w:tab/>
        </w:r>
        <w:r w:rsidRPr="00D10C8C">
          <w:rPr>
            <w:noProof/>
            <w:webHidden/>
          </w:rPr>
          <w:fldChar w:fldCharType="begin"/>
        </w:r>
        <w:r w:rsidRPr="00D10C8C">
          <w:rPr>
            <w:noProof/>
            <w:webHidden/>
          </w:rPr>
          <w:instrText xml:space="preserve"> PAGEREF _Toc187188516 \h </w:instrText>
        </w:r>
        <w:r w:rsidRPr="00D10C8C">
          <w:rPr>
            <w:noProof/>
            <w:webHidden/>
          </w:rPr>
        </w:r>
        <w:r w:rsidRPr="00D10C8C">
          <w:rPr>
            <w:noProof/>
            <w:webHidden/>
          </w:rPr>
          <w:fldChar w:fldCharType="separate"/>
        </w:r>
        <w:r w:rsidR="00D10C8C" w:rsidRPr="00D10C8C">
          <w:rPr>
            <w:noProof/>
            <w:webHidden/>
          </w:rPr>
          <w:t>41</w:t>
        </w:r>
        <w:r w:rsidRPr="00D10C8C">
          <w:rPr>
            <w:noProof/>
            <w:webHidden/>
          </w:rPr>
          <w:fldChar w:fldCharType="end"/>
        </w:r>
      </w:hyperlink>
    </w:p>
    <w:p w14:paraId="6C190C5E" w14:textId="5CD45B9F" w:rsidR="00771BF3" w:rsidRPr="00D10C8C" w:rsidRDefault="00771BF3" w:rsidP="00771BF3">
      <w:pPr>
        <w:pStyle w:val="Titulo1"/>
        <w:numPr>
          <w:ilvl w:val="0"/>
          <w:numId w:val="0"/>
        </w:numPr>
      </w:pPr>
      <w:r w:rsidRPr="00D10C8C">
        <w:fldChar w:fldCharType="end"/>
      </w:r>
      <w:bookmarkStart w:id="9" w:name="_Toc97589969"/>
    </w:p>
    <w:p w14:paraId="2B0AC478" w14:textId="27BB6CE7" w:rsidR="006247E2" w:rsidRPr="00D10C8C" w:rsidRDefault="00771BF3" w:rsidP="00AA7802">
      <w:pPr>
        <w:pStyle w:val="Ttulo1"/>
      </w:pPr>
      <w:r w:rsidRPr="00D10C8C">
        <w:br w:type="page"/>
      </w:r>
      <w:bookmarkStart w:id="10" w:name="_Toc188990035"/>
      <w:bookmarkStart w:id="11" w:name="_Toc188990845"/>
      <w:r w:rsidR="006247E2" w:rsidRPr="00D10C8C">
        <w:lastRenderedPageBreak/>
        <w:t>Confidencialidad</w:t>
      </w:r>
      <w:bookmarkEnd w:id="10"/>
      <w:bookmarkEnd w:id="11"/>
    </w:p>
    <w:p w14:paraId="571FF606" w14:textId="53EA86E9" w:rsidR="006247E2" w:rsidRPr="00D10C8C" w:rsidRDefault="006247E2" w:rsidP="006247E2">
      <w:pPr>
        <w:rPr>
          <w:color w:val="808080" w:themeColor="background1" w:themeShade="80"/>
          <w:sz w:val="14"/>
          <w:szCs w:val="14"/>
        </w:rPr>
      </w:pPr>
      <w:r w:rsidRPr="00D10C8C">
        <w:t xml:space="preserve">La información contenida en este documento es confidencial, y se proporciona sólo para propósitos internos. </w:t>
      </w:r>
      <w:r w:rsidR="00400B65" w:rsidRPr="00506260">
        <w:rPr>
          <w:b/>
          <w:bCs/>
        </w:rPr>
        <w:t>&lt;&lt;Razón Social de la Compañía&gt;&gt;</w:t>
      </w:r>
      <w:r w:rsidR="00DB58CA" w:rsidRPr="00506260">
        <w:rPr>
          <w:b/>
          <w:bCs/>
        </w:rPr>
        <w:t>.</w:t>
      </w:r>
      <w:r w:rsidRPr="00D10C8C">
        <w:rPr>
          <w:b/>
        </w:rPr>
        <w:t xml:space="preserve"> </w:t>
      </w:r>
      <w:r w:rsidR="00373DE4" w:rsidRPr="00D10C8C">
        <w:rPr>
          <w:b/>
        </w:rPr>
        <w:t xml:space="preserve"> </w:t>
      </w:r>
      <w:r w:rsidRPr="00D10C8C">
        <w:t xml:space="preserve">(en adelante </w:t>
      </w:r>
      <w:r w:rsidR="00506260">
        <w:t>&lt;&lt;COMPAÑÍA&gt;</w:t>
      </w:r>
      <w:proofErr w:type="gramStart"/>
      <w:r w:rsidR="00506260">
        <w:t xml:space="preserve">&gt; </w:t>
      </w:r>
      <w:r w:rsidR="00DB58CA" w:rsidRPr="00D10C8C">
        <w:t>)</w:t>
      </w:r>
      <w:proofErr w:type="gramEnd"/>
      <w:r w:rsidR="00DB58CA" w:rsidRPr="00D10C8C">
        <w:t xml:space="preserve"> está</w:t>
      </w:r>
      <w:r w:rsidRPr="00D10C8C">
        <w:t xml:space="preserve"> de acuerdo en que sólo revelará esta información a aquellos de sus empleados que sea necesario. </w:t>
      </w:r>
    </w:p>
    <w:p w14:paraId="002E3A7F" w14:textId="58ED9383" w:rsidR="006247E2" w:rsidRPr="00D10C8C" w:rsidRDefault="006247E2" w:rsidP="006247E2">
      <w:r w:rsidRPr="00D10C8C">
        <w:t xml:space="preserve">Además, </w:t>
      </w:r>
      <w:r w:rsidR="00506260">
        <w:t>&lt;&lt;COMPAÑIA&gt;&gt;</w:t>
      </w:r>
      <w:r w:rsidR="00DD3BCE" w:rsidRPr="00D10C8C">
        <w:t xml:space="preserve"> se</w:t>
      </w:r>
      <w:r w:rsidRPr="00D10C8C">
        <w:t xml:space="preserve"> compromete a no revelar esta información, o cualquier parte de esta, a terceros sin el consentimiento expreso y por escrito de Canon España, S.A.U., de ahora en adelante Canon.</w:t>
      </w:r>
    </w:p>
    <w:p w14:paraId="0886C659" w14:textId="77777777" w:rsidR="006247E2" w:rsidRPr="00D10C8C" w:rsidRDefault="006247E2" w:rsidP="00DD1570">
      <w:pPr>
        <w:pStyle w:val="Ttulo2"/>
      </w:pPr>
      <w:bookmarkStart w:id="12" w:name="_Toc97589970"/>
      <w:bookmarkStart w:id="13" w:name="_Toc188990036"/>
      <w:bookmarkStart w:id="14" w:name="_Toc188990846"/>
      <w:r w:rsidRPr="00D10C8C">
        <w:t>Clausulas adicionales</w:t>
      </w:r>
      <w:bookmarkEnd w:id="12"/>
      <w:bookmarkEnd w:id="13"/>
      <w:bookmarkEnd w:id="14"/>
    </w:p>
    <w:p w14:paraId="3573FE41" w14:textId="77777777" w:rsidR="006247E2" w:rsidRPr="00D10C8C" w:rsidRDefault="006247E2" w:rsidP="006247E2">
      <w:r w:rsidRPr="00D10C8C">
        <w:t>Esta disposición no se aplicará a la información que sea pública, o se conozca legítimamente de otra fuente, que no sean Canon o cualquiera de sus filiales.</w:t>
      </w:r>
    </w:p>
    <w:p w14:paraId="3DEDD520" w14:textId="2F8E6CDD" w:rsidR="006247E2" w:rsidRPr="00D10C8C" w:rsidRDefault="006247E2" w:rsidP="006247E2">
      <w:r w:rsidRPr="00D10C8C">
        <w:t xml:space="preserve">Por otra parte, Canon se compromete a mantener la confidencialidad de los datos contenidos en el futuro informe y a no publicarlos parcial o totalmente, o su cesión a terceros, sin el permiso previo por escrito de </w:t>
      </w:r>
      <w:r w:rsidR="00506260">
        <w:t>&lt;&lt;COMPAÑIA&gt;&gt;</w:t>
      </w:r>
      <w:r w:rsidRPr="00D10C8C">
        <w:t>.</w:t>
      </w:r>
    </w:p>
    <w:p w14:paraId="68160F27" w14:textId="77777777" w:rsidR="006247E2" w:rsidRPr="00D10C8C" w:rsidRDefault="006247E2" w:rsidP="006247E2"/>
    <w:p w14:paraId="315045E7" w14:textId="7C6A30B3" w:rsidR="006247E2" w:rsidRPr="00D10C8C" w:rsidRDefault="006247E2" w:rsidP="006247E2">
      <w:r w:rsidRPr="00D10C8C">
        <w:t>Copyright © Canon España S.A.U.  202</w:t>
      </w:r>
      <w:r w:rsidR="00DD1570" w:rsidRPr="00D10C8C">
        <w:t>4</w:t>
      </w:r>
    </w:p>
    <w:p w14:paraId="6F96769F" w14:textId="77777777" w:rsidR="006247E2" w:rsidRPr="00D10C8C" w:rsidRDefault="006247E2" w:rsidP="006247E2">
      <w:pPr>
        <w:spacing w:after="200" w:line="276" w:lineRule="auto"/>
        <w:jc w:val="left"/>
        <w:rPr>
          <w:color w:val="4472C4" w:themeColor="accent1"/>
          <w:spacing w:val="-12"/>
          <w:w w:val="90"/>
          <w:kern w:val="22"/>
          <w:sz w:val="32"/>
          <w:szCs w:val="40"/>
        </w:rPr>
      </w:pPr>
      <w:r w:rsidRPr="00D10C8C">
        <w:br w:type="page"/>
      </w:r>
    </w:p>
    <w:p w14:paraId="7A51AB71" w14:textId="3D244E76" w:rsidR="006247E2" w:rsidRPr="00D10C8C" w:rsidRDefault="004A44F0" w:rsidP="00AA7802">
      <w:pPr>
        <w:pStyle w:val="Ttulo1"/>
      </w:pPr>
      <w:bookmarkStart w:id="15" w:name="_Toc188990847"/>
      <w:r w:rsidRPr="00D10C8C">
        <w:lastRenderedPageBreak/>
        <w:t>Introducción</w:t>
      </w:r>
      <w:bookmarkEnd w:id="15"/>
    </w:p>
    <w:p w14:paraId="2A2B0DA8" w14:textId="77777777" w:rsidR="006247E2" w:rsidRPr="00D10C8C" w:rsidRDefault="006247E2" w:rsidP="00DD1570">
      <w:pPr>
        <w:pStyle w:val="Ttulo2"/>
      </w:pPr>
      <w:bookmarkStart w:id="16" w:name="_Toc188990038"/>
      <w:bookmarkStart w:id="17" w:name="_Toc188990848"/>
      <w:r w:rsidRPr="00D10C8C">
        <w:t>Objetivos</w:t>
      </w:r>
      <w:bookmarkEnd w:id="16"/>
      <w:bookmarkEnd w:id="17"/>
    </w:p>
    <w:p w14:paraId="50B7A665" w14:textId="5CB671B8" w:rsidR="006247E2" w:rsidRPr="00D10C8C" w:rsidRDefault="006247E2" w:rsidP="006247E2">
      <w:r w:rsidRPr="00D10C8C">
        <w:t xml:space="preserve">El objetivo de este documento es facilitar una </w:t>
      </w:r>
      <w:r w:rsidR="00DD3BCE" w:rsidRPr="00D10C8C">
        <w:t xml:space="preserve">descripción </w:t>
      </w:r>
      <w:r w:rsidRPr="00D10C8C">
        <w:t>aproxima</w:t>
      </w:r>
      <w:r w:rsidR="00DD6EEC" w:rsidRPr="00D10C8C">
        <w:t>da</w:t>
      </w:r>
      <w:r w:rsidRPr="00D10C8C">
        <w:t xml:space="preserve"> a la plataforma de Gestión de Notificaciones de las Administraciones Públicas y de </w:t>
      </w:r>
      <w:r w:rsidRPr="00D10C8C">
        <w:rPr>
          <w:b/>
          <w:bCs/>
        </w:rPr>
        <w:t>Digital Mail Room</w:t>
      </w:r>
      <w:r w:rsidRPr="00D10C8C">
        <w:t xml:space="preserve"> que servirá como base de los aplicativos necesarios para proporcionar a </w:t>
      </w:r>
      <w:r w:rsidR="00506260">
        <w:t>&lt;&lt;COMPAÑIA&gt;&gt;</w:t>
      </w:r>
      <w:r w:rsidRPr="00D10C8C">
        <w:t xml:space="preserve"> el servi</w:t>
      </w:r>
      <w:r w:rsidR="00DD6EEC" w:rsidRPr="00D10C8C">
        <w:t>cio</w:t>
      </w:r>
      <w:r w:rsidRPr="00D10C8C">
        <w:t xml:space="preserve"> contratado. </w:t>
      </w:r>
    </w:p>
    <w:p w14:paraId="30774BA8" w14:textId="1277E5D1" w:rsidR="006247E2" w:rsidRPr="00D10C8C" w:rsidRDefault="006247E2" w:rsidP="006247E2">
      <w:r w:rsidRPr="00D10C8C">
        <w:t xml:space="preserve">Los desarrollos realizados tienen como base los sistemas Therefore™ Online proporcionada por </w:t>
      </w:r>
      <w:r w:rsidR="0003100F" w:rsidRPr="00D10C8C">
        <w:t xml:space="preserve">Therefore™ </w:t>
      </w:r>
      <w:r w:rsidRPr="00D10C8C">
        <w:t xml:space="preserve">Corporation (SAAS). </w:t>
      </w:r>
      <w:r w:rsidR="008E70E6" w:rsidRPr="00D10C8C">
        <w:t>Plataforma considerada</w:t>
      </w:r>
      <w:r w:rsidRPr="00D10C8C">
        <w:t xml:space="preserve"> adecuada, sólida, estable y escalable necesaria para garantizar la calidad de servicio que </w:t>
      </w:r>
      <w:r w:rsidR="00227AFE" w:rsidRPr="00D10C8C">
        <w:t>el cliente exige</w:t>
      </w:r>
      <w:r w:rsidRPr="00D10C8C">
        <w:t xml:space="preserve">. </w:t>
      </w:r>
    </w:p>
    <w:p w14:paraId="6B9E3323" w14:textId="77777777" w:rsidR="006247E2" w:rsidRPr="00D10C8C" w:rsidRDefault="006247E2" w:rsidP="006247E2">
      <w:r w:rsidRPr="00D10C8C">
        <w:t xml:space="preserve">Este documento detalla los conceptos de la aplicación desarrollada que actualmente se encuentran definidos y operativos, aunque en constante evolución y adaptación. </w:t>
      </w:r>
    </w:p>
    <w:p w14:paraId="2F1CAE04" w14:textId="77777777" w:rsidR="006247E2" w:rsidRPr="00D10C8C" w:rsidRDefault="006247E2" w:rsidP="006247E2">
      <w:r w:rsidRPr="00D10C8C">
        <w:t>Basándonos en nuestra amplia experiencia en proyectos similares, hemos observado que continuamente aparecen nuevos requerimientos de funcionalidades y mejoras. Estos cambios deben ser implementados con agilidad y rapidez para mejorar la calidad del servicio y aumentar la productividad. Para abordar eficazmente estas adaptaciones, consideramos esencial llevar a cabo una consultoría detallada que nos permita determinar las soluciones adecuadas.</w:t>
      </w:r>
    </w:p>
    <w:p w14:paraId="7A4CA34B" w14:textId="77777777" w:rsidR="006247E2" w:rsidRPr="00D10C8C" w:rsidRDefault="006247E2" w:rsidP="006247E2">
      <w:r w:rsidRPr="00D10C8C">
        <w:t>Es nuestra intención que esta información permita proporcionar una visión tanto de los sistemas implementados y las funcionalidades disponibles de la aplicación, como de los procesos y herramientas aplicables para una correcta ejecución del servicio y el cumplimiento tecnológico de los requisitos del servicio.</w:t>
      </w:r>
    </w:p>
    <w:p w14:paraId="22ECD196" w14:textId="77777777" w:rsidR="006247E2" w:rsidRPr="00D10C8C" w:rsidRDefault="006247E2" w:rsidP="00DD1570">
      <w:pPr>
        <w:pStyle w:val="Ttulo2"/>
      </w:pPr>
      <w:bookmarkStart w:id="18" w:name="_Toc188990039"/>
      <w:bookmarkStart w:id="19" w:name="_Toc188990849"/>
      <w:r w:rsidRPr="00D10C8C">
        <w:t>Claves del proyecto</w:t>
      </w:r>
      <w:bookmarkEnd w:id="18"/>
      <w:bookmarkEnd w:id="19"/>
    </w:p>
    <w:p w14:paraId="72313830" w14:textId="1CCF8584" w:rsidR="006247E2" w:rsidRPr="00D10C8C" w:rsidRDefault="006247E2" w:rsidP="006247E2">
      <w:r w:rsidRPr="00D10C8C">
        <w:t xml:space="preserve">El servicio proporcionado a </w:t>
      </w:r>
      <w:r w:rsidR="00506260">
        <w:t>&lt;&lt;COMPAÑIA&gt;&gt;</w:t>
      </w:r>
      <w:r w:rsidRPr="00D10C8C">
        <w:t xml:space="preserve"> se basa en la gestión y distribución de las notificaciones oficiales procedentes de las diferentes Administraciones Publicas que </w:t>
      </w:r>
      <w:r w:rsidR="00506260">
        <w:t>&lt;&lt;COMPAÑIA&gt;&gt;</w:t>
      </w:r>
      <w:r w:rsidRPr="00D10C8C">
        <w:t xml:space="preserve"> ha de atender.</w:t>
      </w:r>
    </w:p>
    <w:p w14:paraId="65457B54" w14:textId="77777777" w:rsidR="006247E2" w:rsidRPr="00D10C8C" w:rsidRDefault="006247E2" w:rsidP="006247E2">
      <w:r w:rsidRPr="00D10C8C">
        <w:t>Aunque existen diversas herramientas y métodos para la gestión y descarga automatizada de estas notificaciones, estos procesos serán detallados en documentos específicos y aquí nos centraremos en la herramienta de gestión documental que actúa como repositorio y gestor de procesos.</w:t>
      </w:r>
    </w:p>
    <w:p w14:paraId="359922F4" w14:textId="57328ACC" w:rsidR="006247E2" w:rsidRPr="00D10C8C" w:rsidRDefault="006247E2" w:rsidP="006247E2">
      <w:r w:rsidRPr="00D10C8C">
        <w:t xml:space="preserve">Se ha planteado como corazón del proyecto la utilización de una plataforma Therefore™ que será utilizada por los usuarios designados por </w:t>
      </w:r>
      <w:r w:rsidR="00506260">
        <w:t>&lt;&lt;COMPAÑIA&gt;&gt;</w:t>
      </w:r>
      <w:r w:rsidRPr="00D10C8C">
        <w:t xml:space="preserve"> cubriendo las funciones de:</w:t>
      </w:r>
    </w:p>
    <w:p w14:paraId="4EDEB186" w14:textId="77777777" w:rsidR="006247E2" w:rsidRPr="00D10C8C" w:rsidRDefault="006247E2" w:rsidP="006247E2">
      <w:pPr>
        <w:pStyle w:val="Listas"/>
      </w:pPr>
      <w:r w:rsidRPr="00D10C8C">
        <w:t xml:space="preserve">Herramienta principal de Digitalización, Gestión y Control del servicio, </w:t>
      </w:r>
    </w:p>
    <w:p w14:paraId="504D3513" w14:textId="77777777" w:rsidR="006247E2" w:rsidRPr="00D10C8C" w:rsidRDefault="006247E2" w:rsidP="006247E2">
      <w:pPr>
        <w:pStyle w:val="Listas"/>
      </w:pPr>
      <w:r w:rsidRPr="00D10C8C">
        <w:t>Mantenimiento y explotación de Bases de Datos Maestras</w:t>
      </w:r>
    </w:p>
    <w:p w14:paraId="3CF9FA1C" w14:textId="77777777" w:rsidR="006247E2" w:rsidRPr="00D10C8C" w:rsidRDefault="006247E2" w:rsidP="006247E2">
      <w:pPr>
        <w:pStyle w:val="Listas"/>
      </w:pPr>
      <w:r w:rsidRPr="00D10C8C">
        <w:t>Repositorio documental de las notificaciones</w:t>
      </w:r>
    </w:p>
    <w:p w14:paraId="5CFCE6B3" w14:textId="77777777" w:rsidR="006247E2" w:rsidRPr="00D10C8C" w:rsidRDefault="006247E2" w:rsidP="006247E2">
      <w:pPr>
        <w:pStyle w:val="Listas"/>
      </w:pPr>
      <w:r w:rsidRPr="00D10C8C">
        <w:t>Gestor de flujos de trabajo y asignación de tareas a usuarios.</w:t>
      </w:r>
    </w:p>
    <w:p w14:paraId="336C0F8C" w14:textId="77777777" w:rsidR="006247E2" w:rsidRPr="00D10C8C" w:rsidRDefault="006247E2" w:rsidP="006247E2">
      <w:r w:rsidRPr="00D10C8C">
        <w:t>Se plantean varios modos de acceso a las herramientas desarrolladas en Therefore™ para la ejecución del servicio:</w:t>
      </w:r>
    </w:p>
    <w:p w14:paraId="539D4141" w14:textId="282757ED" w:rsidR="006247E2" w:rsidRPr="00D10C8C" w:rsidRDefault="006247E2" w:rsidP="006247E2">
      <w:pPr>
        <w:pStyle w:val="Listas"/>
      </w:pPr>
      <w:r w:rsidRPr="00D10C8C">
        <w:t xml:space="preserve">El Staff de </w:t>
      </w:r>
      <w:r w:rsidR="00506260">
        <w:t>&lt;&lt;COMPAÑIA&gt;&gt;</w:t>
      </w:r>
      <w:r w:rsidR="009C74ED" w:rsidRPr="00D10C8C">
        <w:t xml:space="preserve"> o sus designados</w:t>
      </w:r>
      <w:r w:rsidRPr="00D10C8C">
        <w:t xml:space="preserve"> en el servicio utilizará las herramientas cliente estándar de Therefore™ para su Gestión (Navigator, Capture Client, </w:t>
      </w:r>
      <w:proofErr w:type="spellStart"/>
      <w:r w:rsidRPr="00D10C8C">
        <w:t>Console</w:t>
      </w:r>
      <w:proofErr w:type="spellEnd"/>
      <w:r w:rsidRPr="00D10C8C">
        <w:t>, etc.)</w:t>
      </w:r>
    </w:p>
    <w:p w14:paraId="52DD3AD2" w14:textId="3EDED01F" w:rsidR="006247E2" w:rsidRPr="00D10C8C" w:rsidRDefault="006247E2" w:rsidP="006247E2">
      <w:pPr>
        <w:pStyle w:val="Listas"/>
      </w:pPr>
      <w:r w:rsidRPr="00D10C8C">
        <w:t xml:space="preserve">Los usuarios de </w:t>
      </w:r>
      <w:r w:rsidR="00506260">
        <w:t>&lt;&lt;COMPAÑIA&gt;&gt;</w:t>
      </w:r>
      <w:r w:rsidRPr="00D10C8C">
        <w:t xml:space="preserve"> dispondrán de la opción de acceso más apropiada de acuerdo con sus necesidades y que será determinada completamente por los responsables del servicio en Canon y </w:t>
      </w:r>
      <w:r w:rsidR="00506260">
        <w:t>&lt;&lt;COMPAÑIA&gt;&gt;</w:t>
      </w:r>
      <w:r w:rsidRPr="00D10C8C">
        <w:t>:</w:t>
      </w:r>
    </w:p>
    <w:p w14:paraId="0C266CD3" w14:textId="77777777" w:rsidR="006247E2" w:rsidRPr="00D10C8C" w:rsidRDefault="006247E2" w:rsidP="006247E2">
      <w:pPr>
        <w:pStyle w:val="Listas2Nivel"/>
      </w:pPr>
      <w:r w:rsidRPr="00D10C8C">
        <w:t>Navegador WEB Cliente tradicional</w:t>
      </w:r>
    </w:p>
    <w:p w14:paraId="392988A9" w14:textId="77777777" w:rsidR="006247E2" w:rsidRPr="00D10C8C" w:rsidRDefault="006247E2" w:rsidP="006247E2">
      <w:pPr>
        <w:pStyle w:val="Listas2Nivel"/>
      </w:pPr>
      <w:r w:rsidRPr="00D10C8C">
        <w:t>Navegador WEB Vista dinámica</w:t>
      </w:r>
    </w:p>
    <w:p w14:paraId="096C831B" w14:textId="77777777" w:rsidR="006247E2" w:rsidRPr="00D10C8C" w:rsidRDefault="006247E2" w:rsidP="006247E2">
      <w:pPr>
        <w:pStyle w:val="Listas2Nivel"/>
      </w:pPr>
      <w:r w:rsidRPr="00D10C8C">
        <w:t>Cliente Pesado (conexión mediante XML Web Services”</w:t>
      </w:r>
    </w:p>
    <w:p w14:paraId="22EE4FC5" w14:textId="77777777" w:rsidR="006247E2" w:rsidRPr="00D10C8C" w:rsidRDefault="006247E2" w:rsidP="006247E2">
      <w:pPr>
        <w:pStyle w:val="Listas2Nivel"/>
      </w:pPr>
      <w:r w:rsidRPr="00D10C8C">
        <w:t>Conexión desde dispositivos móviles</w:t>
      </w:r>
    </w:p>
    <w:p w14:paraId="0E96EE32" w14:textId="1AA1546A" w:rsidR="006247E2" w:rsidRPr="00D10C8C" w:rsidRDefault="009C32CF" w:rsidP="00FE31B6">
      <w:pPr>
        <w:pStyle w:val="Ttulo1"/>
      </w:pPr>
      <w:bookmarkStart w:id="20" w:name="_Toc188990040"/>
      <w:bookmarkStart w:id="21" w:name="_Toc188990850"/>
      <w:r w:rsidRPr="00D10C8C">
        <w:lastRenderedPageBreak/>
        <w:t>Definición</w:t>
      </w:r>
      <w:r w:rsidR="006247E2" w:rsidRPr="00D10C8C">
        <w:t xml:space="preserve"> </w:t>
      </w:r>
      <w:r>
        <w:t>d</w:t>
      </w:r>
      <w:r w:rsidR="006247E2" w:rsidRPr="00D10C8C">
        <w:t>el proyecto</w:t>
      </w:r>
      <w:bookmarkEnd w:id="20"/>
      <w:bookmarkEnd w:id="21"/>
    </w:p>
    <w:p w14:paraId="4F3CB5BA" w14:textId="77777777" w:rsidR="006247E2" w:rsidRPr="00D10C8C" w:rsidRDefault="006247E2" w:rsidP="006F4802">
      <w:r w:rsidRPr="00D10C8C">
        <w:t>Dentro del desarrollo del Proyecto se han determinado diferentes funcionalidades clave que la plataforma debía proporcionar y que han sido planteadas de la siguiente forma:</w:t>
      </w:r>
    </w:p>
    <w:p w14:paraId="671477EF" w14:textId="77777777" w:rsidR="006247E2" w:rsidRPr="00D10C8C" w:rsidRDefault="006247E2" w:rsidP="00DD1570">
      <w:pPr>
        <w:pStyle w:val="Ttulo2"/>
      </w:pPr>
      <w:bookmarkStart w:id="22" w:name="_Toc188990041"/>
      <w:bookmarkStart w:id="23" w:name="_Toc188990851"/>
      <w:r w:rsidRPr="00D10C8C">
        <w:t>Construcción de repositorio completo</w:t>
      </w:r>
      <w:bookmarkEnd w:id="22"/>
      <w:bookmarkEnd w:id="23"/>
      <w:r w:rsidRPr="00D10C8C">
        <w:t xml:space="preserve"> </w:t>
      </w:r>
    </w:p>
    <w:p w14:paraId="174A0416" w14:textId="5D5B3444" w:rsidR="006247E2" w:rsidRPr="00D10C8C" w:rsidRDefault="007939AC" w:rsidP="006247E2">
      <w:r w:rsidRPr="00D10C8C">
        <w:rPr>
          <w:noProof/>
        </w:rPr>
        <w:drawing>
          <wp:anchor distT="0" distB="0" distL="114300" distR="114300" simplePos="0" relativeHeight="251658242" behindDoc="0" locked="0" layoutInCell="1" allowOverlap="1" wp14:anchorId="59217AC5" wp14:editId="09C9687C">
            <wp:simplePos x="0" y="0"/>
            <wp:positionH relativeFrom="margin">
              <wp:posOffset>910590</wp:posOffset>
            </wp:positionH>
            <wp:positionV relativeFrom="paragraph">
              <wp:posOffset>733425</wp:posOffset>
            </wp:positionV>
            <wp:extent cx="3740150" cy="1824990"/>
            <wp:effectExtent l="0" t="0" r="0" b="381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a:extLst>
                        <a:ext uri="{28A0092B-C50C-407E-A947-70E740481C1C}">
                          <a14:useLocalDpi xmlns:a14="http://schemas.microsoft.com/office/drawing/2010/main" val="0"/>
                        </a:ext>
                      </a:extLst>
                    </a:blip>
                    <a:stretch>
                      <a:fillRect/>
                    </a:stretch>
                  </pic:blipFill>
                  <pic:spPr>
                    <a:xfrm>
                      <a:off x="0" y="0"/>
                      <a:ext cx="3740150" cy="1824990"/>
                    </a:xfrm>
                    <a:prstGeom prst="rect">
                      <a:avLst/>
                    </a:prstGeom>
                    <a:ln>
                      <a:noFill/>
                    </a:ln>
                  </pic:spPr>
                </pic:pic>
              </a:graphicData>
            </a:graphic>
            <wp14:sizeRelH relativeFrom="margin">
              <wp14:pctWidth>0</wp14:pctWidth>
            </wp14:sizeRelH>
            <wp14:sizeRelV relativeFrom="margin">
              <wp14:pctHeight>0</wp14:pctHeight>
            </wp14:sizeRelV>
          </wp:anchor>
        </w:drawing>
      </w:r>
      <w:r w:rsidR="006247E2" w:rsidRPr="00D10C8C">
        <w:t xml:space="preserve">Se </w:t>
      </w:r>
      <w:r w:rsidR="00973FCD" w:rsidRPr="00D10C8C">
        <w:t>construirá</w:t>
      </w:r>
      <w:r w:rsidR="006247E2" w:rsidRPr="00D10C8C">
        <w:t xml:space="preserve"> una estructura documental basada en la creación del mapa documental obtenido de las sesiones de análisis realizadas, de la documentación aportada por </w:t>
      </w:r>
      <w:r w:rsidR="00506260">
        <w:t>&lt;&lt;COMPAÑIA&gt;&gt;</w:t>
      </w:r>
      <w:r w:rsidR="006247E2" w:rsidRPr="00D10C8C">
        <w:t xml:space="preserve"> y de la experiencia de servicio existente sobre los procesos requeridos:</w:t>
      </w:r>
    </w:p>
    <w:p w14:paraId="0D8B87ED" w14:textId="35822892" w:rsidR="006247E2" w:rsidRPr="00D10C8C" w:rsidRDefault="006247E2" w:rsidP="006247E2">
      <w:pPr>
        <w:pStyle w:val="PiedeFoto"/>
      </w:pPr>
      <w:bookmarkStart w:id="24" w:name="_Toc187188491"/>
      <w:r w:rsidRPr="00D10C8C">
        <w:t>Relación de categorías documentales</w:t>
      </w:r>
      <w:bookmarkEnd w:id="24"/>
    </w:p>
    <w:p w14:paraId="246B40DB" w14:textId="774ADE93" w:rsidR="00A34881" w:rsidRPr="00D10C8C" w:rsidRDefault="00A34881" w:rsidP="00543E42">
      <w:bookmarkStart w:id="25" w:name="_Toc97589976"/>
    </w:p>
    <w:p w14:paraId="4523F677" w14:textId="5328057F" w:rsidR="00D12AB1" w:rsidRPr="00D10C8C" w:rsidRDefault="002069DF" w:rsidP="00543E42">
      <w:r w:rsidRPr="00D10C8C">
        <w:t xml:space="preserve">Respecto a las categorías documentales </w:t>
      </w:r>
      <w:r w:rsidR="00D12AB1" w:rsidRPr="00D10C8C">
        <w:t>establecidas para el proyecto:</w:t>
      </w:r>
    </w:p>
    <w:p w14:paraId="6598EB4F" w14:textId="204FE56D" w:rsidR="00D12AB1" w:rsidRPr="00D10C8C" w:rsidRDefault="00D12AB1" w:rsidP="00851F62">
      <w:pPr>
        <w:pStyle w:val="Listas"/>
      </w:pPr>
      <w:r w:rsidRPr="00D10C8C">
        <w:t xml:space="preserve">La imagen </w:t>
      </w:r>
      <w:r w:rsidR="00851F62" w:rsidRPr="00D10C8C">
        <w:t>anterior (fig.1)</w:t>
      </w:r>
      <w:r w:rsidRPr="00D10C8C">
        <w:t xml:space="preserve"> solo presenta </w:t>
      </w:r>
      <w:r w:rsidR="00D9027E" w:rsidRPr="00D10C8C">
        <w:t>las categorías documentales establecidas inicialmente en el desarrollo de este proyecto</w:t>
      </w:r>
      <w:r w:rsidR="00851F62" w:rsidRPr="00D10C8C">
        <w:t>.</w:t>
      </w:r>
    </w:p>
    <w:p w14:paraId="66458172" w14:textId="3CB83D04" w:rsidR="00851F62" w:rsidRPr="00D10C8C" w:rsidRDefault="00851F62" w:rsidP="00851F62">
      <w:pPr>
        <w:pStyle w:val="Listas"/>
      </w:pPr>
      <w:r w:rsidRPr="00D10C8C">
        <w:t xml:space="preserve">Se ha establecido que </w:t>
      </w:r>
      <w:r w:rsidR="00B90464" w:rsidRPr="00D10C8C">
        <w:t xml:space="preserve">tanto las tablas maestras (Master Data) como las referidas a la Documentación del proyecto </w:t>
      </w:r>
      <w:r w:rsidR="00A01535" w:rsidRPr="00D10C8C">
        <w:t xml:space="preserve">son las presentadas a falta de determinar algunos campos relativos a </w:t>
      </w:r>
      <w:r w:rsidR="00D4099F" w:rsidRPr="00D10C8C">
        <w:t>la tabla</w:t>
      </w:r>
      <w:r w:rsidR="00A01535" w:rsidRPr="00D10C8C">
        <w:t xml:space="preserve"> “Activos” que incluirá la información de los activos a los que </w:t>
      </w:r>
      <w:r w:rsidR="00F97075" w:rsidRPr="00D10C8C">
        <w:t>refieran las notificaciones referidas</w:t>
      </w:r>
    </w:p>
    <w:p w14:paraId="1724E6DC" w14:textId="3E9287BE" w:rsidR="00F97075" w:rsidRPr="00D10C8C" w:rsidRDefault="00F97075" w:rsidP="00851F62">
      <w:pPr>
        <w:pStyle w:val="Listas"/>
      </w:pPr>
      <w:r w:rsidRPr="00D10C8C">
        <w:t xml:space="preserve">Las zonas de reparto (Categorías Documentales) </w:t>
      </w:r>
      <w:r w:rsidR="00374B6E" w:rsidRPr="00D10C8C">
        <w:t>están</w:t>
      </w:r>
      <w:r w:rsidRPr="00D10C8C">
        <w:t xml:space="preserve"> basadas en los equipos de gestión de cada una de ellas y en el momento de la redacción de este documento </w:t>
      </w:r>
      <w:r w:rsidR="00374B6E" w:rsidRPr="00D10C8C">
        <w:t xml:space="preserve">se encuentran </w:t>
      </w:r>
      <w:r w:rsidRPr="00D10C8C">
        <w:t xml:space="preserve">pendientes de </w:t>
      </w:r>
      <w:r w:rsidR="00173C3E" w:rsidRPr="00D10C8C">
        <w:t>la definición final</w:t>
      </w:r>
      <w:r w:rsidR="00374B6E" w:rsidRPr="00D10C8C">
        <w:t xml:space="preserve">. </w:t>
      </w:r>
      <w:r w:rsidR="00DB6C76" w:rsidRPr="00D10C8C">
        <w:t>En cuanto a títulos, contenido, etc.</w:t>
      </w:r>
    </w:p>
    <w:p w14:paraId="2924087B" w14:textId="62BCD476" w:rsidR="00173550" w:rsidRPr="00D10C8C" w:rsidRDefault="00173550" w:rsidP="00851F62">
      <w:pPr>
        <w:pStyle w:val="Listas"/>
      </w:pPr>
      <w:r w:rsidRPr="00D10C8C">
        <w:t xml:space="preserve">Se ha establecido que para la primera fase del proyecto se </w:t>
      </w:r>
      <w:r w:rsidR="00DB6C76" w:rsidRPr="00D10C8C">
        <w:t>configurará</w:t>
      </w:r>
      <w:r w:rsidRPr="00D10C8C">
        <w:t xml:space="preserve"> un máximo de </w:t>
      </w:r>
      <w:r w:rsidR="007939AC">
        <w:t>10</w:t>
      </w:r>
      <w:r w:rsidRPr="00D10C8C">
        <w:t xml:space="preserve"> </w:t>
      </w:r>
      <w:r w:rsidR="00FE2D68" w:rsidRPr="00D10C8C">
        <w:t>categorías</w:t>
      </w:r>
      <w:r w:rsidR="00DB6C76" w:rsidRPr="00D10C8C">
        <w:t xml:space="preserve"> documentales</w:t>
      </w:r>
      <w:r w:rsidR="007939AC">
        <w:t xml:space="preserve"> de destino sobre las que trabajaran los diferentes equipos de tramitación.</w:t>
      </w:r>
    </w:p>
    <w:p w14:paraId="7846DF32" w14:textId="77777777" w:rsidR="002069DF" w:rsidRPr="00D10C8C" w:rsidRDefault="002069DF" w:rsidP="00543E42"/>
    <w:p w14:paraId="21299212" w14:textId="77777777" w:rsidR="002069DF" w:rsidRPr="00D10C8C" w:rsidRDefault="002069DF" w:rsidP="00543E42"/>
    <w:p w14:paraId="63959FD6" w14:textId="77777777" w:rsidR="002069DF" w:rsidRPr="00D10C8C" w:rsidRDefault="002069DF" w:rsidP="00543E42"/>
    <w:p w14:paraId="15B2F327" w14:textId="77777777" w:rsidR="007718E2" w:rsidRPr="00D10C8C" w:rsidRDefault="007718E2">
      <w:pPr>
        <w:spacing w:after="160" w:line="259" w:lineRule="auto"/>
        <w:jc w:val="left"/>
        <w:rPr>
          <w:rFonts w:ascii="Montserrat Light" w:eastAsiaTheme="majorEastAsia" w:hAnsi="Montserrat Light" w:cstheme="majorBidi"/>
          <w:b/>
          <w:color w:val="C00000"/>
          <w:sz w:val="24"/>
          <w:szCs w:val="26"/>
        </w:rPr>
      </w:pPr>
      <w:bookmarkStart w:id="26" w:name="_Toc97589977"/>
      <w:bookmarkEnd w:id="25"/>
      <w:r w:rsidRPr="00D10C8C">
        <w:br w:type="page"/>
      </w:r>
    </w:p>
    <w:p w14:paraId="7EBA1667" w14:textId="3EF9F183" w:rsidR="006247E2" w:rsidRPr="00D10C8C" w:rsidRDefault="006247E2" w:rsidP="00DD1570">
      <w:pPr>
        <w:pStyle w:val="Ttulo2"/>
      </w:pPr>
      <w:bookmarkStart w:id="27" w:name="_Toc188990042"/>
      <w:bookmarkStart w:id="28" w:name="_Toc188990852"/>
      <w:r w:rsidRPr="00D10C8C">
        <w:lastRenderedPageBreak/>
        <w:t>Definición de flujos de trabajo</w:t>
      </w:r>
      <w:bookmarkEnd w:id="26"/>
      <w:bookmarkEnd w:id="27"/>
      <w:bookmarkEnd w:id="28"/>
      <w:r w:rsidRPr="00D10C8C">
        <w:t xml:space="preserve"> </w:t>
      </w:r>
    </w:p>
    <w:p w14:paraId="43FA7171" w14:textId="77777777" w:rsidR="006247E2" w:rsidRPr="00D10C8C" w:rsidRDefault="006247E2" w:rsidP="006247E2">
      <w:r w:rsidRPr="00D10C8C">
        <w:t>Los diversos Flujos de Trabajo creados, asociados a las categorías documentales permiten dentro de las posibilidades de la plataforma Therefore™ dos funcionalidades esenciales:</w:t>
      </w:r>
    </w:p>
    <w:p w14:paraId="79DED7FC" w14:textId="77777777" w:rsidR="006247E2" w:rsidRPr="00D10C8C" w:rsidRDefault="006247E2" w:rsidP="006247E2">
      <w:pPr>
        <w:pStyle w:val="Listas"/>
      </w:pPr>
      <w:r w:rsidRPr="00D10C8C">
        <w:t>Control y seguimiento de las tareas requeridas en la tramitación de cada elemento documental. Asignando tareas a usuarios o grupos de usuarios concretos, permite incrementar notablemente la productividad, eliminando tareas de control o seguimiento manuales sobre los eventos y un control exhaustivo del estado de cada elemento y sus ciclos de vida.</w:t>
      </w:r>
    </w:p>
    <w:p w14:paraId="7510D9E0" w14:textId="77777777" w:rsidR="006247E2" w:rsidRPr="00D10C8C" w:rsidRDefault="006247E2" w:rsidP="006247E2">
      <w:pPr>
        <w:pStyle w:val="Listas"/>
      </w:pPr>
      <w:r w:rsidRPr="00D10C8C">
        <w:t>Lanzar procedimientos de integración y comunicación automáticos con los elementos clave de cada proceso, entre otros:</w:t>
      </w:r>
    </w:p>
    <w:p w14:paraId="228365FB" w14:textId="77777777" w:rsidR="006247E2" w:rsidRPr="00D10C8C" w:rsidRDefault="006247E2" w:rsidP="006247E2">
      <w:pPr>
        <w:pStyle w:val="Listas2Nivel"/>
      </w:pPr>
      <w:r w:rsidRPr="00D10C8C">
        <w:t>Actualización de estados en función de los requerimientos de cada proceso.</w:t>
      </w:r>
    </w:p>
    <w:p w14:paraId="25EC0E8D" w14:textId="77777777" w:rsidR="006247E2" w:rsidRPr="00D10C8C" w:rsidRDefault="006247E2" w:rsidP="006247E2">
      <w:pPr>
        <w:pStyle w:val="Listas2Nivel"/>
      </w:pPr>
      <w:r w:rsidRPr="00D10C8C">
        <w:t>Notificaciones de estado y entrega a los usuarios.</w:t>
      </w:r>
    </w:p>
    <w:p w14:paraId="6BF6EBD2" w14:textId="77777777" w:rsidR="006247E2" w:rsidRPr="00D10C8C" w:rsidRDefault="006247E2" w:rsidP="006247E2">
      <w:pPr>
        <w:pStyle w:val="Listas2Nivel"/>
      </w:pPr>
      <w:r w:rsidRPr="00D10C8C">
        <w:t>Gestión de mantenimiento de usuarios de la plataforma.</w:t>
      </w:r>
    </w:p>
    <w:p w14:paraId="7AC1C4C2" w14:textId="77777777" w:rsidR="006247E2" w:rsidRPr="00D10C8C" w:rsidRDefault="006247E2" w:rsidP="006247E2">
      <w:pPr>
        <w:pStyle w:val="Listas2Nivel"/>
      </w:pPr>
      <w:r w:rsidRPr="00D10C8C">
        <w:t>Generación de informes del servicio.</w:t>
      </w:r>
    </w:p>
    <w:p w14:paraId="76A62ED9" w14:textId="77777777" w:rsidR="006247E2" w:rsidRPr="00D10C8C" w:rsidRDefault="006247E2" w:rsidP="006247E2">
      <w:pPr>
        <w:pStyle w:val="Listas2Nivel"/>
      </w:pPr>
      <w:r w:rsidRPr="00D10C8C">
        <w:t>Etc.</w:t>
      </w:r>
    </w:p>
    <w:p w14:paraId="60603C15" w14:textId="48FE1256" w:rsidR="006247E2" w:rsidRPr="00D10C8C" w:rsidRDefault="00D35F65" w:rsidP="006247E2">
      <w:r w:rsidRPr="00D10C8C">
        <w:rPr>
          <w:noProof/>
        </w:rPr>
        <w:drawing>
          <wp:anchor distT="0" distB="0" distL="114300" distR="114300" simplePos="0" relativeHeight="251658288" behindDoc="0" locked="0" layoutInCell="1" allowOverlap="1" wp14:anchorId="3089B338" wp14:editId="03B4F31D">
            <wp:simplePos x="0" y="0"/>
            <wp:positionH relativeFrom="column">
              <wp:posOffset>26670</wp:posOffset>
            </wp:positionH>
            <wp:positionV relativeFrom="paragraph">
              <wp:posOffset>673735</wp:posOffset>
            </wp:positionV>
            <wp:extent cx="5429885" cy="2667635"/>
            <wp:effectExtent l="19050" t="19050" r="18415" b="18415"/>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429885" cy="2667635"/>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6247E2" w:rsidRPr="00D10C8C">
        <w:t>La incorporación de estos Flujos de Trabajo se encuentra en continuo análisis de cara tanto a optimizar la fiabilidad y los resultados de la plataforma, como de mejorar la productividad de los empleados clave de cada proceso</w:t>
      </w:r>
    </w:p>
    <w:p w14:paraId="245D376B" w14:textId="77777777" w:rsidR="006247E2" w:rsidRPr="00D10C8C" w:rsidRDefault="006247E2" w:rsidP="006247E2">
      <w:pPr>
        <w:pStyle w:val="PiedeFoto"/>
      </w:pPr>
      <w:bookmarkStart w:id="29" w:name="_Toc187188492"/>
      <w:r w:rsidRPr="00D10C8C">
        <w:t>Ejemplo flujo de trabajo tramitación en Zona</w:t>
      </w:r>
      <w:bookmarkEnd w:id="29"/>
    </w:p>
    <w:p w14:paraId="2723B866" w14:textId="77777777" w:rsidR="006247E2" w:rsidRPr="00D10C8C" w:rsidRDefault="006247E2" w:rsidP="006247E2">
      <w:pPr>
        <w:spacing w:after="200" w:line="276" w:lineRule="auto"/>
        <w:jc w:val="left"/>
        <w:rPr>
          <w:color w:val="ED7D31" w:themeColor="accent2"/>
          <w:sz w:val="24"/>
        </w:rPr>
      </w:pPr>
      <w:bookmarkStart w:id="30" w:name="_Toc97589978"/>
      <w:r w:rsidRPr="00D10C8C">
        <w:br w:type="page"/>
      </w:r>
    </w:p>
    <w:p w14:paraId="2065E132" w14:textId="030FD11D" w:rsidR="006247E2" w:rsidRPr="00D10C8C" w:rsidRDefault="006247E2" w:rsidP="00DD1570">
      <w:pPr>
        <w:pStyle w:val="Ttulo2"/>
      </w:pPr>
      <w:bookmarkStart w:id="31" w:name="_Toc188990043"/>
      <w:bookmarkStart w:id="32" w:name="_Toc188990853"/>
      <w:r w:rsidRPr="00D10C8C">
        <w:lastRenderedPageBreak/>
        <w:t xml:space="preserve">Licencias Software (Customer ID: </w:t>
      </w:r>
      <w:bookmarkEnd w:id="30"/>
      <w:r w:rsidR="00C06A57">
        <w:t>XXXXXXXXXXXX</w:t>
      </w:r>
      <w:r w:rsidR="0024764B" w:rsidRPr="00D10C8C">
        <w:t>)</w:t>
      </w:r>
      <w:bookmarkEnd w:id="31"/>
      <w:bookmarkEnd w:id="32"/>
    </w:p>
    <w:p w14:paraId="7F7D0138" w14:textId="4B3546FD" w:rsidR="006247E2" w:rsidRPr="00D10C8C" w:rsidRDefault="006247E2" w:rsidP="006247E2">
      <w:r w:rsidRPr="00D10C8C">
        <w:t>Inicialmente se han configurado las siguientes licencias, siendo una premisa aceptada que será posible la ampliación de estas en función de las necesidades del servicio:</w:t>
      </w:r>
    </w:p>
    <w:p w14:paraId="364F8F0E" w14:textId="2C6605B3" w:rsidR="00FA39D8" w:rsidRPr="00D10C8C" w:rsidRDefault="0004509F" w:rsidP="006247E2">
      <w:r w:rsidRPr="00D10C8C">
        <w:t xml:space="preserve">Nº de licencia: </w:t>
      </w:r>
      <w:r w:rsidR="00C06A57">
        <w:t>XXXXXXXXXXXXXXX</w:t>
      </w:r>
    </w:p>
    <w:tbl>
      <w:tblPr>
        <w:tblStyle w:val="Tabla2"/>
        <w:tblpPr w:leftFromText="141" w:rightFromText="141" w:vertAnchor="text" w:horzAnchor="margin" w:tblpY="72"/>
        <w:tblW w:w="3828" w:type="dxa"/>
        <w:tblLayout w:type="fixed"/>
        <w:tblLook w:val="04A0" w:firstRow="1" w:lastRow="0" w:firstColumn="1" w:lastColumn="0" w:noHBand="0" w:noVBand="1"/>
      </w:tblPr>
      <w:tblGrid>
        <w:gridCol w:w="2893"/>
        <w:gridCol w:w="935"/>
      </w:tblGrid>
      <w:tr w:rsidR="0024764B" w:rsidRPr="00D10C8C" w14:paraId="713A3DE5" w14:textId="77777777" w:rsidTr="0024764B">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893" w:type="dxa"/>
            <w:vAlign w:val="center"/>
            <w:hideMark/>
          </w:tcPr>
          <w:p w14:paraId="274153CF" w14:textId="77777777" w:rsidR="0024764B" w:rsidRPr="00D10C8C" w:rsidRDefault="0024764B" w:rsidP="0024764B">
            <w:pPr>
              <w:spacing w:after="0"/>
              <w:rPr>
                <w:rFonts w:eastAsia="Times New Roman" w:cs="Arial"/>
                <w:bCs/>
                <w:sz w:val="14"/>
                <w:szCs w:val="14"/>
                <w:lang w:val="es-ES" w:eastAsia="es-ES"/>
              </w:rPr>
            </w:pPr>
            <w:r w:rsidRPr="00D10C8C">
              <w:rPr>
                <w:sz w:val="14"/>
                <w:szCs w:val="14"/>
                <w:lang w:val="es-ES"/>
              </w:rPr>
              <w:t>Descripción Licencia</w:t>
            </w:r>
          </w:p>
        </w:tc>
        <w:tc>
          <w:tcPr>
            <w:tcW w:w="935" w:type="dxa"/>
            <w:vAlign w:val="center"/>
            <w:hideMark/>
          </w:tcPr>
          <w:p w14:paraId="1038E1C7" w14:textId="77777777" w:rsidR="0024764B" w:rsidRPr="00D10C8C" w:rsidRDefault="0024764B" w:rsidP="0024764B">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Arial"/>
                <w:bCs/>
                <w:sz w:val="14"/>
                <w:szCs w:val="14"/>
                <w:lang w:val="es-ES" w:eastAsia="es-ES"/>
              </w:rPr>
            </w:pPr>
            <w:r w:rsidRPr="00D10C8C">
              <w:rPr>
                <w:rFonts w:eastAsia="Times New Roman" w:cs="Arial"/>
                <w:sz w:val="14"/>
                <w:szCs w:val="14"/>
                <w:lang w:val="es-ES" w:eastAsia="es-ES"/>
              </w:rPr>
              <w:t>Ud.</w:t>
            </w:r>
          </w:p>
        </w:tc>
      </w:tr>
      <w:tr w:rsidR="0024764B" w:rsidRPr="00D10C8C" w14:paraId="7E7BF423" w14:textId="77777777" w:rsidTr="0024764B">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893" w:type="dxa"/>
            <w:vAlign w:val="center"/>
            <w:hideMark/>
          </w:tcPr>
          <w:p w14:paraId="626579A5" w14:textId="77777777" w:rsidR="0024764B" w:rsidRPr="00D10C8C" w:rsidRDefault="0024764B" w:rsidP="0024764B">
            <w:pPr>
              <w:spacing w:after="0"/>
              <w:rPr>
                <w:sz w:val="14"/>
                <w:szCs w:val="14"/>
                <w:lang w:val="es-ES"/>
              </w:rPr>
            </w:pPr>
            <w:r w:rsidRPr="00D10C8C">
              <w:rPr>
                <w:sz w:val="14"/>
                <w:szCs w:val="14"/>
                <w:lang w:val="es-ES"/>
              </w:rPr>
              <w:t xml:space="preserve">Licencia Servidor </w:t>
            </w:r>
          </w:p>
        </w:tc>
        <w:tc>
          <w:tcPr>
            <w:tcW w:w="935" w:type="dxa"/>
            <w:vAlign w:val="center"/>
            <w:hideMark/>
          </w:tcPr>
          <w:p w14:paraId="69F887BB" w14:textId="77777777" w:rsidR="0024764B" w:rsidRPr="00D10C8C" w:rsidRDefault="0024764B" w:rsidP="0024764B">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14"/>
                <w:szCs w:val="14"/>
                <w:lang w:val="es-ES" w:eastAsia="es-ES"/>
              </w:rPr>
            </w:pPr>
            <w:r w:rsidRPr="00D10C8C">
              <w:rPr>
                <w:rFonts w:eastAsia="Times New Roman" w:cs="Arial"/>
                <w:sz w:val="14"/>
                <w:szCs w:val="14"/>
                <w:lang w:val="es-ES" w:eastAsia="es-ES"/>
              </w:rPr>
              <w:t>1</w:t>
            </w:r>
          </w:p>
        </w:tc>
      </w:tr>
      <w:tr w:rsidR="0024764B" w:rsidRPr="00D10C8C" w14:paraId="037B8AC3" w14:textId="77777777" w:rsidTr="0024764B">
        <w:trPr>
          <w:trHeight w:val="227"/>
        </w:trPr>
        <w:tc>
          <w:tcPr>
            <w:cnfStyle w:val="001000000000" w:firstRow="0" w:lastRow="0" w:firstColumn="1" w:lastColumn="0" w:oddVBand="0" w:evenVBand="0" w:oddHBand="0" w:evenHBand="0" w:firstRowFirstColumn="0" w:firstRowLastColumn="0" w:lastRowFirstColumn="0" w:lastRowLastColumn="0"/>
            <w:tcW w:w="2893" w:type="dxa"/>
            <w:vAlign w:val="center"/>
            <w:hideMark/>
          </w:tcPr>
          <w:p w14:paraId="7451CF6F" w14:textId="77777777" w:rsidR="0024764B" w:rsidRPr="00D10C8C" w:rsidRDefault="0024764B" w:rsidP="0024764B">
            <w:pPr>
              <w:spacing w:after="0"/>
              <w:rPr>
                <w:sz w:val="14"/>
                <w:szCs w:val="14"/>
                <w:lang w:val="es-ES"/>
              </w:rPr>
            </w:pPr>
            <w:r w:rsidRPr="00D10C8C">
              <w:rPr>
                <w:sz w:val="14"/>
                <w:szCs w:val="14"/>
                <w:lang w:val="es-ES"/>
              </w:rPr>
              <w:t xml:space="preserve">Licencias Usuarios concurrentes </w:t>
            </w:r>
          </w:p>
        </w:tc>
        <w:tc>
          <w:tcPr>
            <w:tcW w:w="935" w:type="dxa"/>
            <w:vAlign w:val="center"/>
            <w:hideMark/>
          </w:tcPr>
          <w:p w14:paraId="018FC4BF" w14:textId="44356778" w:rsidR="0024764B" w:rsidRPr="00D10C8C" w:rsidRDefault="00C06A57" w:rsidP="0024764B">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14"/>
                <w:szCs w:val="14"/>
                <w:lang w:val="es-ES" w:eastAsia="es-ES"/>
              </w:rPr>
            </w:pPr>
            <w:r>
              <w:rPr>
                <w:rFonts w:eastAsia="Times New Roman" w:cs="Arial"/>
                <w:sz w:val="14"/>
                <w:szCs w:val="14"/>
                <w:lang w:val="es-ES" w:eastAsia="es-ES"/>
              </w:rPr>
              <w:t>X</w:t>
            </w:r>
          </w:p>
        </w:tc>
      </w:tr>
      <w:tr w:rsidR="00E37AEE" w:rsidRPr="00D10C8C" w14:paraId="3A5872A0" w14:textId="77777777" w:rsidTr="00D750BC">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893" w:type="dxa"/>
            <w:vAlign w:val="center"/>
            <w:hideMark/>
          </w:tcPr>
          <w:p w14:paraId="71DE030E" w14:textId="1A3753DC" w:rsidR="00E37AEE" w:rsidRPr="00D10C8C" w:rsidRDefault="00E37AEE" w:rsidP="00E37AEE">
            <w:pPr>
              <w:spacing w:after="0"/>
              <w:rPr>
                <w:sz w:val="14"/>
                <w:szCs w:val="14"/>
                <w:lang w:val="es-ES"/>
              </w:rPr>
            </w:pPr>
            <w:r w:rsidRPr="00D10C8C">
              <w:rPr>
                <w:sz w:val="14"/>
                <w:szCs w:val="14"/>
                <w:lang w:val="es-ES"/>
              </w:rPr>
              <w:t>Licencias Usuarios nominativos</w:t>
            </w:r>
          </w:p>
        </w:tc>
        <w:tc>
          <w:tcPr>
            <w:tcW w:w="935" w:type="dxa"/>
            <w:vAlign w:val="center"/>
            <w:hideMark/>
          </w:tcPr>
          <w:p w14:paraId="6D2833CF" w14:textId="5B806429" w:rsidR="00E37AEE" w:rsidRPr="00D10C8C" w:rsidRDefault="00C06A57" w:rsidP="00E37AEE">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14"/>
                <w:szCs w:val="14"/>
                <w:lang w:val="es-ES" w:eastAsia="es-ES"/>
              </w:rPr>
            </w:pPr>
            <w:r>
              <w:rPr>
                <w:rFonts w:eastAsia="Times New Roman" w:cs="Arial"/>
                <w:sz w:val="14"/>
                <w:szCs w:val="14"/>
                <w:lang w:val="es-ES" w:eastAsia="es-ES"/>
              </w:rPr>
              <w:t>X</w:t>
            </w:r>
          </w:p>
        </w:tc>
      </w:tr>
      <w:tr w:rsidR="0024764B" w:rsidRPr="00D10C8C" w14:paraId="1A53DEA5" w14:textId="77777777" w:rsidTr="0024764B">
        <w:trPr>
          <w:trHeight w:val="227"/>
        </w:trPr>
        <w:tc>
          <w:tcPr>
            <w:cnfStyle w:val="001000000000" w:firstRow="0" w:lastRow="0" w:firstColumn="1" w:lastColumn="0" w:oddVBand="0" w:evenVBand="0" w:oddHBand="0" w:evenHBand="0" w:firstRowFirstColumn="0" w:firstRowLastColumn="0" w:lastRowFirstColumn="0" w:lastRowLastColumn="0"/>
            <w:tcW w:w="2893" w:type="dxa"/>
            <w:vAlign w:val="center"/>
            <w:hideMark/>
          </w:tcPr>
          <w:p w14:paraId="3587173C" w14:textId="77777777" w:rsidR="0024764B" w:rsidRPr="00D10C8C" w:rsidRDefault="0024764B" w:rsidP="0024764B">
            <w:pPr>
              <w:spacing w:after="0"/>
              <w:rPr>
                <w:sz w:val="14"/>
                <w:szCs w:val="14"/>
                <w:lang w:val="es-ES"/>
              </w:rPr>
            </w:pPr>
            <w:r w:rsidRPr="00D10C8C">
              <w:rPr>
                <w:sz w:val="14"/>
                <w:szCs w:val="14"/>
                <w:lang w:val="es-ES"/>
              </w:rPr>
              <w:t xml:space="preserve">Licencias Capture Client </w:t>
            </w:r>
          </w:p>
        </w:tc>
        <w:tc>
          <w:tcPr>
            <w:tcW w:w="935" w:type="dxa"/>
            <w:vAlign w:val="center"/>
            <w:hideMark/>
          </w:tcPr>
          <w:p w14:paraId="1A932735" w14:textId="02CA0C6D" w:rsidR="0024764B" w:rsidRPr="00D10C8C" w:rsidRDefault="00C06A57" w:rsidP="0024764B">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14"/>
                <w:szCs w:val="14"/>
                <w:lang w:val="es-ES" w:eastAsia="es-ES"/>
              </w:rPr>
            </w:pPr>
            <w:r>
              <w:rPr>
                <w:rFonts w:eastAsia="Times New Roman" w:cs="Arial"/>
                <w:sz w:val="14"/>
                <w:szCs w:val="14"/>
                <w:lang w:val="es-ES" w:eastAsia="es-ES"/>
              </w:rPr>
              <w:t>X</w:t>
            </w:r>
          </w:p>
        </w:tc>
      </w:tr>
      <w:tr w:rsidR="0024764B" w:rsidRPr="00D10C8C" w14:paraId="5F8DBA9A" w14:textId="77777777" w:rsidTr="0024764B">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893" w:type="dxa"/>
            <w:vAlign w:val="center"/>
          </w:tcPr>
          <w:p w14:paraId="1E9110DF" w14:textId="65339ABF" w:rsidR="0024764B" w:rsidRPr="00D10C8C" w:rsidRDefault="0024764B" w:rsidP="0024764B">
            <w:pPr>
              <w:spacing w:after="0"/>
              <w:rPr>
                <w:sz w:val="14"/>
                <w:szCs w:val="14"/>
                <w:lang w:val="es-ES"/>
              </w:rPr>
            </w:pPr>
            <w:r w:rsidRPr="00D10C8C">
              <w:rPr>
                <w:sz w:val="14"/>
                <w:szCs w:val="14"/>
                <w:lang w:val="es-ES"/>
              </w:rPr>
              <w:t xml:space="preserve">Licencia </w:t>
            </w:r>
            <w:r w:rsidR="0003100F" w:rsidRPr="00D10C8C">
              <w:rPr>
                <w:sz w:val="14"/>
                <w:szCs w:val="14"/>
                <w:lang w:val="es-ES"/>
              </w:rPr>
              <w:t xml:space="preserve">Therefore™ </w:t>
            </w:r>
            <w:r w:rsidRPr="00D10C8C">
              <w:rPr>
                <w:sz w:val="14"/>
                <w:szCs w:val="14"/>
                <w:lang w:val="es-ES"/>
              </w:rPr>
              <w:t>Portal</w:t>
            </w:r>
          </w:p>
        </w:tc>
        <w:tc>
          <w:tcPr>
            <w:tcW w:w="935" w:type="dxa"/>
            <w:vAlign w:val="center"/>
          </w:tcPr>
          <w:p w14:paraId="3E4105F1" w14:textId="361DC06C" w:rsidR="0024764B" w:rsidRPr="00D10C8C" w:rsidRDefault="00C06A57" w:rsidP="0024764B">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14"/>
                <w:szCs w:val="14"/>
                <w:lang w:val="es-ES" w:eastAsia="es-ES"/>
              </w:rPr>
            </w:pPr>
            <w:r>
              <w:rPr>
                <w:sz w:val="14"/>
                <w:szCs w:val="14"/>
                <w:lang w:val="es-ES"/>
              </w:rPr>
              <w:t>X</w:t>
            </w:r>
          </w:p>
        </w:tc>
      </w:tr>
      <w:tr w:rsidR="00743E1A" w:rsidRPr="00D10C8C" w14:paraId="4BCCFEEE" w14:textId="77777777" w:rsidTr="0024764B">
        <w:trPr>
          <w:trHeight w:val="227"/>
        </w:trPr>
        <w:tc>
          <w:tcPr>
            <w:cnfStyle w:val="001000000000" w:firstRow="0" w:lastRow="0" w:firstColumn="1" w:lastColumn="0" w:oddVBand="0" w:evenVBand="0" w:oddHBand="0" w:evenHBand="0" w:firstRowFirstColumn="0" w:firstRowLastColumn="0" w:lastRowFirstColumn="0" w:lastRowLastColumn="0"/>
            <w:tcW w:w="2893" w:type="dxa"/>
            <w:vAlign w:val="center"/>
          </w:tcPr>
          <w:p w14:paraId="189B27C9" w14:textId="6BD33330" w:rsidR="00743E1A" w:rsidRPr="00D10C8C" w:rsidRDefault="00743E1A" w:rsidP="0024764B">
            <w:pPr>
              <w:spacing w:after="0"/>
              <w:rPr>
                <w:sz w:val="14"/>
                <w:szCs w:val="14"/>
                <w:lang w:val="es-ES"/>
              </w:rPr>
            </w:pPr>
            <w:r w:rsidRPr="00D10C8C">
              <w:rPr>
                <w:sz w:val="14"/>
                <w:szCs w:val="14"/>
                <w:lang w:val="es-ES"/>
              </w:rPr>
              <w:t>Licencia Universal Connector</w:t>
            </w:r>
          </w:p>
        </w:tc>
        <w:tc>
          <w:tcPr>
            <w:tcW w:w="935" w:type="dxa"/>
            <w:vAlign w:val="center"/>
          </w:tcPr>
          <w:p w14:paraId="1351FFBF" w14:textId="75C909B2" w:rsidR="00743E1A" w:rsidRPr="00D10C8C" w:rsidRDefault="00C06A57" w:rsidP="0024764B">
            <w:pPr>
              <w:spacing w:after="0"/>
              <w:jc w:val="center"/>
              <w:cnfStyle w:val="000000000000" w:firstRow="0" w:lastRow="0" w:firstColumn="0" w:lastColumn="0" w:oddVBand="0" w:evenVBand="0" w:oddHBand="0" w:evenHBand="0" w:firstRowFirstColumn="0" w:firstRowLastColumn="0" w:lastRowFirstColumn="0" w:lastRowLastColumn="0"/>
              <w:rPr>
                <w:sz w:val="14"/>
                <w:szCs w:val="14"/>
                <w:lang w:val="es-ES"/>
              </w:rPr>
            </w:pPr>
            <w:r>
              <w:rPr>
                <w:sz w:val="14"/>
                <w:szCs w:val="14"/>
                <w:lang w:val="es-ES"/>
              </w:rPr>
              <w:t>X</w:t>
            </w:r>
          </w:p>
        </w:tc>
      </w:tr>
      <w:tr w:rsidR="0024764B" w:rsidRPr="00D10C8C" w14:paraId="7412A03E" w14:textId="77777777" w:rsidTr="0024764B">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893" w:type="dxa"/>
            <w:vAlign w:val="center"/>
          </w:tcPr>
          <w:p w14:paraId="5B3C8DCB" w14:textId="77777777" w:rsidR="0024764B" w:rsidRPr="00D10C8C" w:rsidRDefault="0024764B" w:rsidP="0024764B">
            <w:pPr>
              <w:spacing w:after="0"/>
              <w:rPr>
                <w:sz w:val="14"/>
                <w:szCs w:val="14"/>
                <w:lang w:val="es-ES"/>
              </w:rPr>
            </w:pPr>
            <w:r w:rsidRPr="00D10C8C">
              <w:rPr>
                <w:sz w:val="14"/>
                <w:szCs w:val="14"/>
                <w:lang w:val="es-ES"/>
              </w:rPr>
              <w:t>Licencia Content Connector</w:t>
            </w:r>
          </w:p>
        </w:tc>
        <w:tc>
          <w:tcPr>
            <w:tcW w:w="935" w:type="dxa"/>
            <w:vAlign w:val="center"/>
          </w:tcPr>
          <w:p w14:paraId="3D189B82" w14:textId="77D0B816" w:rsidR="0024764B" w:rsidRPr="00D10C8C" w:rsidRDefault="00C06A57" w:rsidP="0024764B">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14"/>
                <w:szCs w:val="14"/>
                <w:lang w:val="es-ES" w:eastAsia="es-ES"/>
              </w:rPr>
            </w:pPr>
            <w:r>
              <w:rPr>
                <w:rFonts w:eastAsia="Times New Roman" w:cs="Arial"/>
                <w:sz w:val="14"/>
                <w:szCs w:val="14"/>
                <w:lang w:val="es-ES" w:eastAsia="es-ES"/>
              </w:rPr>
              <w:t>X</w:t>
            </w:r>
          </w:p>
        </w:tc>
      </w:tr>
    </w:tbl>
    <w:p w14:paraId="1FD1822C" w14:textId="48BA733F" w:rsidR="006247E2" w:rsidRPr="00D10C8C" w:rsidRDefault="006247E2" w:rsidP="006247E2"/>
    <w:p w14:paraId="77E3D18A" w14:textId="77777777" w:rsidR="0024764B" w:rsidRPr="00D10C8C" w:rsidRDefault="0024764B" w:rsidP="006247E2"/>
    <w:p w14:paraId="116D26B1" w14:textId="77777777" w:rsidR="00E37AEE" w:rsidRPr="00D10C8C" w:rsidRDefault="00E37AEE" w:rsidP="006247E2"/>
    <w:p w14:paraId="67DAD7E3" w14:textId="77777777" w:rsidR="00E37AEE" w:rsidRPr="00D10C8C" w:rsidRDefault="00E37AEE" w:rsidP="006247E2"/>
    <w:p w14:paraId="38CEBE8F" w14:textId="77777777" w:rsidR="0024764B" w:rsidRPr="00D10C8C" w:rsidRDefault="0024764B" w:rsidP="006247E2"/>
    <w:p w14:paraId="4A4EAE89" w14:textId="77777777" w:rsidR="00C06A57" w:rsidRDefault="00C06A57" w:rsidP="006247E2"/>
    <w:p w14:paraId="421AE1D0" w14:textId="77777777" w:rsidR="00C06A57" w:rsidRPr="00D10C8C" w:rsidRDefault="00C06A57" w:rsidP="006247E2"/>
    <w:p w14:paraId="437BA322" w14:textId="0B16B0A1" w:rsidR="006247E2" w:rsidRPr="00D10C8C" w:rsidRDefault="006247E2" w:rsidP="00C06A57">
      <w:pPr>
        <w:pStyle w:val="PiedeFoto"/>
        <w:jc w:val="both"/>
        <w:rPr>
          <w:rFonts w:asciiTheme="majorHAnsi" w:eastAsia="Arial" w:hAnsiTheme="majorHAnsi" w:cstheme="majorBidi"/>
          <w:b/>
          <w:bCs/>
        </w:rPr>
      </w:pPr>
      <w:bookmarkStart w:id="33" w:name="_Toc96908331"/>
      <w:bookmarkStart w:id="34" w:name="_Toc187188493"/>
      <w:r w:rsidRPr="00D10C8C">
        <w:t>Licencias Therefore™</w:t>
      </w:r>
      <w:bookmarkEnd w:id="33"/>
      <w:bookmarkEnd w:id="34"/>
    </w:p>
    <w:p w14:paraId="792E1E53" w14:textId="13DA20AA" w:rsidR="006247E2" w:rsidRPr="00D10C8C" w:rsidRDefault="006247E2" w:rsidP="006247E2"/>
    <w:p w14:paraId="794E4139" w14:textId="34DA03EA" w:rsidR="006247E2" w:rsidRPr="00D10C8C" w:rsidRDefault="006247E2" w:rsidP="003315A8">
      <w:pPr>
        <w:pStyle w:val="Titulo3"/>
      </w:pPr>
      <w:bookmarkStart w:id="35" w:name="_Toc97589979"/>
      <w:bookmarkStart w:id="36" w:name="_Toc188990044"/>
      <w:bookmarkStart w:id="37" w:name="_Toc188990854"/>
      <w:r w:rsidRPr="00D10C8C">
        <w:t>Definición de tipos de licencia</w:t>
      </w:r>
      <w:bookmarkEnd w:id="35"/>
      <w:bookmarkEnd w:id="36"/>
      <w:bookmarkEnd w:id="37"/>
    </w:p>
    <w:p w14:paraId="4A291746" w14:textId="63148D64" w:rsidR="006247E2" w:rsidRPr="00D10C8C" w:rsidRDefault="006247E2" w:rsidP="006247E2">
      <w:r w:rsidRPr="00D10C8C">
        <w:t xml:space="preserve">En este documento solo se hace referencia a los tipos de licencias y módulos instalados en el proyecto para </w:t>
      </w:r>
      <w:r w:rsidR="00506260">
        <w:t>&lt;&lt;COMPAÑIA&gt;&gt;</w:t>
      </w:r>
      <w:r w:rsidRPr="00D10C8C">
        <w:t>.</w:t>
      </w:r>
    </w:p>
    <w:p w14:paraId="256EC41B" w14:textId="77777777" w:rsidR="006247E2" w:rsidRPr="00D10C8C" w:rsidRDefault="006247E2" w:rsidP="006247E2">
      <w:r w:rsidRPr="00D10C8C">
        <w:t>La definición actualizada de los diferentes tipos de módulos y licencias Therefore™ puede encontrarse en el siguiente enlace:</w:t>
      </w:r>
    </w:p>
    <w:p w14:paraId="2565F3F6" w14:textId="4194AC7B" w:rsidR="006247E2" w:rsidRPr="00D10C8C" w:rsidRDefault="006247E2" w:rsidP="006247E2">
      <w:r w:rsidRPr="00D10C8C">
        <w:t xml:space="preserve"> </w:t>
      </w:r>
      <w:hyperlink r:id="rId9" w:history="1">
        <w:r w:rsidRPr="00D10C8C">
          <w:rPr>
            <w:rStyle w:val="Hipervnculo"/>
          </w:rPr>
          <w:t>https://therefore.net/aboutus/product/licens</w:t>
        </w:r>
        <w:r w:rsidR="00B36A10" w:rsidRPr="00D10C8C">
          <w:rPr>
            <w:rStyle w:val="Hipervnculo"/>
          </w:rPr>
          <w:t>ing</w:t>
        </w:r>
        <w:r w:rsidRPr="00D10C8C">
          <w:rPr>
            <w:rStyle w:val="Hipervnculo"/>
          </w:rPr>
          <w:t>/?lang=es</w:t>
        </w:r>
      </w:hyperlink>
    </w:p>
    <w:p w14:paraId="534CE807" w14:textId="19EFCC98" w:rsidR="006247E2" w:rsidRPr="00D10C8C" w:rsidRDefault="006247E2" w:rsidP="006247E2">
      <w:pPr>
        <w:spacing w:after="200" w:line="276" w:lineRule="auto"/>
        <w:jc w:val="left"/>
        <w:rPr>
          <w:b/>
        </w:rPr>
      </w:pPr>
      <w:r w:rsidRPr="00D10C8C">
        <w:rPr>
          <w:b/>
        </w:rPr>
        <w:t xml:space="preserve">Licencia Servidor </w:t>
      </w:r>
      <w:r w:rsidR="0003100F" w:rsidRPr="00D10C8C">
        <w:rPr>
          <w:b/>
        </w:rPr>
        <w:t xml:space="preserve">Therefore™ </w:t>
      </w:r>
      <w:r w:rsidRPr="00D10C8C">
        <w:rPr>
          <w:b/>
        </w:rPr>
        <w:t xml:space="preserve">Business </w:t>
      </w:r>
      <w:proofErr w:type="spellStart"/>
      <w:r w:rsidRPr="00D10C8C">
        <w:rPr>
          <w:b/>
        </w:rPr>
        <w:t>Edition</w:t>
      </w:r>
      <w:proofErr w:type="spellEnd"/>
    </w:p>
    <w:p w14:paraId="486E2F35" w14:textId="77777777" w:rsidR="006247E2" w:rsidRPr="00D10C8C" w:rsidRDefault="006247E2" w:rsidP="006247E2">
      <w:r w:rsidRPr="00D10C8C">
        <w:t xml:space="preserve">La licencia para el servidor “Therefore™ Business </w:t>
      </w:r>
      <w:proofErr w:type="spellStart"/>
      <w:r w:rsidRPr="00D10C8C">
        <w:t>Edition</w:t>
      </w:r>
      <w:proofErr w:type="spellEnd"/>
      <w:r w:rsidRPr="00D10C8C">
        <w:t xml:space="preserve">” permite disponer de todas las funcionalidades del sistema. </w:t>
      </w:r>
    </w:p>
    <w:p w14:paraId="4615D5DA" w14:textId="77777777" w:rsidR="006247E2" w:rsidRPr="00D10C8C" w:rsidRDefault="006247E2" w:rsidP="006247E2">
      <w:pPr>
        <w:rPr>
          <w:b/>
        </w:rPr>
      </w:pPr>
      <w:r w:rsidRPr="00D10C8C">
        <w:rPr>
          <w:b/>
        </w:rPr>
        <w:t>Licencias concurrentes</w:t>
      </w:r>
    </w:p>
    <w:p w14:paraId="4EB9DE9E" w14:textId="45717BFF" w:rsidR="006247E2" w:rsidRPr="00D10C8C" w:rsidRDefault="006247E2" w:rsidP="006247E2">
      <w:pPr>
        <w:rPr>
          <w:lang w:eastAsia="ja-JP"/>
        </w:rPr>
      </w:pPr>
      <w:r w:rsidRPr="00D10C8C">
        <w:rPr>
          <w:lang w:eastAsia="ja-JP"/>
        </w:rPr>
        <w:t xml:space="preserve">Las licencias Concurrentes permiten el uso de las aplicaciones cliente de </w:t>
      </w:r>
      <w:r w:rsidR="0003100F" w:rsidRPr="00D10C8C">
        <w:rPr>
          <w:lang w:eastAsia="ja-JP"/>
        </w:rPr>
        <w:t xml:space="preserve">Therefore™ </w:t>
      </w:r>
      <w:r w:rsidRPr="00D10C8C">
        <w:rPr>
          <w:lang w:eastAsia="ja-JP"/>
        </w:rPr>
        <w:t xml:space="preserve">a múltiples usuarios (cada licencia concurrente solo puede ser usada por un usuario al mismo tiempo). En la actualidad se dispone de un total de </w:t>
      </w:r>
      <w:r w:rsidR="00EB25B4">
        <w:rPr>
          <w:b/>
          <w:bCs/>
          <w:lang w:eastAsia="ja-JP"/>
        </w:rPr>
        <w:t>X</w:t>
      </w:r>
      <w:r w:rsidRPr="00D10C8C">
        <w:rPr>
          <w:b/>
          <w:bCs/>
          <w:lang w:eastAsia="ja-JP"/>
        </w:rPr>
        <w:t xml:space="preserve"> licencias</w:t>
      </w:r>
      <w:r w:rsidRPr="00D10C8C">
        <w:rPr>
          <w:lang w:eastAsia="ja-JP"/>
        </w:rPr>
        <w:t xml:space="preserve"> concurrentes.</w:t>
      </w:r>
    </w:p>
    <w:p w14:paraId="4B9E25BF" w14:textId="77777777" w:rsidR="006247E2" w:rsidRPr="00D10C8C" w:rsidRDefault="006247E2" w:rsidP="006247E2">
      <w:pPr>
        <w:rPr>
          <w:b/>
        </w:rPr>
      </w:pPr>
      <w:r w:rsidRPr="00D10C8C">
        <w:rPr>
          <w:b/>
        </w:rPr>
        <w:t>Licencias nominativas</w:t>
      </w:r>
    </w:p>
    <w:p w14:paraId="0D1ADBC5" w14:textId="2151D81E" w:rsidR="006247E2" w:rsidRPr="00D10C8C" w:rsidRDefault="006247E2" w:rsidP="006247E2">
      <w:pPr>
        <w:rPr>
          <w:lang w:eastAsia="ja-JP"/>
        </w:rPr>
      </w:pPr>
      <w:r w:rsidRPr="00D10C8C">
        <w:rPr>
          <w:lang w:eastAsia="ja-JP"/>
        </w:rPr>
        <w:t xml:space="preserve">Las licencias nominativas permiten el uso de las aplicaciones cliente de </w:t>
      </w:r>
      <w:r w:rsidR="0003100F" w:rsidRPr="00D10C8C">
        <w:rPr>
          <w:lang w:eastAsia="ja-JP"/>
        </w:rPr>
        <w:t xml:space="preserve">Therefore™ </w:t>
      </w:r>
      <w:r w:rsidRPr="00D10C8C">
        <w:rPr>
          <w:lang w:eastAsia="ja-JP"/>
        </w:rPr>
        <w:t xml:space="preserve">a usuarios identificados para ello (cada licencia nominativa solo puede ser usada por un usuario nominado en un único puesto de trabajo). En la actualidad se ha dispuesto de la utilización de </w:t>
      </w:r>
      <w:r w:rsidR="00C06A57">
        <w:rPr>
          <w:b/>
          <w:bCs/>
          <w:lang w:eastAsia="ja-JP"/>
        </w:rPr>
        <w:t>X</w:t>
      </w:r>
      <w:r w:rsidR="00714722" w:rsidRPr="00D10C8C">
        <w:rPr>
          <w:b/>
          <w:bCs/>
          <w:lang w:eastAsia="ja-JP"/>
        </w:rPr>
        <w:t xml:space="preserve"> licencias</w:t>
      </w:r>
      <w:r w:rsidRPr="00D10C8C">
        <w:rPr>
          <w:b/>
          <w:bCs/>
          <w:lang w:eastAsia="ja-JP"/>
        </w:rPr>
        <w:t xml:space="preserve"> nominativas</w:t>
      </w:r>
      <w:r w:rsidRPr="00D10C8C">
        <w:rPr>
          <w:lang w:eastAsia="ja-JP"/>
        </w:rPr>
        <w:t xml:space="preserve"> para la ejecución de este proyecto y que será asignada al servicio de </w:t>
      </w:r>
      <w:r w:rsidR="00B36A10" w:rsidRPr="00D10C8C">
        <w:rPr>
          <w:lang w:eastAsia="ja-JP"/>
        </w:rPr>
        <w:t>Dispatching</w:t>
      </w:r>
      <w:r w:rsidRPr="00D10C8C">
        <w:rPr>
          <w:lang w:eastAsia="ja-JP"/>
        </w:rPr>
        <w:t xml:space="preserve"> Room</w:t>
      </w:r>
    </w:p>
    <w:p w14:paraId="5A6DBDB3" w14:textId="77777777" w:rsidR="006247E2" w:rsidRPr="00D10C8C" w:rsidRDefault="006247E2" w:rsidP="006247E2">
      <w:pPr>
        <w:rPr>
          <w:b/>
        </w:rPr>
      </w:pPr>
      <w:r w:rsidRPr="00D10C8C">
        <w:rPr>
          <w:b/>
        </w:rPr>
        <w:t>Licencias Therefore™ Portal</w:t>
      </w:r>
    </w:p>
    <w:p w14:paraId="3F137184" w14:textId="77777777" w:rsidR="006247E2" w:rsidRPr="00D10C8C" w:rsidRDefault="006247E2" w:rsidP="006247E2">
      <w:r w:rsidRPr="00D10C8C">
        <w:t xml:space="preserve">Therefore™ Portal está diseñado para dar a los usuarios externos acceso de </w:t>
      </w:r>
      <w:r w:rsidRPr="00D10C8C">
        <w:rPr>
          <w:b/>
          <w:bCs/>
        </w:rPr>
        <w:t>solo lectura</w:t>
      </w:r>
      <w:r w:rsidRPr="00D10C8C">
        <w:t xml:space="preserve"> al repositorio de Therefore™. La instalación de esta licencia de conector adicional proporciona a un número ilimitado de usuarios acceso de solo lectura a documentos definidos por el administrador del sistema. </w:t>
      </w:r>
    </w:p>
    <w:p w14:paraId="67F6A799" w14:textId="77777777" w:rsidR="006247E2" w:rsidRPr="00D10C8C" w:rsidRDefault="006247E2" w:rsidP="006247E2">
      <w:r w:rsidRPr="00D10C8C">
        <w:t xml:space="preserve">Therefore™ Portal se ha diseñado exactamente con ese fin. Utilizando Therefore™ Portal, los administradores pueden facilitar acceso de solo lectura a los documentos de los clientes, lo que garantiza un alto nivel de seguridad al tiempo que proporciona una gran flexibilidad. Therefore™ Portal puede </w:t>
      </w:r>
      <w:r w:rsidRPr="00D10C8C">
        <w:lastRenderedPageBreak/>
        <w:t>integrarse en un sitio web y personalizarse fácilmente conforme a la imagen y las características de su empresa cambiando la máscara o añadiendo un logotipo.</w:t>
      </w:r>
    </w:p>
    <w:p w14:paraId="7C887FD4" w14:textId="77777777" w:rsidR="006247E2" w:rsidRPr="00D10C8C" w:rsidRDefault="006247E2" w:rsidP="006247E2">
      <w:r w:rsidRPr="00D10C8C">
        <w:t>The Therefore™ Portal ofrece los siguientes beneficios:</w:t>
      </w:r>
    </w:p>
    <w:p w14:paraId="1B9CF3C2" w14:textId="77777777" w:rsidR="006247E2" w:rsidRPr="00D10C8C" w:rsidRDefault="006247E2" w:rsidP="006247E2">
      <w:pPr>
        <w:pStyle w:val="Listas"/>
        <w:spacing w:after="0"/>
      </w:pPr>
      <w:r w:rsidRPr="00D10C8C">
        <w:t>Acceso ilimitado de solo lectura</w:t>
      </w:r>
    </w:p>
    <w:p w14:paraId="6F402A2C" w14:textId="77777777" w:rsidR="006247E2" w:rsidRPr="00D10C8C" w:rsidRDefault="006247E2" w:rsidP="006247E2">
      <w:pPr>
        <w:pStyle w:val="Listas"/>
        <w:spacing w:after="0"/>
      </w:pPr>
      <w:r w:rsidRPr="00D10C8C">
        <w:t>La información filtrada a disposición de usuarios externos. Qué información está disponible para qué usuarios</w:t>
      </w:r>
    </w:p>
    <w:p w14:paraId="0B9ECBE1" w14:textId="77777777" w:rsidR="006247E2" w:rsidRPr="00D10C8C" w:rsidRDefault="006247E2" w:rsidP="006247E2">
      <w:pPr>
        <w:pStyle w:val="Listas"/>
        <w:spacing w:after="0"/>
      </w:pPr>
      <w:r w:rsidRPr="00D10C8C">
        <w:t>Mantener un control total sobre los usuarios del sistema</w:t>
      </w:r>
    </w:p>
    <w:p w14:paraId="66002DCF" w14:textId="77777777" w:rsidR="006247E2" w:rsidRPr="00D10C8C" w:rsidRDefault="006247E2" w:rsidP="006247E2">
      <w:pPr>
        <w:pStyle w:val="Listas"/>
        <w:spacing w:after="0"/>
      </w:pPr>
      <w:r w:rsidRPr="00D10C8C">
        <w:t>Personalización de acuerdo con la marca de su empresa</w:t>
      </w:r>
    </w:p>
    <w:p w14:paraId="2FEA4B72" w14:textId="77777777" w:rsidR="006247E2" w:rsidRPr="00D10C8C" w:rsidRDefault="006247E2" w:rsidP="006247E2">
      <w:pPr>
        <w:pStyle w:val="Listas"/>
        <w:spacing w:after="0"/>
      </w:pPr>
      <w:r w:rsidRPr="00D10C8C">
        <w:t>Integración sin desarrollo en un sitio web existente</w:t>
      </w:r>
    </w:p>
    <w:p w14:paraId="0829A573" w14:textId="77777777" w:rsidR="00132FD9" w:rsidRPr="00D10C8C" w:rsidRDefault="00132FD9" w:rsidP="00132FD9">
      <w:pPr>
        <w:pStyle w:val="Listas"/>
        <w:numPr>
          <w:ilvl w:val="0"/>
          <w:numId w:val="0"/>
        </w:numPr>
        <w:spacing w:after="0"/>
        <w:ind w:left="568" w:hanging="284"/>
      </w:pPr>
    </w:p>
    <w:p w14:paraId="217C07F9" w14:textId="034E7E90" w:rsidR="00132FD9" w:rsidRPr="00D10C8C" w:rsidRDefault="00132FD9" w:rsidP="00132FD9">
      <w:pPr>
        <w:pStyle w:val="Listas"/>
        <w:numPr>
          <w:ilvl w:val="0"/>
          <w:numId w:val="0"/>
        </w:numPr>
      </w:pPr>
      <w:r w:rsidRPr="00D10C8C">
        <w:t xml:space="preserve">NOTA: No se contemplan inicialmente las licencias de </w:t>
      </w:r>
      <w:r w:rsidR="0003100F" w:rsidRPr="00D10C8C">
        <w:t xml:space="preserve">Therefore™ </w:t>
      </w:r>
      <w:r w:rsidRPr="00D10C8C">
        <w:t>Portal</w:t>
      </w:r>
      <w:r w:rsidR="003E4501" w:rsidRPr="00D10C8C">
        <w:t>™ para</w:t>
      </w:r>
      <w:r w:rsidRPr="00D10C8C">
        <w:t xml:space="preserve"> la ejecución de este proyecto</w:t>
      </w:r>
    </w:p>
    <w:p w14:paraId="28A372E8" w14:textId="77777777" w:rsidR="00132FD9" w:rsidRPr="00D10C8C" w:rsidRDefault="00132FD9" w:rsidP="00132FD9">
      <w:pPr>
        <w:pStyle w:val="Listas"/>
        <w:numPr>
          <w:ilvl w:val="0"/>
          <w:numId w:val="0"/>
        </w:numPr>
        <w:spacing w:after="0"/>
      </w:pPr>
    </w:p>
    <w:p w14:paraId="2611F982" w14:textId="77777777" w:rsidR="006247E2" w:rsidRPr="00D10C8C" w:rsidRDefault="006247E2" w:rsidP="006247E2">
      <w:pPr>
        <w:rPr>
          <w:b/>
        </w:rPr>
      </w:pPr>
      <w:r w:rsidRPr="00D10C8C">
        <w:rPr>
          <w:b/>
        </w:rPr>
        <w:t>Licencias Capture Client</w:t>
      </w:r>
    </w:p>
    <w:p w14:paraId="1A9DBEE7" w14:textId="5BF7B231" w:rsidR="006247E2" w:rsidRPr="00D10C8C" w:rsidRDefault="006247E2" w:rsidP="006247E2">
      <w:r w:rsidRPr="00D10C8C">
        <w:t xml:space="preserve">Se trata de las licencias necesarias para cada puesto de </w:t>
      </w:r>
      <w:r w:rsidRPr="00D10C8C">
        <w:rPr>
          <w:b/>
          <w:bCs/>
        </w:rPr>
        <w:t>digitalización avanzada</w:t>
      </w:r>
      <w:r w:rsidRPr="00D10C8C">
        <w:t xml:space="preserve"> mediante escáneres documentales. Permite la lectura y clasificación en diferentes categorías de forma automática, mediante la utilización de Códigos de Barras, 2d y 3d, Códigos, QR o la indexación mediante la utilización de OCR zonal sobre documentos estructurados o semi estructurados. </w:t>
      </w:r>
      <w:bookmarkStart w:id="38" w:name="_Hlk145578777"/>
      <w:r w:rsidRPr="00D10C8C">
        <w:t xml:space="preserve">Inicialmente no se han incluido para este proyecto licencias de Capture Client, no </w:t>
      </w:r>
      <w:r w:rsidR="00EB25B4" w:rsidRPr="00D10C8C">
        <w:t>obstante,</w:t>
      </w:r>
      <w:r w:rsidRPr="00D10C8C">
        <w:t xml:space="preserve"> podrán ser incorporadas inmediatamente en el caso de que sea requerida para la digitalización de documentos en papel en puntos de entrada definidos.</w:t>
      </w:r>
    </w:p>
    <w:bookmarkEnd w:id="38"/>
    <w:p w14:paraId="30B1731E" w14:textId="77777777" w:rsidR="006247E2" w:rsidRPr="00D10C8C" w:rsidRDefault="006247E2" w:rsidP="006247E2">
      <w:pPr>
        <w:pStyle w:val="Listas"/>
        <w:numPr>
          <w:ilvl w:val="0"/>
          <w:numId w:val="0"/>
        </w:numPr>
      </w:pPr>
      <w:r w:rsidRPr="00D10C8C">
        <w:t>NOTA: No se contemplan inicialmente las licencias de Capture Client para la ejecución de este proyecto</w:t>
      </w:r>
    </w:p>
    <w:p w14:paraId="229A1F84" w14:textId="55148AA6" w:rsidR="006247E2" w:rsidRPr="00D10C8C" w:rsidRDefault="006247E2" w:rsidP="006247E2">
      <w:pPr>
        <w:spacing w:after="200" w:line="276" w:lineRule="auto"/>
        <w:jc w:val="left"/>
        <w:rPr>
          <w:b/>
        </w:rPr>
      </w:pPr>
    </w:p>
    <w:p w14:paraId="0DB7C7B9" w14:textId="77777777" w:rsidR="006247E2" w:rsidRPr="00D10C8C" w:rsidRDefault="006247E2" w:rsidP="006247E2">
      <w:pPr>
        <w:rPr>
          <w:b/>
        </w:rPr>
      </w:pPr>
      <w:r w:rsidRPr="00D10C8C">
        <w:rPr>
          <w:b/>
        </w:rPr>
        <w:t>Licencia Content Connector</w:t>
      </w:r>
    </w:p>
    <w:p w14:paraId="5E75C398" w14:textId="77777777" w:rsidR="006247E2" w:rsidRPr="00D10C8C" w:rsidRDefault="006247E2" w:rsidP="006247E2">
      <w:r w:rsidRPr="00D10C8C">
        <w:t>Esta licencia permite la importación de imágenes y datos de manera automática, mediante la utilización de carpetas vigiladas (Hot Folder). Esta importación puede ser realizada desde PDFs estructurados, monitorización de cuentas de correo electrónico, ficheros de spool, así como importar imágenes referenciadas en ficheros de índices y ficheros XML, TXT o CSV.</w:t>
      </w:r>
    </w:p>
    <w:p w14:paraId="6EF72294" w14:textId="77777777" w:rsidR="005A6F1C" w:rsidRPr="00D10C8C" w:rsidRDefault="005A6F1C" w:rsidP="006247E2"/>
    <w:p w14:paraId="02424591" w14:textId="4EF75E69" w:rsidR="005F54FF" w:rsidRPr="00D10C8C" w:rsidRDefault="005F54FF" w:rsidP="005F54FF">
      <w:pPr>
        <w:rPr>
          <w:b/>
        </w:rPr>
      </w:pPr>
      <w:r w:rsidRPr="00D10C8C">
        <w:rPr>
          <w:b/>
        </w:rPr>
        <w:t>Licencia Universal Connector</w:t>
      </w:r>
    </w:p>
    <w:p w14:paraId="74CEE8F9" w14:textId="3C75C1E5" w:rsidR="00367907" w:rsidRPr="00D10C8C" w:rsidRDefault="005F54FF" w:rsidP="005F54FF">
      <w:r w:rsidRPr="00D10C8C">
        <w:t xml:space="preserve">Esta licencia permite </w:t>
      </w:r>
      <w:r w:rsidR="00F24EC3" w:rsidRPr="00D10C8C">
        <w:t>una</w:t>
      </w:r>
      <w:r w:rsidRPr="00D10C8C">
        <w:t xml:space="preserve"> integración fácil</w:t>
      </w:r>
      <w:r w:rsidR="00367907" w:rsidRPr="00D10C8C">
        <w:t xml:space="preserve">mente </w:t>
      </w:r>
      <w:r w:rsidR="00F24EC3" w:rsidRPr="00D10C8C">
        <w:t>configurable</w:t>
      </w:r>
      <w:r w:rsidR="00367907" w:rsidRPr="00D10C8C">
        <w:t xml:space="preserve"> entre las </w:t>
      </w:r>
      <w:r w:rsidR="00F24EC3" w:rsidRPr="00D10C8C">
        <w:t>aplicaciones</w:t>
      </w:r>
      <w:r w:rsidR="00367907" w:rsidRPr="00D10C8C">
        <w:t xml:space="preserve"> de escritorio de los usuarios y las herramientas de búsqueda y archivado de Therefore</w:t>
      </w:r>
      <w:r w:rsidR="00F24EC3" w:rsidRPr="00D10C8C">
        <w:rPr>
          <w:rFonts w:ascii="Cambria" w:hAnsi="Cambria"/>
        </w:rPr>
        <w:t>™</w:t>
      </w:r>
      <w:r w:rsidR="00367907" w:rsidRPr="00D10C8C">
        <w:t>.</w:t>
      </w:r>
    </w:p>
    <w:p w14:paraId="0209B42A" w14:textId="52471884" w:rsidR="00367907" w:rsidRPr="00D10C8C" w:rsidRDefault="0039294F" w:rsidP="005F54FF">
      <w:r w:rsidRPr="00D10C8C">
        <w:t xml:space="preserve">Su </w:t>
      </w:r>
      <w:r w:rsidR="00F24EC3" w:rsidRPr="00D10C8C">
        <w:t>funcionamiento</w:t>
      </w:r>
      <w:r w:rsidRPr="00D10C8C">
        <w:t xml:space="preserve"> </w:t>
      </w:r>
      <w:r w:rsidR="00EB25B4" w:rsidRPr="00D10C8C">
        <w:t>está</w:t>
      </w:r>
      <w:r w:rsidRPr="00D10C8C">
        <w:t xml:space="preserve"> basado en la utilización de combinaciones de teclado que disparan acciones dentro del aplicativo Therefore</w:t>
      </w:r>
      <w:r w:rsidR="00F24EC3" w:rsidRPr="00D10C8C">
        <w:t xml:space="preserve">™ de forma sencilla y sin necesidad de desarrollo en </w:t>
      </w:r>
      <w:r w:rsidR="00DC1AF5" w:rsidRPr="00D10C8C">
        <w:t>otras</w:t>
      </w:r>
      <w:r w:rsidR="00F24EC3" w:rsidRPr="00D10C8C">
        <w:t xml:space="preserve"> </w:t>
      </w:r>
      <w:r w:rsidR="00DC1AF5" w:rsidRPr="00D10C8C">
        <w:t>aplicaciones</w:t>
      </w:r>
      <w:r w:rsidR="00F24EC3" w:rsidRPr="00D10C8C">
        <w:t>.</w:t>
      </w:r>
    </w:p>
    <w:p w14:paraId="436D5540" w14:textId="5BC68612" w:rsidR="00F24EC3" w:rsidRPr="00D10C8C" w:rsidRDefault="00F24EC3" w:rsidP="005F54FF">
      <w:r w:rsidRPr="00D10C8C">
        <w:t>Un claro ejemplo seria:</w:t>
      </w:r>
    </w:p>
    <w:p w14:paraId="59536187" w14:textId="7F885DAA" w:rsidR="00F24EC3" w:rsidRPr="00D10C8C" w:rsidRDefault="00EA4E52" w:rsidP="00EA4E52">
      <w:r w:rsidRPr="00D10C8C">
        <w:t xml:space="preserve">El usuario se encuentra en una pantalla del aplicativo </w:t>
      </w:r>
      <w:r w:rsidR="0069494E" w:rsidRPr="00D10C8C">
        <w:t xml:space="preserve">donde aparece la información del Objeto Inmobiliario sobre el que está trabajando </w:t>
      </w:r>
      <w:r w:rsidR="00916738" w:rsidRPr="00D10C8C">
        <w:t xml:space="preserve">y mediante una </w:t>
      </w:r>
      <w:r w:rsidR="00DC1AF5" w:rsidRPr="00D10C8C">
        <w:t>combinación</w:t>
      </w:r>
      <w:r w:rsidR="00916738" w:rsidRPr="00D10C8C">
        <w:t xml:space="preserve"> de teclas por ejemplo (CRTL+G, CTRL</w:t>
      </w:r>
      <w:r w:rsidR="00742300" w:rsidRPr="00D10C8C">
        <w:t>+</w:t>
      </w:r>
      <w:r w:rsidR="00916738" w:rsidRPr="00D10C8C">
        <w:t>ALT</w:t>
      </w:r>
      <w:r w:rsidR="00742300" w:rsidRPr="00D10C8C">
        <w:t>+</w:t>
      </w:r>
      <w:r w:rsidR="00916738" w:rsidRPr="00D10C8C">
        <w:t>K</w:t>
      </w:r>
      <w:r w:rsidR="00742300" w:rsidRPr="00D10C8C">
        <w:t xml:space="preserve">, u otras definibles) lanzar el proceso automático de búsqueda de toda l </w:t>
      </w:r>
      <w:r w:rsidR="00DC1AF5" w:rsidRPr="00D10C8C">
        <w:t>documentación</w:t>
      </w:r>
      <w:r w:rsidR="00742300" w:rsidRPr="00D10C8C">
        <w:t xml:space="preserve"> relativa a ese Objeto Inmobiliario </w:t>
      </w:r>
      <w:r w:rsidR="00D34F29" w:rsidRPr="00D10C8C">
        <w:t xml:space="preserve">o la grabación de documentos relativos al mismo, Apertura de </w:t>
      </w:r>
      <w:r w:rsidR="00DC1AF5" w:rsidRPr="00D10C8C">
        <w:t>expedientes</w:t>
      </w:r>
      <w:r w:rsidR="00D34F29" w:rsidRPr="00D10C8C">
        <w:t>, etc.</w:t>
      </w:r>
    </w:p>
    <w:p w14:paraId="7C412E21" w14:textId="3B3DB90E" w:rsidR="00D34F29" w:rsidRPr="00D10C8C" w:rsidRDefault="00C55366" w:rsidP="00EA4E52">
      <w:r w:rsidRPr="00D10C8C">
        <w:t>Mas información se encuentra detallada en el ANEXO 5 de este documento</w:t>
      </w:r>
    </w:p>
    <w:p w14:paraId="3F665DEA" w14:textId="77777777" w:rsidR="005F54FF" w:rsidRPr="00D10C8C" w:rsidRDefault="005F54FF" w:rsidP="005F54FF"/>
    <w:p w14:paraId="552DAAEE" w14:textId="2C59E968" w:rsidR="005F54FF" w:rsidRPr="00D10C8C" w:rsidRDefault="005F54FF" w:rsidP="005F54FF">
      <w:pPr>
        <w:pStyle w:val="Listas"/>
        <w:numPr>
          <w:ilvl w:val="0"/>
          <w:numId w:val="0"/>
        </w:numPr>
      </w:pPr>
      <w:r w:rsidRPr="00D10C8C">
        <w:t xml:space="preserve">NOTA: </w:t>
      </w:r>
      <w:r w:rsidR="00DC1AF5" w:rsidRPr="00D10C8C">
        <w:t xml:space="preserve">Se ha contemplado la </w:t>
      </w:r>
      <w:r w:rsidR="00C55366" w:rsidRPr="00D10C8C">
        <w:t>inclusión</w:t>
      </w:r>
      <w:r w:rsidR="00DC1AF5" w:rsidRPr="00D10C8C">
        <w:t xml:space="preserve"> de una licencia de Universal Connector para </w:t>
      </w:r>
      <w:r w:rsidRPr="00D10C8C">
        <w:t>la ejecución de este proyecto</w:t>
      </w:r>
    </w:p>
    <w:p w14:paraId="63F32794" w14:textId="77777777" w:rsidR="005F54FF" w:rsidRPr="00D10C8C" w:rsidRDefault="005F54FF" w:rsidP="005A6F1C">
      <w:pPr>
        <w:pStyle w:val="Listas"/>
        <w:numPr>
          <w:ilvl w:val="0"/>
          <w:numId w:val="0"/>
        </w:numPr>
      </w:pPr>
    </w:p>
    <w:p w14:paraId="225DA052" w14:textId="77777777" w:rsidR="005A6F1C" w:rsidRPr="00D10C8C" w:rsidRDefault="005A6F1C" w:rsidP="006247E2"/>
    <w:p w14:paraId="66DD91AE" w14:textId="77777777" w:rsidR="006247E2" w:rsidRPr="00D10C8C" w:rsidRDefault="006247E2" w:rsidP="006247E2"/>
    <w:p w14:paraId="4B9D5A42" w14:textId="3C399DC7" w:rsidR="006247E2" w:rsidRPr="00D10C8C" w:rsidRDefault="006247E2" w:rsidP="004A1FA1">
      <w:pPr>
        <w:pStyle w:val="Ttulo1"/>
      </w:pPr>
      <w:bookmarkStart w:id="39" w:name="_Toc97589980"/>
      <w:bookmarkStart w:id="40" w:name="_Toc188990045"/>
      <w:bookmarkStart w:id="41" w:name="_Toc188990855"/>
      <w:r w:rsidRPr="00D10C8C">
        <w:lastRenderedPageBreak/>
        <w:t>Estructura</w:t>
      </w:r>
      <w:r w:rsidR="00AB6CD0">
        <w:t xml:space="preserve"> </w:t>
      </w:r>
      <w:r w:rsidRPr="00D10C8C">
        <w:t>Documental</w:t>
      </w:r>
      <w:bookmarkEnd w:id="39"/>
      <w:bookmarkEnd w:id="40"/>
      <w:bookmarkEnd w:id="41"/>
    </w:p>
    <w:p w14:paraId="6E9C713D" w14:textId="44B9020C" w:rsidR="006247E2" w:rsidRPr="00D10C8C" w:rsidRDefault="006247E2" w:rsidP="006247E2">
      <w:r w:rsidRPr="00D10C8C">
        <w:t xml:space="preserve">A continuación, se muestran los modelos de estructura documental diseñados para la operativa del proyecto </w:t>
      </w:r>
      <w:r w:rsidR="00506260">
        <w:t>&lt;&lt;COMPAÑIA&gt;&gt;</w:t>
      </w:r>
      <w:r w:rsidRPr="00D10C8C">
        <w:t>.</w:t>
      </w:r>
    </w:p>
    <w:p w14:paraId="02B11425" w14:textId="77777777" w:rsidR="006247E2" w:rsidRPr="00D10C8C" w:rsidRDefault="006247E2" w:rsidP="006247E2">
      <w:r w:rsidRPr="00D10C8C">
        <w:t>La estructura planteada se basa en la definición de tres tipos básicos de categorías/expedientes que den soporte a cada uno de los procesos requeridos:</w:t>
      </w:r>
    </w:p>
    <w:p w14:paraId="5E5E80F8" w14:textId="77777777" w:rsidR="006247E2" w:rsidRPr="00D10C8C" w:rsidRDefault="006247E2" w:rsidP="006247E2">
      <w:pPr>
        <w:pStyle w:val="Listas"/>
      </w:pPr>
      <w:r w:rsidRPr="00D10C8C">
        <w:t>Documentación del Servicio</w:t>
      </w:r>
    </w:p>
    <w:p w14:paraId="6A868668" w14:textId="77777777" w:rsidR="006247E2" w:rsidRPr="00D10C8C" w:rsidRDefault="006247E2" w:rsidP="006247E2">
      <w:pPr>
        <w:pStyle w:val="Listas"/>
      </w:pPr>
      <w:r w:rsidRPr="00D10C8C">
        <w:t>Máster Data (Tablas maestras)</w:t>
      </w:r>
    </w:p>
    <w:p w14:paraId="45DF2C3B" w14:textId="77777777" w:rsidR="006247E2" w:rsidRPr="00D10C8C" w:rsidRDefault="006247E2" w:rsidP="006247E2">
      <w:pPr>
        <w:pStyle w:val="Listas"/>
      </w:pPr>
      <w:r w:rsidRPr="00D10C8C">
        <w:t>Registros de Operación</w:t>
      </w:r>
    </w:p>
    <w:p w14:paraId="1F24DA65" w14:textId="77777777" w:rsidR="006247E2" w:rsidRPr="00D10C8C" w:rsidRDefault="006247E2" w:rsidP="00E732D1">
      <w:pPr>
        <w:pStyle w:val="Ttulo2"/>
      </w:pPr>
      <w:bookmarkStart w:id="42" w:name="_Toc97589981"/>
      <w:bookmarkStart w:id="43" w:name="_Toc188990046"/>
      <w:bookmarkStart w:id="44" w:name="_Toc188990856"/>
      <w:r w:rsidRPr="00D10C8C">
        <w:t xml:space="preserve">Documentación del </w:t>
      </w:r>
      <w:bookmarkEnd w:id="42"/>
      <w:r w:rsidRPr="00D10C8C">
        <w:t>servicio</w:t>
      </w:r>
      <w:bookmarkEnd w:id="43"/>
      <w:bookmarkEnd w:id="44"/>
      <w:r w:rsidRPr="00D10C8C">
        <w:t xml:space="preserve"> </w:t>
      </w:r>
    </w:p>
    <w:p w14:paraId="63DB1F3E" w14:textId="3A9B714C" w:rsidR="006247E2" w:rsidRPr="00D10C8C" w:rsidRDefault="006247E2" w:rsidP="006247E2">
      <w:r w:rsidRPr="00D10C8C">
        <w:t>Bajo esta denominación se encuentran las Categorías Documentales destinadas a mantener la documentación del servicio en lugar seguro, accesible y rápido a los usuarios, de manera que permita una rápida consulta durante la ejecución y la garantía de disponer de los últimos procedimientos o documentación actualizados y disponibles para todos.</w:t>
      </w:r>
    </w:p>
    <w:p w14:paraId="684A8375" w14:textId="78564FC4" w:rsidR="006247E2" w:rsidRPr="00D10C8C" w:rsidRDefault="00E732D1" w:rsidP="006247E2">
      <w:r w:rsidRPr="00D10C8C">
        <w:rPr>
          <w:noProof/>
        </w:rPr>
        <w:drawing>
          <wp:anchor distT="0" distB="0" distL="114300" distR="114300" simplePos="0" relativeHeight="251658275" behindDoc="0" locked="0" layoutInCell="1" allowOverlap="1" wp14:anchorId="5F0AB67A" wp14:editId="2F1022C9">
            <wp:simplePos x="0" y="0"/>
            <wp:positionH relativeFrom="column">
              <wp:posOffset>54676</wp:posOffset>
            </wp:positionH>
            <wp:positionV relativeFrom="paragraph">
              <wp:posOffset>147320</wp:posOffset>
            </wp:positionV>
            <wp:extent cx="2298700" cy="508000"/>
            <wp:effectExtent l="0" t="0" r="6350" b="6350"/>
            <wp:wrapTopAndBottom/>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a:picLocks noChangeAspect="1" noChangeArrowheads="1"/>
                    </pic:cNvPicPr>
                  </pic:nvPicPr>
                  <pic:blipFill>
                    <a:blip r:embed="rId10">
                      <a:extLst>
                        <a:ext uri="{28A0092B-C50C-407E-A947-70E740481C1C}">
                          <a14:useLocalDpi xmlns:a14="http://schemas.microsoft.com/office/drawing/2010/main" val="0"/>
                        </a:ext>
                      </a:extLst>
                    </a:blip>
                    <a:srcRect t="7934" b="7934"/>
                    <a:stretch>
                      <a:fillRect/>
                    </a:stretch>
                  </pic:blipFill>
                  <pic:spPr bwMode="auto">
                    <a:xfrm>
                      <a:off x="0" y="0"/>
                      <a:ext cx="2298700" cy="508000"/>
                    </a:xfrm>
                    <a:prstGeom prst="rect">
                      <a:avLst/>
                    </a:prstGeom>
                    <a:noFill/>
                    <a:ln>
                      <a:noFill/>
                    </a:ln>
                    <a:extLst>
                      <a:ext uri="{53640926-AAD7-44D8-BBD7-CCE9431645EC}">
                        <a14:shadowObscured xmlns:a14="http://schemas.microsoft.com/office/drawing/2010/main"/>
                      </a:ext>
                    </a:extLst>
                  </pic:spPr>
                </pic:pic>
              </a:graphicData>
            </a:graphic>
          </wp:anchor>
        </w:drawing>
      </w:r>
    </w:p>
    <w:p w14:paraId="0DA21BF7" w14:textId="77777777" w:rsidR="006247E2" w:rsidRPr="00D10C8C" w:rsidRDefault="006247E2" w:rsidP="00E732D1">
      <w:pPr>
        <w:pStyle w:val="Titulo3"/>
      </w:pPr>
      <w:bookmarkStart w:id="45" w:name="_Toc97589982"/>
      <w:bookmarkStart w:id="46" w:name="_Toc188990047"/>
      <w:bookmarkStart w:id="47" w:name="_Toc188990857"/>
      <w:r w:rsidRPr="00D10C8C">
        <w:t>Documentación del servicio</w:t>
      </w:r>
      <w:bookmarkEnd w:id="45"/>
      <w:bookmarkEnd w:id="46"/>
      <w:bookmarkEnd w:id="47"/>
    </w:p>
    <w:p w14:paraId="1F177AE5" w14:textId="77777777" w:rsidR="006247E2" w:rsidRPr="00D10C8C" w:rsidRDefault="006247E2" w:rsidP="006247E2">
      <w:r w:rsidRPr="00D10C8C">
        <w:t>Aloja los manuales, procedimientos y comunicaciones clave para la ejecución del servicio y que deben estar disponibles tanto para los operadores del servicio como para los responsables de este.</w:t>
      </w:r>
    </w:p>
    <w:p w14:paraId="6566A932" w14:textId="2B1C9E58" w:rsidR="006247E2" w:rsidRPr="00D10C8C" w:rsidRDefault="006247E2" w:rsidP="006247E2">
      <w:r w:rsidRPr="00D10C8C">
        <w:rPr>
          <w:noProof/>
        </w:rPr>
        <mc:AlternateContent>
          <mc:Choice Requires="wps">
            <w:drawing>
              <wp:anchor distT="45720" distB="45720" distL="114300" distR="114300" simplePos="0" relativeHeight="251658243" behindDoc="0" locked="0" layoutInCell="1" allowOverlap="1" wp14:anchorId="6EAAC650" wp14:editId="31CDFADE">
                <wp:simplePos x="0" y="0"/>
                <wp:positionH relativeFrom="column">
                  <wp:posOffset>2758440</wp:posOffset>
                </wp:positionH>
                <wp:positionV relativeFrom="paragraph">
                  <wp:posOffset>273050</wp:posOffset>
                </wp:positionV>
                <wp:extent cx="2190750" cy="1244600"/>
                <wp:effectExtent l="0" t="0" r="0" b="0"/>
                <wp:wrapSquare wrapText="bothSides"/>
                <wp:docPr id="841" name="Cuadro de texto 8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1244600"/>
                        </a:xfrm>
                        <a:prstGeom prst="rect">
                          <a:avLst/>
                        </a:prstGeom>
                        <a:solidFill>
                          <a:srgbClr val="FFFFC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5F2817" w14:textId="77777777" w:rsidR="006247E2" w:rsidRDefault="006247E2" w:rsidP="007F2FA6">
                            <w:pPr>
                              <w:pStyle w:val="Prrafodelista"/>
                              <w:numPr>
                                <w:ilvl w:val="0"/>
                                <w:numId w:val="9"/>
                              </w:numPr>
                              <w:spacing w:line="240" w:lineRule="auto"/>
                              <w:ind w:left="284" w:hanging="284"/>
                              <w:jc w:val="left"/>
                              <w:rPr>
                                <w:sz w:val="14"/>
                                <w:szCs w:val="20"/>
                              </w:rPr>
                            </w:pPr>
                            <w:r w:rsidRPr="002E66C9">
                              <w:rPr>
                                <w:sz w:val="14"/>
                                <w:szCs w:val="20"/>
                              </w:rPr>
                              <w:t>Código único del documento</w:t>
                            </w:r>
                          </w:p>
                          <w:p w14:paraId="7591F4EF" w14:textId="77777777" w:rsidR="006247E2" w:rsidRPr="002E66C9" w:rsidRDefault="006247E2" w:rsidP="006247E2">
                            <w:pPr>
                              <w:pStyle w:val="Prrafodelista"/>
                              <w:spacing w:line="240" w:lineRule="auto"/>
                              <w:ind w:left="284"/>
                              <w:jc w:val="left"/>
                              <w:rPr>
                                <w:sz w:val="14"/>
                                <w:szCs w:val="20"/>
                              </w:rPr>
                            </w:pPr>
                          </w:p>
                          <w:p w14:paraId="7B6E7B51" w14:textId="77777777" w:rsidR="006247E2" w:rsidRDefault="006247E2" w:rsidP="007F2FA6">
                            <w:pPr>
                              <w:pStyle w:val="Prrafodelista"/>
                              <w:numPr>
                                <w:ilvl w:val="0"/>
                                <w:numId w:val="9"/>
                              </w:numPr>
                              <w:spacing w:line="240" w:lineRule="auto"/>
                              <w:ind w:left="284" w:hanging="284"/>
                              <w:jc w:val="left"/>
                              <w:rPr>
                                <w:sz w:val="14"/>
                                <w:szCs w:val="20"/>
                              </w:rPr>
                            </w:pPr>
                            <w:r w:rsidRPr="002E66C9">
                              <w:rPr>
                                <w:sz w:val="14"/>
                                <w:szCs w:val="20"/>
                              </w:rPr>
                              <w:t>Descripción del documento</w:t>
                            </w:r>
                          </w:p>
                          <w:p w14:paraId="587DD46D" w14:textId="77777777" w:rsidR="006247E2" w:rsidRPr="002E66C9" w:rsidRDefault="006247E2" w:rsidP="006247E2">
                            <w:pPr>
                              <w:pStyle w:val="Prrafodelista"/>
                              <w:spacing w:line="240" w:lineRule="auto"/>
                              <w:ind w:left="284"/>
                              <w:jc w:val="left"/>
                              <w:rPr>
                                <w:sz w:val="14"/>
                                <w:szCs w:val="20"/>
                              </w:rPr>
                            </w:pPr>
                          </w:p>
                          <w:p w14:paraId="6E4B3921" w14:textId="77777777" w:rsidR="006247E2" w:rsidRDefault="006247E2" w:rsidP="007F2FA6">
                            <w:pPr>
                              <w:pStyle w:val="Prrafodelista"/>
                              <w:numPr>
                                <w:ilvl w:val="0"/>
                                <w:numId w:val="9"/>
                              </w:numPr>
                              <w:spacing w:line="240" w:lineRule="auto"/>
                              <w:ind w:left="284" w:hanging="284"/>
                              <w:jc w:val="left"/>
                              <w:rPr>
                                <w:sz w:val="14"/>
                                <w:szCs w:val="20"/>
                              </w:rPr>
                            </w:pPr>
                            <w:r w:rsidRPr="002E66C9">
                              <w:rPr>
                                <w:sz w:val="14"/>
                                <w:szCs w:val="20"/>
                              </w:rPr>
                              <w:t>Enlace URL al documento</w:t>
                            </w:r>
                          </w:p>
                          <w:p w14:paraId="56DB9788" w14:textId="77777777" w:rsidR="006247E2" w:rsidRDefault="006247E2" w:rsidP="006247E2">
                            <w:pPr>
                              <w:pStyle w:val="Prrafodelista"/>
                              <w:spacing w:line="240" w:lineRule="auto"/>
                              <w:ind w:left="284"/>
                              <w:jc w:val="left"/>
                              <w:rPr>
                                <w:sz w:val="14"/>
                                <w:szCs w:val="20"/>
                              </w:rPr>
                            </w:pPr>
                          </w:p>
                          <w:p w14:paraId="41510FA7" w14:textId="77777777" w:rsidR="006247E2" w:rsidRDefault="006247E2" w:rsidP="007F2FA6">
                            <w:pPr>
                              <w:pStyle w:val="Prrafodelista"/>
                              <w:numPr>
                                <w:ilvl w:val="0"/>
                                <w:numId w:val="9"/>
                              </w:numPr>
                              <w:spacing w:line="240" w:lineRule="auto"/>
                              <w:ind w:left="284" w:hanging="284"/>
                              <w:jc w:val="left"/>
                              <w:rPr>
                                <w:sz w:val="14"/>
                                <w:szCs w:val="20"/>
                              </w:rPr>
                            </w:pPr>
                            <w:r w:rsidRPr="002E66C9">
                              <w:rPr>
                                <w:sz w:val="14"/>
                                <w:szCs w:val="20"/>
                              </w:rPr>
                              <w:t>Observaciones / Descripción</w:t>
                            </w:r>
                          </w:p>
                          <w:p w14:paraId="5DD24BF0" w14:textId="77777777" w:rsidR="006247E2" w:rsidRPr="002E66C9" w:rsidRDefault="006247E2" w:rsidP="006247E2">
                            <w:pPr>
                              <w:pStyle w:val="Prrafodelista"/>
                              <w:spacing w:line="240" w:lineRule="auto"/>
                              <w:ind w:left="284"/>
                              <w:jc w:val="left"/>
                              <w:rPr>
                                <w:sz w:val="14"/>
                                <w:szCs w:val="20"/>
                              </w:rPr>
                            </w:pPr>
                          </w:p>
                          <w:p w14:paraId="67B820F5" w14:textId="77777777" w:rsidR="006247E2" w:rsidRPr="002E66C9" w:rsidRDefault="006247E2" w:rsidP="007F2FA6">
                            <w:pPr>
                              <w:pStyle w:val="Prrafodelista"/>
                              <w:numPr>
                                <w:ilvl w:val="0"/>
                                <w:numId w:val="9"/>
                              </w:numPr>
                              <w:spacing w:line="240" w:lineRule="auto"/>
                              <w:ind w:left="284" w:hanging="284"/>
                              <w:jc w:val="left"/>
                              <w:rPr>
                                <w:sz w:val="14"/>
                                <w:szCs w:val="20"/>
                              </w:rPr>
                            </w:pPr>
                            <w:r w:rsidRPr="002E66C9">
                              <w:rPr>
                                <w:sz w:val="14"/>
                                <w:szCs w:val="20"/>
                              </w:rPr>
                              <w:t>Lista de distribución para automatización de notificaciones sobre actualizaciones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AAC650" id="Cuadro de texto 841" o:spid="_x0000_s1027" type="#_x0000_t202" style="position:absolute;left:0;text-align:left;margin-left:217.2pt;margin-top:21.5pt;width:172.5pt;height:98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" fillcolor="#ffc" stroked="f">
                <v:textbox>
                  <w:txbxContent>
                    <w:p w14:paraId="785F2817" w14:textId="77777777" w:rsidR="006247E2" w:rsidRDefault="006247E2" w:rsidP="007F2FA6">
                      <w:pPr>
                        <w:pStyle w:val="Prrafodelista"/>
                        <w:numPr>
                          <w:ilvl w:val="0"/>
                          <w:numId w:val="9"/>
                        </w:numPr>
                        <w:spacing w:line="240" w:lineRule="auto"/>
                        <w:ind w:left="284" w:hanging="284"/>
                        <w:jc w:val="left"/>
                        <w:rPr>
                          <w:sz w:val="14"/>
                          <w:szCs w:val="20"/>
                        </w:rPr>
                      </w:pPr>
                      <w:r w:rsidRPr="002E66C9">
                        <w:rPr>
                          <w:sz w:val="14"/>
                          <w:szCs w:val="20"/>
                        </w:rPr>
                        <w:t>Código único del documento</w:t>
                      </w:r>
                    </w:p>
                    <w:p w14:paraId="7591F4EF" w14:textId="77777777" w:rsidR="006247E2" w:rsidRPr="002E66C9" w:rsidRDefault="006247E2" w:rsidP="006247E2">
                      <w:pPr>
                        <w:pStyle w:val="Prrafodelista"/>
                        <w:spacing w:line="240" w:lineRule="auto"/>
                        <w:ind w:left="284"/>
                        <w:jc w:val="left"/>
                        <w:rPr>
                          <w:sz w:val="14"/>
                          <w:szCs w:val="20"/>
                        </w:rPr>
                      </w:pPr>
                    </w:p>
                    <w:p w14:paraId="7B6E7B51" w14:textId="77777777" w:rsidR="006247E2" w:rsidRDefault="006247E2" w:rsidP="007F2FA6">
                      <w:pPr>
                        <w:pStyle w:val="Prrafodelista"/>
                        <w:numPr>
                          <w:ilvl w:val="0"/>
                          <w:numId w:val="9"/>
                        </w:numPr>
                        <w:spacing w:line="240" w:lineRule="auto"/>
                        <w:ind w:left="284" w:hanging="284"/>
                        <w:jc w:val="left"/>
                        <w:rPr>
                          <w:sz w:val="14"/>
                          <w:szCs w:val="20"/>
                        </w:rPr>
                      </w:pPr>
                      <w:r w:rsidRPr="002E66C9">
                        <w:rPr>
                          <w:sz w:val="14"/>
                          <w:szCs w:val="20"/>
                        </w:rPr>
                        <w:t>Descripción del documento</w:t>
                      </w:r>
                    </w:p>
                    <w:p w14:paraId="587DD46D" w14:textId="77777777" w:rsidR="006247E2" w:rsidRPr="002E66C9" w:rsidRDefault="006247E2" w:rsidP="006247E2">
                      <w:pPr>
                        <w:pStyle w:val="Prrafodelista"/>
                        <w:spacing w:line="240" w:lineRule="auto"/>
                        <w:ind w:left="284"/>
                        <w:jc w:val="left"/>
                        <w:rPr>
                          <w:sz w:val="14"/>
                          <w:szCs w:val="20"/>
                        </w:rPr>
                      </w:pPr>
                    </w:p>
                    <w:p w14:paraId="6E4B3921" w14:textId="77777777" w:rsidR="006247E2" w:rsidRDefault="006247E2" w:rsidP="007F2FA6">
                      <w:pPr>
                        <w:pStyle w:val="Prrafodelista"/>
                        <w:numPr>
                          <w:ilvl w:val="0"/>
                          <w:numId w:val="9"/>
                        </w:numPr>
                        <w:spacing w:line="240" w:lineRule="auto"/>
                        <w:ind w:left="284" w:hanging="284"/>
                        <w:jc w:val="left"/>
                        <w:rPr>
                          <w:sz w:val="14"/>
                          <w:szCs w:val="20"/>
                        </w:rPr>
                      </w:pPr>
                      <w:r w:rsidRPr="002E66C9">
                        <w:rPr>
                          <w:sz w:val="14"/>
                          <w:szCs w:val="20"/>
                        </w:rPr>
                        <w:t>Enlace URL al documento</w:t>
                      </w:r>
                    </w:p>
                    <w:p w14:paraId="56DB9788" w14:textId="77777777" w:rsidR="006247E2" w:rsidRDefault="006247E2" w:rsidP="006247E2">
                      <w:pPr>
                        <w:pStyle w:val="Prrafodelista"/>
                        <w:spacing w:line="240" w:lineRule="auto"/>
                        <w:ind w:left="284"/>
                        <w:jc w:val="left"/>
                        <w:rPr>
                          <w:sz w:val="14"/>
                          <w:szCs w:val="20"/>
                        </w:rPr>
                      </w:pPr>
                    </w:p>
                    <w:p w14:paraId="41510FA7" w14:textId="77777777" w:rsidR="006247E2" w:rsidRDefault="006247E2" w:rsidP="007F2FA6">
                      <w:pPr>
                        <w:pStyle w:val="Prrafodelista"/>
                        <w:numPr>
                          <w:ilvl w:val="0"/>
                          <w:numId w:val="9"/>
                        </w:numPr>
                        <w:spacing w:line="240" w:lineRule="auto"/>
                        <w:ind w:left="284" w:hanging="284"/>
                        <w:jc w:val="left"/>
                        <w:rPr>
                          <w:sz w:val="14"/>
                          <w:szCs w:val="20"/>
                        </w:rPr>
                      </w:pPr>
                      <w:r w:rsidRPr="002E66C9">
                        <w:rPr>
                          <w:sz w:val="14"/>
                          <w:szCs w:val="20"/>
                        </w:rPr>
                        <w:t>Observaciones / Descripción</w:t>
                      </w:r>
                    </w:p>
                    <w:p w14:paraId="5DD24BF0" w14:textId="77777777" w:rsidR="006247E2" w:rsidRPr="002E66C9" w:rsidRDefault="006247E2" w:rsidP="006247E2">
                      <w:pPr>
                        <w:pStyle w:val="Prrafodelista"/>
                        <w:spacing w:line="240" w:lineRule="auto"/>
                        <w:ind w:left="284"/>
                        <w:jc w:val="left"/>
                        <w:rPr>
                          <w:sz w:val="14"/>
                          <w:szCs w:val="20"/>
                        </w:rPr>
                      </w:pPr>
                    </w:p>
                    <w:p w14:paraId="67B820F5" w14:textId="77777777" w:rsidR="006247E2" w:rsidRPr="002E66C9" w:rsidRDefault="006247E2" w:rsidP="007F2FA6">
                      <w:pPr>
                        <w:pStyle w:val="Prrafodelista"/>
                        <w:numPr>
                          <w:ilvl w:val="0"/>
                          <w:numId w:val="9"/>
                        </w:numPr>
                        <w:spacing w:line="240" w:lineRule="auto"/>
                        <w:ind w:left="284" w:hanging="284"/>
                        <w:jc w:val="left"/>
                        <w:rPr>
                          <w:sz w:val="14"/>
                          <w:szCs w:val="20"/>
                        </w:rPr>
                      </w:pPr>
                      <w:r w:rsidRPr="002E66C9">
                        <w:rPr>
                          <w:sz w:val="14"/>
                          <w:szCs w:val="20"/>
                        </w:rPr>
                        <w:t>Lista de distribución para automatización de notificaciones sobre actualizaciones</w:t>
                      </w:r>
                    </w:p>
                  </w:txbxContent>
                </v:textbox>
                <w10:wrap type="square"/>
              </v:shape>
            </w:pict>
          </mc:Fallback>
        </mc:AlternateContent>
      </w:r>
      <w:r w:rsidRPr="00D10C8C">
        <w:rPr>
          <w:noProof/>
        </w:rPr>
        <w:drawing>
          <wp:anchor distT="0" distB="0" distL="114300" distR="114300" simplePos="0" relativeHeight="251658240" behindDoc="0" locked="0" layoutInCell="1" allowOverlap="1" wp14:anchorId="65AB3CC6" wp14:editId="1AD68C43">
            <wp:simplePos x="0" y="0"/>
            <wp:positionH relativeFrom="column">
              <wp:posOffset>50800</wp:posOffset>
            </wp:positionH>
            <wp:positionV relativeFrom="paragraph">
              <wp:posOffset>26670</wp:posOffset>
            </wp:positionV>
            <wp:extent cx="2270760" cy="1770380"/>
            <wp:effectExtent l="19050" t="19050" r="15240" b="20320"/>
            <wp:wrapTopAndBottom/>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a:picLocks noChangeAspect="1" noChangeArrowheads="1"/>
                    </pic:cNvPicPr>
                  </pic:nvPicPr>
                  <pic:blipFill rotWithShape="1">
                    <a:blip r:embed="rId11">
                      <a:extLst>
                        <a:ext uri="{28A0092B-C50C-407E-A947-70E740481C1C}">
                          <a14:useLocalDpi xmlns:a14="http://schemas.microsoft.com/office/drawing/2010/main" val="0"/>
                        </a:ext>
                      </a:extLst>
                    </a:blip>
                    <a:srcRect t="20692"/>
                    <a:stretch/>
                  </pic:blipFill>
                  <pic:spPr bwMode="auto">
                    <a:xfrm>
                      <a:off x="0" y="0"/>
                      <a:ext cx="2270760" cy="1770380"/>
                    </a:xfrm>
                    <a:prstGeom prst="rect">
                      <a:avLst/>
                    </a:prstGeom>
                    <a:noFill/>
                    <a:ln w="3175"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E75DC1A" w14:textId="77777777" w:rsidR="006247E2" w:rsidRPr="00D10C8C" w:rsidRDefault="006247E2" w:rsidP="006247E2">
      <w:pPr>
        <w:pStyle w:val="PiedeFoto"/>
        <w:jc w:val="left"/>
        <w:rPr>
          <w:rFonts w:asciiTheme="majorHAnsi" w:eastAsia="Arial" w:hAnsiTheme="majorHAnsi" w:cstheme="majorBidi"/>
          <w:b/>
          <w:bCs/>
        </w:rPr>
      </w:pPr>
      <w:bookmarkStart w:id="48" w:name="_Toc187188494"/>
      <w:r w:rsidRPr="00D10C8C">
        <w:t>Documentación del Servicio</w:t>
      </w:r>
      <w:bookmarkEnd w:id="48"/>
    </w:p>
    <w:p w14:paraId="09B4584A" w14:textId="00D371DE" w:rsidR="006247E2" w:rsidRPr="00D10C8C" w:rsidRDefault="006247E2" w:rsidP="006247E2">
      <w:pPr>
        <w:spacing w:after="200" w:line="276" w:lineRule="auto"/>
        <w:jc w:val="left"/>
      </w:pPr>
    </w:p>
    <w:p w14:paraId="74E24FAF" w14:textId="77777777" w:rsidR="007428EE" w:rsidRPr="00D10C8C" w:rsidRDefault="007428EE" w:rsidP="006247E2">
      <w:pPr>
        <w:spacing w:after="200" w:line="276" w:lineRule="auto"/>
        <w:jc w:val="left"/>
      </w:pPr>
    </w:p>
    <w:p w14:paraId="7E6C4FF3" w14:textId="77777777" w:rsidR="007428EE" w:rsidRPr="00D10C8C" w:rsidRDefault="007428EE">
      <w:pPr>
        <w:spacing w:after="160" w:line="259" w:lineRule="auto"/>
        <w:jc w:val="left"/>
        <w:rPr>
          <w:rFonts w:ascii="Montserrat Light" w:eastAsiaTheme="majorEastAsia" w:hAnsi="Montserrat Light" w:cstheme="majorBidi"/>
          <w:b/>
          <w:color w:val="C00000"/>
          <w:sz w:val="24"/>
          <w:szCs w:val="26"/>
        </w:rPr>
      </w:pPr>
      <w:r w:rsidRPr="00D10C8C">
        <w:br w:type="page"/>
      </w:r>
    </w:p>
    <w:p w14:paraId="66ABB8C4" w14:textId="3F997D65" w:rsidR="006247E2" w:rsidRPr="00D10C8C" w:rsidRDefault="006247E2" w:rsidP="00E732D1">
      <w:pPr>
        <w:pStyle w:val="Titulo3"/>
      </w:pPr>
      <w:bookmarkStart w:id="49" w:name="_Toc188990048"/>
      <w:bookmarkStart w:id="50" w:name="_Toc188990858"/>
      <w:r w:rsidRPr="00D10C8C">
        <w:lastRenderedPageBreak/>
        <w:t>Auditorias WF</w:t>
      </w:r>
      <w:bookmarkEnd w:id="49"/>
      <w:bookmarkEnd w:id="50"/>
    </w:p>
    <w:p w14:paraId="64DC25A5" w14:textId="28D094C6" w:rsidR="006247E2" w:rsidRPr="00D10C8C" w:rsidRDefault="006247E2" w:rsidP="006247E2">
      <w:r w:rsidRPr="00D10C8C">
        <w:t>Esta categoría tiene el objetivo de almacenar un registro detallado de todos los flujos de trabajo asociados a la documentación y que hayan finalizado.</w:t>
      </w:r>
    </w:p>
    <w:p w14:paraId="6C9D211A" w14:textId="1576E60D" w:rsidR="006247E2" w:rsidRPr="00D10C8C" w:rsidRDefault="006247E2" w:rsidP="006247E2">
      <w:r w:rsidRPr="00D10C8C">
        <w:t xml:space="preserve">Este registro proporcionará un detalle exhaustivo de los tiempos de respuesta, los usuarios que han actuado sobre él, y los caminos de decisión realizados. </w:t>
      </w:r>
    </w:p>
    <w:p w14:paraId="630BCD71" w14:textId="141BB280" w:rsidR="006247E2" w:rsidRPr="00D10C8C" w:rsidRDefault="00D4367F" w:rsidP="006247E2">
      <w:r w:rsidRPr="00D10C8C">
        <w:rPr>
          <w:noProof/>
        </w:rPr>
        <w:drawing>
          <wp:anchor distT="0" distB="0" distL="114300" distR="114300" simplePos="0" relativeHeight="251658253" behindDoc="0" locked="0" layoutInCell="1" allowOverlap="1" wp14:anchorId="4CED7AAB" wp14:editId="24C26741">
            <wp:simplePos x="0" y="0"/>
            <wp:positionH relativeFrom="column">
              <wp:posOffset>34290</wp:posOffset>
            </wp:positionH>
            <wp:positionV relativeFrom="paragraph">
              <wp:posOffset>478155</wp:posOffset>
            </wp:positionV>
            <wp:extent cx="2668905" cy="2075180"/>
            <wp:effectExtent l="0" t="0" r="0" b="1270"/>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2">
                      <a:extLst>
                        <a:ext uri="{28A0092B-C50C-407E-A947-70E740481C1C}">
                          <a14:useLocalDpi xmlns:a14="http://schemas.microsoft.com/office/drawing/2010/main" val="0"/>
                        </a:ext>
                      </a:extLst>
                    </a:blip>
                    <a:stretch>
                      <a:fillRect/>
                    </a:stretch>
                  </pic:blipFill>
                  <pic:spPr>
                    <a:xfrm>
                      <a:off x="0" y="0"/>
                      <a:ext cx="2668905" cy="2075180"/>
                    </a:xfrm>
                    <a:prstGeom prst="rect">
                      <a:avLst/>
                    </a:prstGeom>
                  </pic:spPr>
                </pic:pic>
              </a:graphicData>
            </a:graphic>
            <wp14:sizeRelH relativeFrom="margin">
              <wp14:pctWidth>0</wp14:pctWidth>
            </wp14:sizeRelH>
          </wp:anchor>
        </w:drawing>
      </w:r>
      <w:r w:rsidR="006247E2" w:rsidRPr="00D10C8C">
        <w:t>La importancia de disponer de un detalle de cada proceso es clave para la correcta gestión de cara a auditorias, gestión de la calidad de los servicios y resolución de incidencias.</w:t>
      </w:r>
    </w:p>
    <w:p w14:paraId="56D55093" w14:textId="494C6DC3" w:rsidR="006247E2" w:rsidRPr="00D10C8C" w:rsidRDefault="006247E2" w:rsidP="006247E2">
      <w:r w:rsidRPr="00D10C8C">
        <w:rPr>
          <w:noProof/>
        </w:rPr>
        <mc:AlternateContent>
          <mc:Choice Requires="wps">
            <w:drawing>
              <wp:anchor distT="45720" distB="45720" distL="114300" distR="114300" simplePos="0" relativeHeight="251658249" behindDoc="0" locked="0" layoutInCell="1" allowOverlap="1" wp14:anchorId="2886CC9F" wp14:editId="3CDBA4C9">
                <wp:simplePos x="0" y="0"/>
                <wp:positionH relativeFrom="column">
                  <wp:posOffset>3041650</wp:posOffset>
                </wp:positionH>
                <wp:positionV relativeFrom="paragraph">
                  <wp:posOffset>394970</wp:posOffset>
                </wp:positionV>
                <wp:extent cx="2190750" cy="1244600"/>
                <wp:effectExtent l="0" t="0" r="2540" b="0"/>
                <wp:wrapSquare wrapText="bothSides"/>
                <wp:docPr id="840" name="Cuadro de texto 8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1244600"/>
                        </a:xfrm>
                        <a:prstGeom prst="rect">
                          <a:avLst/>
                        </a:prstGeom>
                        <a:solidFill>
                          <a:srgbClr val="FFFFC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90C8AA" w14:textId="77777777" w:rsidR="006247E2" w:rsidRDefault="006247E2" w:rsidP="007F2FA6">
                            <w:pPr>
                              <w:pStyle w:val="Prrafodelista"/>
                              <w:numPr>
                                <w:ilvl w:val="0"/>
                                <w:numId w:val="20"/>
                              </w:numPr>
                              <w:spacing w:line="240" w:lineRule="auto"/>
                              <w:ind w:left="284" w:hanging="284"/>
                              <w:jc w:val="left"/>
                              <w:rPr>
                                <w:sz w:val="14"/>
                                <w:szCs w:val="20"/>
                              </w:rPr>
                            </w:pPr>
                            <w:r>
                              <w:rPr>
                                <w:sz w:val="14"/>
                                <w:szCs w:val="20"/>
                              </w:rPr>
                              <w:t>ID de la Notificación</w:t>
                            </w:r>
                          </w:p>
                          <w:p w14:paraId="1C6ED191" w14:textId="77777777" w:rsidR="006247E2" w:rsidRPr="002E66C9" w:rsidRDefault="006247E2" w:rsidP="006247E2">
                            <w:pPr>
                              <w:pStyle w:val="Prrafodelista"/>
                              <w:spacing w:line="240" w:lineRule="auto"/>
                              <w:ind w:left="284"/>
                              <w:jc w:val="left"/>
                              <w:rPr>
                                <w:sz w:val="14"/>
                                <w:szCs w:val="20"/>
                              </w:rPr>
                            </w:pPr>
                          </w:p>
                          <w:p w14:paraId="626A56CE" w14:textId="77777777" w:rsidR="006247E2" w:rsidRDefault="006247E2" w:rsidP="007F2FA6">
                            <w:pPr>
                              <w:pStyle w:val="Prrafodelista"/>
                              <w:numPr>
                                <w:ilvl w:val="0"/>
                                <w:numId w:val="20"/>
                              </w:numPr>
                              <w:spacing w:line="240" w:lineRule="auto"/>
                              <w:ind w:left="284" w:hanging="284"/>
                              <w:jc w:val="left"/>
                              <w:rPr>
                                <w:sz w:val="14"/>
                                <w:szCs w:val="20"/>
                              </w:rPr>
                            </w:pPr>
                            <w:r>
                              <w:rPr>
                                <w:sz w:val="14"/>
                                <w:szCs w:val="20"/>
                              </w:rPr>
                              <w:t>Organismo de Origen</w:t>
                            </w:r>
                          </w:p>
                          <w:p w14:paraId="24910058" w14:textId="77777777" w:rsidR="006247E2" w:rsidRPr="002E66C9" w:rsidRDefault="006247E2" w:rsidP="006247E2">
                            <w:pPr>
                              <w:pStyle w:val="Prrafodelista"/>
                              <w:spacing w:line="240" w:lineRule="auto"/>
                              <w:ind w:left="284"/>
                              <w:jc w:val="left"/>
                              <w:rPr>
                                <w:sz w:val="14"/>
                                <w:szCs w:val="20"/>
                              </w:rPr>
                            </w:pPr>
                          </w:p>
                          <w:p w14:paraId="69C6EBD6" w14:textId="77777777" w:rsidR="006247E2" w:rsidRDefault="006247E2" w:rsidP="007F2FA6">
                            <w:pPr>
                              <w:pStyle w:val="Prrafodelista"/>
                              <w:numPr>
                                <w:ilvl w:val="0"/>
                                <w:numId w:val="20"/>
                              </w:numPr>
                              <w:spacing w:line="240" w:lineRule="auto"/>
                              <w:ind w:left="284" w:hanging="284"/>
                              <w:jc w:val="left"/>
                              <w:rPr>
                                <w:sz w:val="14"/>
                                <w:szCs w:val="20"/>
                              </w:rPr>
                            </w:pPr>
                            <w:r>
                              <w:rPr>
                                <w:sz w:val="14"/>
                                <w:szCs w:val="20"/>
                              </w:rPr>
                              <w:t>ID del Organismo</w:t>
                            </w:r>
                          </w:p>
                          <w:p w14:paraId="0F524F9B" w14:textId="77777777" w:rsidR="006247E2" w:rsidRDefault="006247E2" w:rsidP="006247E2">
                            <w:pPr>
                              <w:pStyle w:val="Prrafodelista"/>
                              <w:spacing w:line="240" w:lineRule="auto"/>
                              <w:ind w:left="284"/>
                              <w:jc w:val="left"/>
                              <w:rPr>
                                <w:sz w:val="14"/>
                                <w:szCs w:val="20"/>
                              </w:rPr>
                            </w:pPr>
                          </w:p>
                          <w:p w14:paraId="63C49F22" w14:textId="77777777" w:rsidR="006247E2" w:rsidRDefault="006247E2" w:rsidP="007F2FA6">
                            <w:pPr>
                              <w:pStyle w:val="Prrafodelista"/>
                              <w:numPr>
                                <w:ilvl w:val="0"/>
                                <w:numId w:val="20"/>
                              </w:numPr>
                              <w:spacing w:line="240" w:lineRule="auto"/>
                              <w:ind w:left="284" w:hanging="284"/>
                              <w:jc w:val="left"/>
                              <w:rPr>
                                <w:sz w:val="14"/>
                                <w:szCs w:val="20"/>
                              </w:rPr>
                            </w:pPr>
                            <w:r>
                              <w:rPr>
                                <w:sz w:val="14"/>
                                <w:szCs w:val="20"/>
                              </w:rPr>
                              <w:t>Proceso registrado</w:t>
                            </w:r>
                          </w:p>
                          <w:p w14:paraId="0919D38A" w14:textId="77777777" w:rsidR="006247E2" w:rsidRPr="002E66C9" w:rsidRDefault="006247E2" w:rsidP="006247E2">
                            <w:pPr>
                              <w:pStyle w:val="Prrafodelista"/>
                              <w:spacing w:line="240" w:lineRule="auto"/>
                              <w:ind w:left="284"/>
                              <w:jc w:val="left"/>
                              <w:rPr>
                                <w:sz w:val="14"/>
                                <w:szCs w:val="20"/>
                              </w:rPr>
                            </w:pPr>
                          </w:p>
                          <w:p w14:paraId="3ED51619" w14:textId="77777777" w:rsidR="006247E2" w:rsidRPr="002E66C9" w:rsidRDefault="006247E2" w:rsidP="007F2FA6">
                            <w:pPr>
                              <w:pStyle w:val="Prrafodelista"/>
                              <w:numPr>
                                <w:ilvl w:val="0"/>
                                <w:numId w:val="20"/>
                              </w:numPr>
                              <w:spacing w:line="240" w:lineRule="auto"/>
                              <w:ind w:left="284" w:hanging="284"/>
                              <w:jc w:val="left"/>
                              <w:rPr>
                                <w:sz w:val="14"/>
                                <w:szCs w:val="20"/>
                              </w:rPr>
                            </w:pPr>
                            <w:r>
                              <w:rPr>
                                <w:sz w:val="14"/>
                                <w:szCs w:val="20"/>
                              </w:rPr>
                              <w:t>Fecha del Registro de auditoria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86CC9F" id="Cuadro de texto 840" o:spid="_x0000_s1028" type="#_x0000_t202" style="position:absolute;left:0;text-align:left;margin-left:239.5pt;margin-top:31.1pt;width:172.5pt;height:98pt;z-index:2516582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" fillcolor="#ffc" stroked="f">
                <v:textbox>
                  <w:txbxContent>
                    <w:p w14:paraId="1B90C8AA" w14:textId="77777777" w:rsidR="006247E2" w:rsidRDefault="006247E2" w:rsidP="007F2FA6">
                      <w:pPr>
                        <w:pStyle w:val="Prrafodelista"/>
                        <w:numPr>
                          <w:ilvl w:val="0"/>
                          <w:numId w:val="20"/>
                        </w:numPr>
                        <w:spacing w:line="240" w:lineRule="auto"/>
                        <w:ind w:left="284" w:hanging="284"/>
                        <w:jc w:val="left"/>
                        <w:rPr>
                          <w:sz w:val="14"/>
                          <w:szCs w:val="20"/>
                        </w:rPr>
                      </w:pPr>
                      <w:r>
                        <w:rPr>
                          <w:sz w:val="14"/>
                          <w:szCs w:val="20"/>
                        </w:rPr>
                        <w:t>ID de la Notificación</w:t>
                      </w:r>
                    </w:p>
                    <w:p w14:paraId="1C6ED191" w14:textId="77777777" w:rsidR="006247E2" w:rsidRPr="002E66C9" w:rsidRDefault="006247E2" w:rsidP="006247E2">
                      <w:pPr>
                        <w:pStyle w:val="Prrafodelista"/>
                        <w:spacing w:line="240" w:lineRule="auto"/>
                        <w:ind w:left="284"/>
                        <w:jc w:val="left"/>
                        <w:rPr>
                          <w:sz w:val="14"/>
                          <w:szCs w:val="20"/>
                        </w:rPr>
                      </w:pPr>
                    </w:p>
                    <w:p w14:paraId="626A56CE" w14:textId="77777777" w:rsidR="006247E2" w:rsidRDefault="006247E2" w:rsidP="007F2FA6">
                      <w:pPr>
                        <w:pStyle w:val="Prrafodelista"/>
                        <w:numPr>
                          <w:ilvl w:val="0"/>
                          <w:numId w:val="20"/>
                        </w:numPr>
                        <w:spacing w:line="240" w:lineRule="auto"/>
                        <w:ind w:left="284" w:hanging="284"/>
                        <w:jc w:val="left"/>
                        <w:rPr>
                          <w:sz w:val="14"/>
                          <w:szCs w:val="20"/>
                        </w:rPr>
                      </w:pPr>
                      <w:r>
                        <w:rPr>
                          <w:sz w:val="14"/>
                          <w:szCs w:val="20"/>
                        </w:rPr>
                        <w:t>Organismo de Origen</w:t>
                      </w:r>
                    </w:p>
                    <w:p w14:paraId="24910058" w14:textId="77777777" w:rsidR="006247E2" w:rsidRPr="002E66C9" w:rsidRDefault="006247E2" w:rsidP="006247E2">
                      <w:pPr>
                        <w:pStyle w:val="Prrafodelista"/>
                        <w:spacing w:line="240" w:lineRule="auto"/>
                        <w:ind w:left="284"/>
                        <w:jc w:val="left"/>
                        <w:rPr>
                          <w:sz w:val="14"/>
                          <w:szCs w:val="20"/>
                        </w:rPr>
                      </w:pPr>
                    </w:p>
                    <w:p w14:paraId="69C6EBD6" w14:textId="77777777" w:rsidR="006247E2" w:rsidRDefault="006247E2" w:rsidP="007F2FA6">
                      <w:pPr>
                        <w:pStyle w:val="Prrafodelista"/>
                        <w:numPr>
                          <w:ilvl w:val="0"/>
                          <w:numId w:val="20"/>
                        </w:numPr>
                        <w:spacing w:line="240" w:lineRule="auto"/>
                        <w:ind w:left="284" w:hanging="284"/>
                        <w:jc w:val="left"/>
                        <w:rPr>
                          <w:sz w:val="14"/>
                          <w:szCs w:val="20"/>
                        </w:rPr>
                      </w:pPr>
                      <w:r>
                        <w:rPr>
                          <w:sz w:val="14"/>
                          <w:szCs w:val="20"/>
                        </w:rPr>
                        <w:t>ID del Organismo</w:t>
                      </w:r>
                    </w:p>
                    <w:p w14:paraId="0F524F9B" w14:textId="77777777" w:rsidR="006247E2" w:rsidRDefault="006247E2" w:rsidP="006247E2">
                      <w:pPr>
                        <w:pStyle w:val="Prrafodelista"/>
                        <w:spacing w:line="240" w:lineRule="auto"/>
                        <w:ind w:left="284"/>
                        <w:jc w:val="left"/>
                        <w:rPr>
                          <w:sz w:val="14"/>
                          <w:szCs w:val="20"/>
                        </w:rPr>
                      </w:pPr>
                    </w:p>
                    <w:p w14:paraId="63C49F22" w14:textId="77777777" w:rsidR="006247E2" w:rsidRDefault="006247E2" w:rsidP="007F2FA6">
                      <w:pPr>
                        <w:pStyle w:val="Prrafodelista"/>
                        <w:numPr>
                          <w:ilvl w:val="0"/>
                          <w:numId w:val="20"/>
                        </w:numPr>
                        <w:spacing w:line="240" w:lineRule="auto"/>
                        <w:ind w:left="284" w:hanging="284"/>
                        <w:jc w:val="left"/>
                        <w:rPr>
                          <w:sz w:val="14"/>
                          <w:szCs w:val="20"/>
                        </w:rPr>
                      </w:pPr>
                      <w:r>
                        <w:rPr>
                          <w:sz w:val="14"/>
                          <w:szCs w:val="20"/>
                        </w:rPr>
                        <w:t>Proceso registrado</w:t>
                      </w:r>
                    </w:p>
                    <w:p w14:paraId="0919D38A" w14:textId="77777777" w:rsidR="006247E2" w:rsidRPr="002E66C9" w:rsidRDefault="006247E2" w:rsidP="006247E2">
                      <w:pPr>
                        <w:pStyle w:val="Prrafodelista"/>
                        <w:spacing w:line="240" w:lineRule="auto"/>
                        <w:ind w:left="284"/>
                        <w:jc w:val="left"/>
                        <w:rPr>
                          <w:sz w:val="14"/>
                          <w:szCs w:val="20"/>
                        </w:rPr>
                      </w:pPr>
                    </w:p>
                    <w:p w14:paraId="3ED51619" w14:textId="77777777" w:rsidR="006247E2" w:rsidRPr="002E66C9" w:rsidRDefault="006247E2" w:rsidP="007F2FA6">
                      <w:pPr>
                        <w:pStyle w:val="Prrafodelista"/>
                        <w:numPr>
                          <w:ilvl w:val="0"/>
                          <w:numId w:val="20"/>
                        </w:numPr>
                        <w:spacing w:line="240" w:lineRule="auto"/>
                        <w:ind w:left="284" w:hanging="284"/>
                        <w:jc w:val="left"/>
                        <w:rPr>
                          <w:sz w:val="14"/>
                          <w:szCs w:val="20"/>
                        </w:rPr>
                      </w:pPr>
                      <w:r>
                        <w:rPr>
                          <w:sz w:val="14"/>
                          <w:szCs w:val="20"/>
                        </w:rPr>
                        <w:t>Fecha del Registro de auditoria</w:t>
                      </w:r>
                    </w:p>
                  </w:txbxContent>
                </v:textbox>
                <w10:wrap type="square"/>
              </v:shape>
            </w:pict>
          </mc:Fallback>
        </mc:AlternateContent>
      </w:r>
    </w:p>
    <w:p w14:paraId="50810027" w14:textId="77777777" w:rsidR="006247E2" w:rsidRPr="00D10C8C" w:rsidRDefault="006247E2" w:rsidP="006247E2">
      <w:pPr>
        <w:pStyle w:val="PiedeFoto"/>
        <w:jc w:val="left"/>
        <w:rPr>
          <w:rFonts w:asciiTheme="majorHAnsi" w:eastAsia="Arial" w:hAnsiTheme="majorHAnsi" w:cstheme="majorBidi"/>
          <w:b/>
          <w:bCs/>
        </w:rPr>
      </w:pPr>
      <w:bookmarkStart w:id="51" w:name="_Toc187188495"/>
      <w:r w:rsidRPr="00D10C8C">
        <w:t>Auditorias WF</w:t>
      </w:r>
      <w:bookmarkEnd w:id="51"/>
    </w:p>
    <w:p w14:paraId="7FEFAF75" w14:textId="77777777" w:rsidR="006247E2" w:rsidRPr="00D10C8C" w:rsidRDefault="006247E2" w:rsidP="006247E2">
      <w:pPr>
        <w:spacing w:after="200" w:line="276" w:lineRule="auto"/>
        <w:jc w:val="left"/>
      </w:pPr>
    </w:p>
    <w:p w14:paraId="292B0CCC" w14:textId="51EDB26E" w:rsidR="006247E2" w:rsidRPr="00D10C8C" w:rsidRDefault="006247E2" w:rsidP="006247E2">
      <w:pPr>
        <w:spacing w:after="200" w:line="276" w:lineRule="auto"/>
        <w:jc w:val="left"/>
      </w:pPr>
    </w:p>
    <w:p w14:paraId="06BE1A34" w14:textId="77777777" w:rsidR="007428EE" w:rsidRPr="00D10C8C" w:rsidRDefault="007428EE">
      <w:pPr>
        <w:spacing w:after="160" w:line="259" w:lineRule="auto"/>
        <w:jc w:val="left"/>
        <w:rPr>
          <w:rFonts w:ascii="Montserrat Light" w:eastAsiaTheme="majorEastAsia" w:hAnsi="Montserrat Light" w:cstheme="majorBidi"/>
          <w:b/>
          <w:color w:val="C00000"/>
          <w:sz w:val="24"/>
          <w:szCs w:val="26"/>
        </w:rPr>
      </w:pPr>
      <w:bookmarkStart w:id="52" w:name="_Toc97589984"/>
      <w:r w:rsidRPr="00D10C8C">
        <w:br w:type="page"/>
      </w:r>
    </w:p>
    <w:p w14:paraId="7396BA29" w14:textId="78844E55" w:rsidR="006247E2" w:rsidRPr="00D10C8C" w:rsidRDefault="006247E2" w:rsidP="00E732D1">
      <w:pPr>
        <w:pStyle w:val="Ttulo2"/>
      </w:pPr>
      <w:bookmarkStart w:id="53" w:name="_Toc188990049"/>
      <w:bookmarkStart w:id="54" w:name="_Toc188990859"/>
      <w:r w:rsidRPr="00D10C8C">
        <w:lastRenderedPageBreak/>
        <w:t>Máster Data (Tablas Maestros)</w:t>
      </w:r>
      <w:bookmarkEnd w:id="52"/>
      <w:bookmarkEnd w:id="53"/>
      <w:bookmarkEnd w:id="54"/>
    </w:p>
    <w:p w14:paraId="78709EBE" w14:textId="77777777" w:rsidR="006247E2" w:rsidRPr="00D10C8C" w:rsidRDefault="006247E2" w:rsidP="006247E2">
      <w:r w:rsidRPr="00D10C8C">
        <w:t>El servicio se fundamenta en el acceso a tablas maestras actualizadas, lo que simplifica la configuración y automatización de los procesos. De esta manera, se atiende la necesidad de proporcionar a los usuarios del servicio una única herramienta de mantenimiento de tablas maestras.</w:t>
      </w:r>
    </w:p>
    <w:p w14:paraId="1386D5F0" w14:textId="39B6388B" w:rsidR="006247E2" w:rsidRPr="00D10C8C" w:rsidRDefault="006247E2" w:rsidP="006247E2">
      <w:r w:rsidRPr="00D10C8C">
        <w:t>Estas tablas desempeñan un papel fundamental en la ejecución exitosa del servicio, ya que todas las funcionalidades relacionadas con las categorías de aplicación y los flujos de trabajo dependen en gran medida de ellas. Su actualización y correcta configuración son esenciales para garantizar un funcionamiento óptimo del servicio en su totalidad.</w:t>
      </w:r>
    </w:p>
    <w:p w14:paraId="36CA15DB" w14:textId="1EA3F94D" w:rsidR="006247E2" w:rsidRPr="00D10C8C" w:rsidRDefault="00A15E1A" w:rsidP="006247E2">
      <w:pPr>
        <w:spacing w:after="0"/>
        <w:jc w:val="center"/>
      </w:pPr>
      <w:r w:rsidRPr="00D10C8C">
        <w:rPr>
          <w:noProof/>
        </w:rPr>
        <w:drawing>
          <wp:anchor distT="0" distB="0" distL="114300" distR="114300" simplePos="0" relativeHeight="251658254" behindDoc="0" locked="0" layoutInCell="1" allowOverlap="1" wp14:anchorId="6DE1EB73" wp14:editId="50FFEEF8">
            <wp:simplePos x="0" y="0"/>
            <wp:positionH relativeFrom="column">
              <wp:posOffset>958016</wp:posOffset>
            </wp:positionH>
            <wp:positionV relativeFrom="paragraph">
              <wp:posOffset>328371</wp:posOffset>
            </wp:positionV>
            <wp:extent cx="3489325" cy="1209040"/>
            <wp:effectExtent l="19050" t="19050" r="15875" b="10160"/>
            <wp:wrapTopAndBottom/>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a:picLocks noChangeAspect="1" noChangeArrowheads="1"/>
                    </pic:cNvPicPr>
                  </pic:nvPicPr>
                  <pic:blipFill rotWithShape="1">
                    <a:blip r:embed="rId13">
                      <a:extLst>
                        <a:ext uri="{28A0092B-C50C-407E-A947-70E740481C1C}">
                          <a14:useLocalDpi xmlns:a14="http://schemas.microsoft.com/office/drawing/2010/main" val="0"/>
                        </a:ext>
                      </a:extLst>
                    </a:blip>
                    <a:srcRect l="-28185" r="-28185"/>
                    <a:stretch/>
                  </pic:blipFill>
                  <pic:spPr bwMode="auto">
                    <a:xfrm>
                      <a:off x="0" y="0"/>
                      <a:ext cx="3489325" cy="1209040"/>
                    </a:xfrm>
                    <a:prstGeom prst="rect">
                      <a:avLst/>
                    </a:prstGeom>
                    <a:ln>
                      <a:solidFill>
                        <a:schemeClr val="bg1">
                          <a:lumMod val="75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B538D8" w14:textId="77777777" w:rsidR="006247E2" w:rsidRPr="00D10C8C" w:rsidRDefault="006247E2" w:rsidP="006247E2">
      <w:pPr>
        <w:pStyle w:val="PiedeFoto"/>
        <w:rPr>
          <w:rFonts w:asciiTheme="majorHAnsi" w:eastAsia="Arial" w:hAnsiTheme="majorHAnsi" w:cstheme="majorBidi"/>
          <w:b/>
          <w:bCs/>
        </w:rPr>
      </w:pPr>
      <w:bookmarkStart w:id="55" w:name="_Toc187188496"/>
      <w:r w:rsidRPr="00D10C8C">
        <w:t>Tablas Maestras</w:t>
      </w:r>
      <w:bookmarkEnd w:id="55"/>
    </w:p>
    <w:p w14:paraId="2052787C" w14:textId="77777777" w:rsidR="006247E2" w:rsidRPr="00D10C8C" w:rsidRDefault="006247E2" w:rsidP="006247E2">
      <w:pPr>
        <w:pStyle w:val="Ttulo3"/>
      </w:pPr>
    </w:p>
    <w:p w14:paraId="1C514141" w14:textId="77777777" w:rsidR="002425D4" w:rsidRPr="00D10C8C" w:rsidRDefault="002425D4">
      <w:pPr>
        <w:spacing w:after="160" w:line="259" w:lineRule="auto"/>
        <w:jc w:val="left"/>
        <w:rPr>
          <w:rFonts w:eastAsiaTheme="majorEastAsia" w:cstheme="majorBidi"/>
          <w:b/>
          <w:sz w:val="20"/>
          <w:szCs w:val="26"/>
        </w:rPr>
      </w:pPr>
      <w:r w:rsidRPr="00D10C8C">
        <w:br w:type="page"/>
      </w:r>
    </w:p>
    <w:p w14:paraId="16E4E180" w14:textId="7DAE21BD" w:rsidR="006247E2" w:rsidRPr="00D10C8C" w:rsidRDefault="006247E2" w:rsidP="00536F09">
      <w:pPr>
        <w:pStyle w:val="Titulo3"/>
      </w:pPr>
      <w:bookmarkStart w:id="56" w:name="_Toc188990050"/>
      <w:bookmarkStart w:id="57" w:name="_Toc188990860"/>
      <w:r w:rsidRPr="00D10C8C">
        <w:lastRenderedPageBreak/>
        <w:t>Estados de notificación</w:t>
      </w:r>
      <w:bookmarkEnd w:id="56"/>
      <w:bookmarkEnd w:id="57"/>
    </w:p>
    <w:p w14:paraId="65ABBBAC" w14:textId="5471BBF5" w:rsidR="006247E2" w:rsidRPr="00D10C8C" w:rsidRDefault="006247E2" w:rsidP="006247E2">
      <w:r w:rsidRPr="00D10C8C">
        <w:t>Esta tabla almacena los diferentes estados en los que puede encontrarse una notificación a lo largo del proceso asociado a la misma.</w:t>
      </w:r>
    </w:p>
    <w:p w14:paraId="084B9CF7" w14:textId="2A447BB9" w:rsidR="006247E2" w:rsidRPr="00D10C8C" w:rsidRDefault="006B11D0" w:rsidP="006247E2">
      <w:pPr>
        <w:spacing w:after="0"/>
      </w:pPr>
      <w:r w:rsidRPr="00D10C8C">
        <w:rPr>
          <w:noProof/>
        </w:rPr>
        <w:drawing>
          <wp:anchor distT="0" distB="0" distL="114300" distR="114300" simplePos="0" relativeHeight="251658255" behindDoc="0" locked="0" layoutInCell="1" allowOverlap="1" wp14:anchorId="75046CA9" wp14:editId="1446DE84">
            <wp:simplePos x="0" y="0"/>
            <wp:positionH relativeFrom="column">
              <wp:posOffset>20320</wp:posOffset>
            </wp:positionH>
            <wp:positionV relativeFrom="paragraph">
              <wp:posOffset>255905</wp:posOffset>
            </wp:positionV>
            <wp:extent cx="2957830" cy="1832610"/>
            <wp:effectExtent l="19050" t="19050" r="13970" b="1524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4">
                      <a:extLst>
                        <a:ext uri="{28A0092B-C50C-407E-A947-70E740481C1C}">
                          <a14:useLocalDpi xmlns:a14="http://schemas.microsoft.com/office/drawing/2010/main" val="0"/>
                        </a:ext>
                      </a:extLst>
                    </a:blip>
                    <a:stretch>
                      <a:fillRect/>
                    </a:stretch>
                  </pic:blipFill>
                  <pic:spPr>
                    <a:xfrm>
                      <a:off x="0" y="0"/>
                      <a:ext cx="2957830" cy="183261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6247E2" w:rsidRPr="00D10C8C">
        <w:rPr>
          <w:noProof/>
        </w:rPr>
        <mc:AlternateContent>
          <mc:Choice Requires="wps">
            <w:drawing>
              <wp:anchor distT="0" distB="0" distL="114300" distR="114300" simplePos="0" relativeHeight="251658244" behindDoc="0" locked="0" layoutInCell="1" allowOverlap="1" wp14:anchorId="5664B66B" wp14:editId="461DEED7">
                <wp:simplePos x="0" y="0"/>
                <wp:positionH relativeFrom="column">
                  <wp:posOffset>3317875</wp:posOffset>
                </wp:positionH>
                <wp:positionV relativeFrom="paragraph">
                  <wp:posOffset>292735</wp:posOffset>
                </wp:positionV>
                <wp:extent cx="2087880" cy="1246505"/>
                <wp:effectExtent l="0" t="0" r="7620" b="0"/>
                <wp:wrapNone/>
                <wp:docPr id="839" name="Cuadro de texto 8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7880" cy="1246505"/>
                        </a:xfrm>
                        <a:prstGeom prst="rect">
                          <a:avLst/>
                        </a:prstGeom>
                        <a:solidFill>
                          <a:srgbClr val="FFFFCC"/>
                        </a:solidFill>
                        <a:ln w="6350">
                          <a:noFill/>
                        </a:ln>
                      </wps:spPr>
                      <wps:txbx>
                        <w:txbxContent>
                          <w:p w14:paraId="7459EFAD" w14:textId="77777777" w:rsidR="006247E2" w:rsidRDefault="006247E2" w:rsidP="007F2FA6">
                            <w:pPr>
                              <w:pStyle w:val="Prrafodelista"/>
                              <w:numPr>
                                <w:ilvl w:val="0"/>
                                <w:numId w:val="18"/>
                              </w:numPr>
                              <w:spacing w:line="240" w:lineRule="auto"/>
                              <w:ind w:left="284" w:hanging="284"/>
                              <w:jc w:val="left"/>
                              <w:rPr>
                                <w:sz w:val="14"/>
                                <w:szCs w:val="20"/>
                              </w:rPr>
                            </w:pPr>
                            <w:r w:rsidRPr="003413DD">
                              <w:rPr>
                                <w:sz w:val="14"/>
                                <w:szCs w:val="20"/>
                              </w:rPr>
                              <w:t>Identificador de estado</w:t>
                            </w:r>
                          </w:p>
                          <w:p w14:paraId="394CAB25" w14:textId="77777777" w:rsidR="006247E2" w:rsidRPr="003413DD" w:rsidRDefault="006247E2" w:rsidP="006247E2">
                            <w:pPr>
                              <w:pStyle w:val="Prrafodelista"/>
                              <w:spacing w:line="240" w:lineRule="auto"/>
                              <w:ind w:left="360"/>
                              <w:jc w:val="left"/>
                              <w:rPr>
                                <w:sz w:val="14"/>
                                <w:szCs w:val="20"/>
                              </w:rPr>
                            </w:pPr>
                          </w:p>
                          <w:p w14:paraId="4D4E887A" w14:textId="77777777" w:rsidR="006247E2" w:rsidRDefault="006247E2" w:rsidP="007F2FA6">
                            <w:pPr>
                              <w:pStyle w:val="Prrafodelista"/>
                              <w:numPr>
                                <w:ilvl w:val="0"/>
                                <w:numId w:val="18"/>
                              </w:numPr>
                              <w:spacing w:line="240" w:lineRule="auto"/>
                              <w:ind w:left="284" w:hanging="284"/>
                              <w:jc w:val="left"/>
                              <w:rPr>
                                <w:sz w:val="14"/>
                                <w:szCs w:val="20"/>
                              </w:rPr>
                            </w:pPr>
                            <w:r>
                              <w:rPr>
                                <w:sz w:val="14"/>
                                <w:szCs w:val="20"/>
                              </w:rPr>
                              <w:t>D</w:t>
                            </w:r>
                            <w:r w:rsidRPr="003413DD">
                              <w:rPr>
                                <w:sz w:val="14"/>
                                <w:szCs w:val="20"/>
                              </w:rPr>
                              <w:t>escripción del estado</w:t>
                            </w:r>
                          </w:p>
                          <w:p w14:paraId="58D68896" w14:textId="77777777" w:rsidR="006247E2" w:rsidRPr="003413DD" w:rsidRDefault="006247E2" w:rsidP="006247E2">
                            <w:pPr>
                              <w:pStyle w:val="Prrafodelista"/>
                              <w:spacing w:line="240" w:lineRule="auto"/>
                              <w:ind w:left="284"/>
                              <w:jc w:val="left"/>
                              <w:rPr>
                                <w:sz w:val="14"/>
                                <w:szCs w:val="20"/>
                              </w:rPr>
                            </w:pPr>
                          </w:p>
                          <w:p w14:paraId="3942BB48" w14:textId="3D6D6E34" w:rsidR="006247E2" w:rsidRDefault="006247E2" w:rsidP="007F2FA6">
                            <w:pPr>
                              <w:pStyle w:val="Prrafodelista"/>
                              <w:numPr>
                                <w:ilvl w:val="0"/>
                                <w:numId w:val="18"/>
                              </w:numPr>
                              <w:spacing w:line="240" w:lineRule="auto"/>
                              <w:ind w:left="284" w:hanging="284"/>
                              <w:jc w:val="left"/>
                              <w:rPr>
                                <w:sz w:val="14"/>
                                <w:szCs w:val="20"/>
                              </w:rPr>
                            </w:pPr>
                            <w:r w:rsidRPr="003413DD">
                              <w:rPr>
                                <w:sz w:val="14"/>
                                <w:szCs w:val="20"/>
                              </w:rPr>
                              <w:t>Tiempo máximo de permanencia en el estado. Se utiliza para el</w:t>
                            </w:r>
                            <w:r w:rsidR="004D40CE">
                              <w:rPr>
                                <w:sz w:val="14"/>
                                <w:szCs w:val="20"/>
                              </w:rPr>
                              <w:t xml:space="preserve"> </w:t>
                            </w:r>
                            <w:ins w:id="58" w:author="Jj Jimenez Requena" w:date="2024-10-18T10:16:00Z">
                              <w:r w:rsidR="007C4D19" w:rsidRPr="003413DD">
                                <w:rPr>
                                  <w:sz w:val="14"/>
                                  <w:szCs w:val="20"/>
                                </w:rPr>
                                <w:t>cálculo</w:t>
                              </w:r>
                            </w:ins>
                            <w:r w:rsidRPr="003413DD">
                              <w:rPr>
                                <w:sz w:val="14"/>
                                <w:szCs w:val="20"/>
                              </w:rPr>
                              <w:t xml:space="preserve"> de vencimientos de las tareas de WF</w:t>
                            </w:r>
                          </w:p>
                          <w:p w14:paraId="50179C5C" w14:textId="77777777" w:rsidR="006247E2" w:rsidRPr="003413DD" w:rsidRDefault="006247E2" w:rsidP="006247E2">
                            <w:pPr>
                              <w:pStyle w:val="Prrafodelista"/>
                              <w:spacing w:line="240" w:lineRule="auto"/>
                              <w:ind w:left="284"/>
                              <w:jc w:val="left"/>
                              <w:rPr>
                                <w:sz w:val="14"/>
                                <w:szCs w:val="20"/>
                              </w:rPr>
                            </w:pPr>
                          </w:p>
                          <w:p w14:paraId="34D66225" w14:textId="77777777" w:rsidR="006247E2" w:rsidRPr="003413DD" w:rsidRDefault="006247E2" w:rsidP="007F2FA6">
                            <w:pPr>
                              <w:pStyle w:val="Prrafodelista"/>
                              <w:numPr>
                                <w:ilvl w:val="0"/>
                                <w:numId w:val="18"/>
                              </w:numPr>
                              <w:spacing w:line="240" w:lineRule="auto"/>
                              <w:ind w:left="284" w:hanging="284"/>
                              <w:jc w:val="left"/>
                              <w:rPr>
                                <w:sz w:val="14"/>
                                <w:szCs w:val="20"/>
                              </w:rPr>
                            </w:pPr>
                            <w:r w:rsidRPr="003413DD">
                              <w:rPr>
                                <w:sz w:val="14"/>
                                <w:szCs w:val="20"/>
                              </w:rPr>
                              <w:t>Comentarios explicativos sobre el estado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664B66B" id="Cuadro de texto 839" o:spid="_x0000_s1029" type="#_x0000_t202" style="position:absolute;left:0;text-align:left;margin-left:261.25pt;margin-top:23.05pt;width:164.4pt;height:98.1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" fillcolor="#ffc" stroked="f" strokeweight=".5pt">
                <v:textbox>
                  <w:txbxContent>
                    <w:p w14:paraId="7459EFAD" w14:textId="77777777" w:rsidR="006247E2" w:rsidRDefault="006247E2" w:rsidP="007F2FA6">
                      <w:pPr>
                        <w:pStyle w:val="Prrafodelista"/>
                        <w:numPr>
                          <w:ilvl w:val="0"/>
                          <w:numId w:val="18"/>
                        </w:numPr>
                        <w:spacing w:line="240" w:lineRule="auto"/>
                        <w:ind w:left="284" w:hanging="284"/>
                        <w:jc w:val="left"/>
                        <w:rPr>
                          <w:sz w:val="14"/>
                          <w:szCs w:val="20"/>
                        </w:rPr>
                      </w:pPr>
                      <w:r w:rsidRPr="003413DD">
                        <w:rPr>
                          <w:sz w:val="14"/>
                          <w:szCs w:val="20"/>
                        </w:rPr>
                        <w:t>Identificador de estado</w:t>
                      </w:r>
                    </w:p>
                    <w:p w14:paraId="394CAB25" w14:textId="77777777" w:rsidR="006247E2" w:rsidRPr="003413DD" w:rsidRDefault="006247E2" w:rsidP="006247E2">
                      <w:pPr>
                        <w:pStyle w:val="Prrafodelista"/>
                        <w:spacing w:line="240" w:lineRule="auto"/>
                        <w:ind w:left="360"/>
                        <w:jc w:val="left"/>
                        <w:rPr>
                          <w:sz w:val="14"/>
                          <w:szCs w:val="20"/>
                        </w:rPr>
                      </w:pPr>
                    </w:p>
                    <w:p w14:paraId="4D4E887A" w14:textId="77777777" w:rsidR="006247E2" w:rsidRDefault="006247E2" w:rsidP="007F2FA6">
                      <w:pPr>
                        <w:pStyle w:val="Prrafodelista"/>
                        <w:numPr>
                          <w:ilvl w:val="0"/>
                          <w:numId w:val="18"/>
                        </w:numPr>
                        <w:spacing w:line="240" w:lineRule="auto"/>
                        <w:ind w:left="284" w:hanging="284"/>
                        <w:jc w:val="left"/>
                        <w:rPr>
                          <w:sz w:val="14"/>
                          <w:szCs w:val="20"/>
                        </w:rPr>
                      </w:pPr>
                      <w:r>
                        <w:rPr>
                          <w:sz w:val="14"/>
                          <w:szCs w:val="20"/>
                        </w:rPr>
                        <w:t>D</w:t>
                      </w:r>
                      <w:r w:rsidRPr="003413DD">
                        <w:rPr>
                          <w:sz w:val="14"/>
                          <w:szCs w:val="20"/>
                        </w:rPr>
                        <w:t>escripción del estado</w:t>
                      </w:r>
                    </w:p>
                    <w:p w14:paraId="58D68896" w14:textId="77777777" w:rsidR="006247E2" w:rsidRPr="003413DD" w:rsidRDefault="006247E2" w:rsidP="006247E2">
                      <w:pPr>
                        <w:pStyle w:val="Prrafodelista"/>
                        <w:spacing w:line="240" w:lineRule="auto"/>
                        <w:ind w:left="284"/>
                        <w:jc w:val="left"/>
                        <w:rPr>
                          <w:sz w:val="14"/>
                          <w:szCs w:val="20"/>
                        </w:rPr>
                      </w:pPr>
                    </w:p>
                    <w:p w14:paraId="3942BB48" w14:textId="3D6D6E34" w:rsidR="006247E2" w:rsidRDefault="006247E2" w:rsidP="007F2FA6">
                      <w:pPr>
                        <w:pStyle w:val="Prrafodelista"/>
                        <w:numPr>
                          <w:ilvl w:val="0"/>
                          <w:numId w:val="18"/>
                        </w:numPr>
                        <w:spacing w:line="240" w:lineRule="auto"/>
                        <w:ind w:left="284" w:hanging="284"/>
                        <w:jc w:val="left"/>
                        <w:rPr>
                          <w:sz w:val="14"/>
                          <w:szCs w:val="20"/>
                        </w:rPr>
                      </w:pPr>
                      <w:r w:rsidRPr="003413DD">
                        <w:rPr>
                          <w:sz w:val="14"/>
                          <w:szCs w:val="20"/>
                        </w:rPr>
                        <w:t>Tiempo máximo de permanencia en el estado. Se utiliza para el</w:t>
                      </w:r>
                      <w:r w:rsidR="004D40CE">
                        <w:rPr>
                          <w:sz w:val="14"/>
                          <w:szCs w:val="20"/>
                        </w:rPr>
                        <w:t xml:space="preserve"> </w:t>
                      </w:r>
                      <w:ins w:id="59" w:author="Jj Jimenez Requena" w:date="2024-10-18T10:16:00Z">
                        <w:r w:rsidR="007C4D19" w:rsidRPr="003413DD">
                          <w:rPr>
                            <w:sz w:val="14"/>
                            <w:szCs w:val="20"/>
                          </w:rPr>
                          <w:t>cálculo</w:t>
                        </w:r>
                      </w:ins>
                      <w:r w:rsidRPr="003413DD">
                        <w:rPr>
                          <w:sz w:val="14"/>
                          <w:szCs w:val="20"/>
                        </w:rPr>
                        <w:t xml:space="preserve"> de vencimientos de las tareas de WF</w:t>
                      </w:r>
                    </w:p>
                    <w:p w14:paraId="50179C5C" w14:textId="77777777" w:rsidR="006247E2" w:rsidRPr="003413DD" w:rsidRDefault="006247E2" w:rsidP="006247E2">
                      <w:pPr>
                        <w:pStyle w:val="Prrafodelista"/>
                        <w:spacing w:line="240" w:lineRule="auto"/>
                        <w:ind w:left="284"/>
                        <w:jc w:val="left"/>
                        <w:rPr>
                          <w:sz w:val="14"/>
                          <w:szCs w:val="20"/>
                        </w:rPr>
                      </w:pPr>
                    </w:p>
                    <w:p w14:paraId="34D66225" w14:textId="77777777" w:rsidR="006247E2" w:rsidRPr="003413DD" w:rsidRDefault="006247E2" w:rsidP="007F2FA6">
                      <w:pPr>
                        <w:pStyle w:val="Prrafodelista"/>
                        <w:numPr>
                          <w:ilvl w:val="0"/>
                          <w:numId w:val="18"/>
                        </w:numPr>
                        <w:spacing w:line="240" w:lineRule="auto"/>
                        <w:ind w:left="284" w:hanging="284"/>
                        <w:jc w:val="left"/>
                        <w:rPr>
                          <w:sz w:val="14"/>
                          <w:szCs w:val="20"/>
                        </w:rPr>
                      </w:pPr>
                      <w:r w:rsidRPr="003413DD">
                        <w:rPr>
                          <w:sz w:val="14"/>
                          <w:szCs w:val="20"/>
                        </w:rPr>
                        <w:t>Comentarios explicativos sobre el estado</w:t>
                      </w:r>
                    </w:p>
                  </w:txbxContent>
                </v:textbox>
              </v:shape>
            </w:pict>
          </mc:Fallback>
        </mc:AlternateContent>
      </w:r>
    </w:p>
    <w:p w14:paraId="57D15D49" w14:textId="238ACD69" w:rsidR="006247E2" w:rsidRPr="00D10C8C" w:rsidRDefault="006247E2" w:rsidP="006247E2">
      <w:pPr>
        <w:pStyle w:val="PiedeFoto"/>
        <w:rPr>
          <w:rFonts w:asciiTheme="majorHAnsi" w:eastAsia="Arial" w:hAnsiTheme="majorHAnsi" w:cstheme="majorBidi"/>
          <w:b/>
          <w:bCs/>
        </w:rPr>
      </w:pPr>
      <w:bookmarkStart w:id="59" w:name="_Toc187188497"/>
      <w:r w:rsidRPr="00D10C8C">
        <w:t xml:space="preserve">Estados de </w:t>
      </w:r>
      <w:r w:rsidR="00C064E2" w:rsidRPr="00D10C8C">
        <w:t>notificación</w:t>
      </w:r>
      <w:bookmarkEnd w:id="59"/>
    </w:p>
    <w:p w14:paraId="15F4A425" w14:textId="77777777" w:rsidR="006247E2" w:rsidRPr="00D10C8C" w:rsidRDefault="006247E2" w:rsidP="006247E2"/>
    <w:p w14:paraId="6549E51F" w14:textId="6F2C5916" w:rsidR="006247E2" w:rsidRPr="00D10C8C" w:rsidRDefault="006247E2" w:rsidP="006247E2">
      <w:r w:rsidRPr="00D10C8C">
        <w:t>En el momento de la redacción de este documento los estados establecidos son:</w:t>
      </w:r>
    </w:p>
    <w:tbl>
      <w:tblPr>
        <w:tblStyle w:val="Tabla2"/>
        <w:tblW w:w="5000" w:type="pct"/>
        <w:tblLayout w:type="fixed"/>
        <w:tblLook w:val="04A0" w:firstRow="1" w:lastRow="0" w:firstColumn="1" w:lastColumn="0" w:noHBand="0" w:noVBand="1"/>
      </w:tblPr>
      <w:tblGrid>
        <w:gridCol w:w="2550"/>
        <w:gridCol w:w="568"/>
        <w:gridCol w:w="1134"/>
        <w:gridCol w:w="4252"/>
      </w:tblGrid>
      <w:tr w:rsidR="00F859E9" w:rsidRPr="00D10C8C" w14:paraId="19672EC7" w14:textId="77777777" w:rsidTr="00F859E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99" w:type="pct"/>
            <w:noWrap/>
            <w:hideMark/>
          </w:tcPr>
          <w:p w14:paraId="5EE7D39D" w14:textId="77777777" w:rsidR="006247E2" w:rsidRPr="00D10C8C" w:rsidRDefault="006247E2" w:rsidP="00AE6219">
            <w:pPr>
              <w:spacing w:after="0"/>
              <w:jc w:val="left"/>
              <w:rPr>
                <w:rFonts w:eastAsia="Times New Roman" w:cs="Calibri"/>
                <w:color w:val="FFFFFF" w:themeColor="background1"/>
                <w:sz w:val="14"/>
                <w:szCs w:val="14"/>
                <w:lang w:val="es-ES" w:eastAsia="es-ES"/>
              </w:rPr>
            </w:pPr>
            <w:r w:rsidRPr="00D10C8C">
              <w:rPr>
                <w:rFonts w:eastAsia="Times New Roman" w:cs="Calibri"/>
                <w:color w:val="FFFFFF" w:themeColor="background1"/>
                <w:sz w:val="14"/>
                <w:szCs w:val="14"/>
                <w:lang w:val="es-ES" w:eastAsia="es-ES"/>
              </w:rPr>
              <w:t>Estado</w:t>
            </w:r>
          </w:p>
        </w:tc>
        <w:tc>
          <w:tcPr>
            <w:tcW w:w="334" w:type="pct"/>
            <w:noWrap/>
            <w:hideMark/>
          </w:tcPr>
          <w:p w14:paraId="7EAE29D0" w14:textId="77777777" w:rsidR="006247E2" w:rsidRPr="00D10C8C" w:rsidRDefault="006247E2" w:rsidP="00AE6219">
            <w:pPr>
              <w:spacing w:after="0"/>
              <w:jc w:val="left"/>
              <w:cnfStyle w:val="100000000000" w:firstRow="1" w:lastRow="0" w:firstColumn="0" w:lastColumn="0" w:oddVBand="0" w:evenVBand="0" w:oddHBand="0" w:evenHBand="0" w:firstRowFirstColumn="0" w:firstRowLastColumn="0" w:lastRowFirstColumn="0" w:lastRowLastColumn="0"/>
              <w:rPr>
                <w:rFonts w:eastAsia="Times New Roman" w:cs="Calibri"/>
                <w:color w:val="FFFFFF" w:themeColor="background1"/>
                <w:sz w:val="14"/>
                <w:szCs w:val="14"/>
                <w:lang w:val="es-ES" w:eastAsia="es-ES"/>
              </w:rPr>
            </w:pPr>
            <w:r w:rsidRPr="00D10C8C">
              <w:rPr>
                <w:rFonts w:eastAsia="Times New Roman" w:cs="Calibri"/>
                <w:color w:val="FFFFFF" w:themeColor="background1"/>
                <w:sz w:val="14"/>
                <w:szCs w:val="14"/>
                <w:lang w:val="es-ES" w:eastAsia="es-ES"/>
              </w:rPr>
              <w:t>ID</w:t>
            </w:r>
          </w:p>
        </w:tc>
        <w:tc>
          <w:tcPr>
            <w:tcW w:w="667" w:type="pct"/>
            <w:noWrap/>
            <w:hideMark/>
          </w:tcPr>
          <w:p w14:paraId="7A871375" w14:textId="77777777" w:rsidR="006247E2" w:rsidRPr="00D10C8C" w:rsidRDefault="006247E2" w:rsidP="00AE6219">
            <w:pPr>
              <w:spacing w:after="0"/>
              <w:jc w:val="left"/>
              <w:cnfStyle w:val="100000000000" w:firstRow="1" w:lastRow="0" w:firstColumn="0" w:lastColumn="0" w:oddVBand="0" w:evenVBand="0" w:oddHBand="0" w:evenHBand="0" w:firstRowFirstColumn="0" w:firstRowLastColumn="0" w:lastRowFirstColumn="0" w:lastRowLastColumn="0"/>
              <w:rPr>
                <w:rFonts w:eastAsia="Times New Roman" w:cs="Calibri"/>
                <w:color w:val="FFFFFF" w:themeColor="background1"/>
                <w:sz w:val="14"/>
                <w:szCs w:val="14"/>
                <w:lang w:val="es-ES" w:eastAsia="es-ES"/>
              </w:rPr>
            </w:pPr>
            <w:r w:rsidRPr="00D10C8C">
              <w:rPr>
                <w:rFonts w:eastAsia="Times New Roman" w:cs="Calibri"/>
                <w:color w:val="FFFFFF" w:themeColor="background1"/>
                <w:sz w:val="14"/>
                <w:szCs w:val="14"/>
                <w:lang w:val="es-ES" w:eastAsia="es-ES"/>
              </w:rPr>
              <w:t>Tiempo Max</w:t>
            </w:r>
          </w:p>
        </w:tc>
        <w:tc>
          <w:tcPr>
            <w:tcW w:w="2500" w:type="pct"/>
            <w:noWrap/>
            <w:hideMark/>
          </w:tcPr>
          <w:p w14:paraId="2B027C4C" w14:textId="77777777" w:rsidR="006247E2" w:rsidRPr="00D10C8C" w:rsidRDefault="006247E2" w:rsidP="00AE6219">
            <w:pPr>
              <w:spacing w:after="0"/>
              <w:jc w:val="left"/>
              <w:cnfStyle w:val="100000000000" w:firstRow="1" w:lastRow="0" w:firstColumn="0" w:lastColumn="0" w:oddVBand="0" w:evenVBand="0" w:oddHBand="0" w:evenHBand="0" w:firstRowFirstColumn="0" w:firstRowLastColumn="0" w:lastRowFirstColumn="0" w:lastRowLastColumn="0"/>
              <w:rPr>
                <w:rFonts w:eastAsia="Times New Roman" w:cs="Calibri"/>
                <w:color w:val="FFFFFF" w:themeColor="background1"/>
                <w:sz w:val="14"/>
                <w:szCs w:val="14"/>
                <w:lang w:val="es-ES" w:eastAsia="es-ES"/>
              </w:rPr>
            </w:pPr>
            <w:r w:rsidRPr="00D10C8C">
              <w:rPr>
                <w:rFonts w:eastAsia="Times New Roman" w:cs="Calibri"/>
                <w:color w:val="FFFFFF" w:themeColor="background1"/>
                <w:sz w:val="14"/>
                <w:szCs w:val="14"/>
                <w:lang w:val="es-ES" w:eastAsia="es-ES"/>
              </w:rPr>
              <w:t>Comentarios</w:t>
            </w:r>
          </w:p>
        </w:tc>
      </w:tr>
      <w:tr w:rsidR="006247E2" w:rsidRPr="00D10C8C" w14:paraId="2CE05DC7" w14:textId="77777777" w:rsidTr="00F859E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99" w:type="pct"/>
            <w:noWrap/>
            <w:hideMark/>
          </w:tcPr>
          <w:p w14:paraId="267A407E" w14:textId="174D2A24" w:rsidR="006247E2" w:rsidRPr="00D10C8C" w:rsidRDefault="006247E2" w:rsidP="00AE6219">
            <w:pPr>
              <w:spacing w:after="0"/>
              <w:jc w:val="left"/>
              <w:rPr>
                <w:rFonts w:eastAsia="Times New Roman" w:cs="Calibri"/>
                <w:b/>
                <w:bCs/>
                <w:color w:val="000000"/>
                <w:sz w:val="14"/>
                <w:szCs w:val="14"/>
                <w:lang w:val="es-ES" w:eastAsia="es-ES"/>
              </w:rPr>
            </w:pPr>
            <w:r w:rsidRPr="00D10C8C">
              <w:rPr>
                <w:rFonts w:eastAsia="Times New Roman" w:cs="Calibri"/>
                <w:color w:val="000000"/>
                <w:sz w:val="14"/>
                <w:szCs w:val="14"/>
                <w:lang w:val="es-ES" w:eastAsia="es-ES"/>
              </w:rPr>
              <w:t xml:space="preserve">Recibida en </w:t>
            </w:r>
            <w:r w:rsidR="00B36A10" w:rsidRPr="00D10C8C">
              <w:rPr>
                <w:rFonts w:eastAsia="Times New Roman" w:cs="Calibri"/>
                <w:color w:val="000000"/>
                <w:sz w:val="14"/>
                <w:szCs w:val="14"/>
                <w:lang w:val="es-ES" w:eastAsia="es-ES"/>
              </w:rPr>
              <w:t>Dispatching</w:t>
            </w:r>
            <w:r w:rsidRPr="00D10C8C">
              <w:rPr>
                <w:rFonts w:eastAsia="Times New Roman" w:cs="Calibri"/>
                <w:color w:val="000000"/>
                <w:sz w:val="14"/>
                <w:szCs w:val="14"/>
                <w:lang w:val="es-ES" w:eastAsia="es-ES"/>
              </w:rPr>
              <w:t xml:space="preserve"> Room</w:t>
            </w:r>
          </w:p>
        </w:tc>
        <w:tc>
          <w:tcPr>
            <w:tcW w:w="334" w:type="pct"/>
            <w:noWrap/>
            <w:hideMark/>
          </w:tcPr>
          <w:p w14:paraId="3B08DE17" w14:textId="77777777" w:rsidR="006247E2" w:rsidRPr="00D10C8C" w:rsidRDefault="006247E2" w:rsidP="00AE62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1</w:t>
            </w:r>
          </w:p>
        </w:tc>
        <w:tc>
          <w:tcPr>
            <w:tcW w:w="667" w:type="pct"/>
            <w:noWrap/>
            <w:hideMark/>
          </w:tcPr>
          <w:p w14:paraId="5E3CFAA9" w14:textId="77777777" w:rsidR="006247E2" w:rsidRPr="00D10C8C" w:rsidRDefault="006247E2" w:rsidP="00AE62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12</w:t>
            </w:r>
          </w:p>
        </w:tc>
        <w:tc>
          <w:tcPr>
            <w:tcW w:w="2500" w:type="pct"/>
            <w:noWrap/>
            <w:hideMark/>
          </w:tcPr>
          <w:p w14:paraId="64690B38" w14:textId="77777777" w:rsidR="006247E2" w:rsidRPr="00D10C8C" w:rsidRDefault="006247E2" w:rsidP="00AE62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Notificación pendiente de ser asignada a la carpeta correspondiente</w:t>
            </w:r>
          </w:p>
        </w:tc>
      </w:tr>
      <w:tr w:rsidR="006247E2" w:rsidRPr="00D10C8C" w14:paraId="2098CDD2" w14:textId="77777777" w:rsidTr="00F859E9">
        <w:trPr>
          <w:trHeight w:val="300"/>
        </w:trPr>
        <w:tc>
          <w:tcPr>
            <w:cnfStyle w:val="001000000000" w:firstRow="0" w:lastRow="0" w:firstColumn="1" w:lastColumn="0" w:oddVBand="0" w:evenVBand="0" w:oddHBand="0" w:evenHBand="0" w:firstRowFirstColumn="0" w:firstRowLastColumn="0" w:lastRowFirstColumn="0" w:lastRowLastColumn="0"/>
            <w:tcW w:w="1499" w:type="pct"/>
            <w:noWrap/>
            <w:hideMark/>
          </w:tcPr>
          <w:p w14:paraId="367A6D7D" w14:textId="77777777" w:rsidR="006247E2" w:rsidRPr="00D10C8C" w:rsidRDefault="006247E2" w:rsidP="00AE6219">
            <w:pPr>
              <w:spacing w:after="0"/>
              <w:jc w:val="left"/>
              <w:rPr>
                <w:rFonts w:eastAsia="Times New Roman" w:cs="Calibri"/>
                <w:b/>
                <w:bCs/>
                <w:color w:val="000000"/>
                <w:sz w:val="14"/>
                <w:szCs w:val="14"/>
                <w:lang w:val="es-ES" w:eastAsia="es-ES"/>
              </w:rPr>
            </w:pPr>
            <w:r w:rsidRPr="00D10C8C">
              <w:rPr>
                <w:rFonts w:eastAsia="Times New Roman" w:cs="Calibri"/>
                <w:color w:val="000000"/>
                <w:sz w:val="14"/>
                <w:szCs w:val="14"/>
                <w:lang w:val="es-ES" w:eastAsia="es-ES"/>
              </w:rPr>
              <w:t>Asignada Equipo Tramitación</w:t>
            </w:r>
          </w:p>
        </w:tc>
        <w:tc>
          <w:tcPr>
            <w:tcW w:w="334" w:type="pct"/>
            <w:noWrap/>
            <w:hideMark/>
          </w:tcPr>
          <w:p w14:paraId="11C73838" w14:textId="77777777" w:rsidR="006247E2" w:rsidRPr="00D10C8C" w:rsidRDefault="006247E2" w:rsidP="00AE62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2</w:t>
            </w:r>
          </w:p>
        </w:tc>
        <w:tc>
          <w:tcPr>
            <w:tcW w:w="667" w:type="pct"/>
            <w:noWrap/>
            <w:hideMark/>
          </w:tcPr>
          <w:p w14:paraId="22C46DB9" w14:textId="77777777" w:rsidR="006247E2" w:rsidRPr="00D10C8C" w:rsidRDefault="006247E2" w:rsidP="00AE62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12</w:t>
            </w:r>
          </w:p>
        </w:tc>
        <w:tc>
          <w:tcPr>
            <w:tcW w:w="2500" w:type="pct"/>
            <w:noWrap/>
            <w:hideMark/>
          </w:tcPr>
          <w:p w14:paraId="64B22095" w14:textId="77777777" w:rsidR="006247E2" w:rsidRPr="00D10C8C" w:rsidRDefault="006247E2" w:rsidP="00AE62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Notificación asignada a la carpeta correspondiente y pendiente de ser gestionada por el equipo asignado</w:t>
            </w:r>
          </w:p>
        </w:tc>
      </w:tr>
      <w:tr w:rsidR="006247E2" w:rsidRPr="00D10C8C" w14:paraId="27D83DCA" w14:textId="77777777" w:rsidTr="00F859E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99" w:type="pct"/>
            <w:noWrap/>
            <w:hideMark/>
          </w:tcPr>
          <w:p w14:paraId="211CB507" w14:textId="77777777" w:rsidR="006247E2" w:rsidRPr="00D10C8C" w:rsidRDefault="006247E2" w:rsidP="00AE6219">
            <w:pPr>
              <w:spacing w:after="0"/>
              <w:jc w:val="left"/>
              <w:rPr>
                <w:rFonts w:eastAsia="Times New Roman" w:cs="Calibri"/>
                <w:b/>
                <w:bCs/>
                <w:color w:val="000000"/>
                <w:sz w:val="14"/>
                <w:szCs w:val="14"/>
                <w:lang w:val="es-ES" w:eastAsia="es-ES"/>
              </w:rPr>
            </w:pPr>
            <w:r w:rsidRPr="00D10C8C">
              <w:rPr>
                <w:rFonts w:eastAsia="Times New Roman" w:cs="Calibri"/>
                <w:color w:val="000000"/>
                <w:sz w:val="14"/>
                <w:szCs w:val="14"/>
                <w:lang w:val="es-ES" w:eastAsia="es-ES"/>
              </w:rPr>
              <w:t>Solicitada Información Faltante</w:t>
            </w:r>
          </w:p>
        </w:tc>
        <w:tc>
          <w:tcPr>
            <w:tcW w:w="334" w:type="pct"/>
            <w:noWrap/>
            <w:hideMark/>
          </w:tcPr>
          <w:p w14:paraId="655988CF" w14:textId="77777777" w:rsidR="006247E2" w:rsidRPr="00D10C8C" w:rsidRDefault="006247E2" w:rsidP="00AE62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3</w:t>
            </w:r>
          </w:p>
        </w:tc>
        <w:tc>
          <w:tcPr>
            <w:tcW w:w="667" w:type="pct"/>
            <w:noWrap/>
            <w:hideMark/>
          </w:tcPr>
          <w:p w14:paraId="36E2610A" w14:textId="77777777" w:rsidR="006247E2" w:rsidRPr="00D10C8C" w:rsidRDefault="006247E2" w:rsidP="00AE62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24</w:t>
            </w:r>
          </w:p>
        </w:tc>
        <w:tc>
          <w:tcPr>
            <w:tcW w:w="2500" w:type="pct"/>
            <w:noWrap/>
            <w:hideMark/>
          </w:tcPr>
          <w:p w14:paraId="25B18F6E" w14:textId="77777777" w:rsidR="006247E2" w:rsidRPr="00D10C8C" w:rsidRDefault="006247E2" w:rsidP="00AE62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Notificación con información incompleta y devuelta para ser completada</w:t>
            </w:r>
          </w:p>
        </w:tc>
      </w:tr>
      <w:tr w:rsidR="006247E2" w:rsidRPr="00D10C8C" w14:paraId="0BAB7B8C" w14:textId="77777777" w:rsidTr="00F859E9">
        <w:trPr>
          <w:trHeight w:val="300"/>
        </w:trPr>
        <w:tc>
          <w:tcPr>
            <w:cnfStyle w:val="001000000000" w:firstRow="0" w:lastRow="0" w:firstColumn="1" w:lastColumn="0" w:oddVBand="0" w:evenVBand="0" w:oddHBand="0" w:evenHBand="0" w:firstRowFirstColumn="0" w:firstRowLastColumn="0" w:lastRowFirstColumn="0" w:lastRowLastColumn="0"/>
            <w:tcW w:w="1499" w:type="pct"/>
            <w:noWrap/>
            <w:hideMark/>
          </w:tcPr>
          <w:p w14:paraId="2DC72528" w14:textId="77777777" w:rsidR="006247E2" w:rsidRPr="00D10C8C" w:rsidRDefault="006247E2" w:rsidP="00AE6219">
            <w:pPr>
              <w:spacing w:after="0"/>
              <w:jc w:val="left"/>
              <w:rPr>
                <w:rFonts w:eastAsia="Times New Roman" w:cs="Calibri"/>
                <w:b/>
                <w:bCs/>
                <w:color w:val="000000"/>
                <w:sz w:val="14"/>
                <w:szCs w:val="14"/>
                <w:lang w:val="es-ES" w:eastAsia="es-ES"/>
              </w:rPr>
            </w:pPr>
            <w:r w:rsidRPr="00D10C8C">
              <w:rPr>
                <w:rFonts w:eastAsia="Times New Roman" w:cs="Calibri"/>
                <w:color w:val="000000"/>
                <w:sz w:val="14"/>
                <w:szCs w:val="14"/>
                <w:lang w:val="es-ES" w:eastAsia="es-ES"/>
              </w:rPr>
              <w:t>Enviada a Reclasificación</w:t>
            </w:r>
          </w:p>
        </w:tc>
        <w:tc>
          <w:tcPr>
            <w:tcW w:w="334" w:type="pct"/>
            <w:noWrap/>
            <w:hideMark/>
          </w:tcPr>
          <w:p w14:paraId="4BE940E7" w14:textId="77777777" w:rsidR="006247E2" w:rsidRPr="00D10C8C" w:rsidRDefault="006247E2" w:rsidP="00AE62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4</w:t>
            </w:r>
          </w:p>
        </w:tc>
        <w:tc>
          <w:tcPr>
            <w:tcW w:w="667" w:type="pct"/>
            <w:noWrap/>
            <w:hideMark/>
          </w:tcPr>
          <w:p w14:paraId="4E6BC1CC" w14:textId="77777777" w:rsidR="006247E2" w:rsidRPr="00D10C8C" w:rsidRDefault="006247E2" w:rsidP="00AE62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12</w:t>
            </w:r>
          </w:p>
        </w:tc>
        <w:tc>
          <w:tcPr>
            <w:tcW w:w="2500" w:type="pct"/>
            <w:noWrap/>
            <w:hideMark/>
          </w:tcPr>
          <w:p w14:paraId="16F68DD2" w14:textId="77777777" w:rsidR="006247E2" w:rsidRPr="00D10C8C" w:rsidRDefault="006247E2" w:rsidP="00AE62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Notificación asignada de forma errónea. Se devuelve para ser asignada a la carpeta correcta.</w:t>
            </w:r>
          </w:p>
        </w:tc>
      </w:tr>
      <w:tr w:rsidR="006247E2" w:rsidRPr="00D10C8C" w14:paraId="43AFA204" w14:textId="77777777" w:rsidTr="00F859E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99" w:type="pct"/>
            <w:noWrap/>
            <w:hideMark/>
          </w:tcPr>
          <w:p w14:paraId="4CAF5D8F" w14:textId="77777777" w:rsidR="006247E2" w:rsidRPr="00D10C8C" w:rsidRDefault="006247E2" w:rsidP="00AE6219">
            <w:pPr>
              <w:spacing w:after="0"/>
              <w:jc w:val="left"/>
              <w:rPr>
                <w:rFonts w:eastAsia="Times New Roman" w:cs="Calibri"/>
                <w:b/>
                <w:bCs/>
                <w:color w:val="000000"/>
                <w:sz w:val="14"/>
                <w:szCs w:val="14"/>
                <w:lang w:val="es-ES" w:eastAsia="es-ES"/>
              </w:rPr>
            </w:pPr>
            <w:r w:rsidRPr="00D10C8C">
              <w:rPr>
                <w:rFonts w:eastAsia="Times New Roman" w:cs="Calibri"/>
                <w:color w:val="000000"/>
                <w:sz w:val="14"/>
                <w:szCs w:val="14"/>
                <w:lang w:val="es-ES" w:eastAsia="es-ES"/>
              </w:rPr>
              <w:t>Tramitada</w:t>
            </w:r>
          </w:p>
        </w:tc>
        <w:tc>
          <w:tcPr>
            <w:tcW w:w="334" w:type="pct"/>
            <w:noWrap/>
            <w:hideMark/>
          </w:tcPr>
          <w:p w14:paraId="7EA51D86" w14:textId="77777777" w:rsidR="006247E2" w:rsidRPr="00D10C8C" w:rsidRDefault="006247E2" w:rsidP="00AE62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5</w:t>
            </w:r>
          </w:p>
        </w:tc>
        <w:tc>
          <w:tcPr>
            <w:tcW w:w="667" w:type="pct"/>
            <w:noWrap/>
            <w:hideMark/>
          </w:tcPr>
          <w:p w14:paraId="1F6A9112" w14:textId="77777777" w:rsidR="006247E2" w:rsidRPr="00D10C8C" w:rsidRDefault="006247E2" w:rsidP="00AE62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12</w:t>
            </w:r>
          </w:p>
        </w:tc>
        <w:tc>
          <w:tcPr>
            <w:tcW w:w="2500" w:type="pct"/>
            <w:noWrap/>
            <w:hideMark/>
          </w:tcPr>
          <w:p w14:paraId="564C2EE3" w14:textId="77777777" w:rsidR="006247E2" w:rsidRPr="00D10C8C" w:rsidRDefault="006247E2" w:rsidP="00AE62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Gestión de la notificación completada.</w:t>
            </w:r>
          </w:p>
        </w:tc>
      </w:tr>
      <w:tr w:rsidR="006247E2" w:rsidRPr="00D10C8C" w14:paraId="53EF5D18" w14:textId="77777777" w:rsidTr="00F859E9">
        <w:trPr>
          <w:trHeight w:val="300"/>
        </w:trPr>
        <w:tc>
          <w:tcPr>
            <w:cnfStyle w:val="001000000000" w:firstRow="0" w:lastRow="0" w:firstColumn="1" w:lastColumn="0" w:oddVBand="0" w:evenVBand="0" w:oddHBand="0" w:evenHBand="0" w:firstRowFirstColumn="0" w:firstRowLastColumn="0" w:lastRowFirstColumn="0" w:lastRowLastColumn="0"/>
            <w:tcW w:w="1499" w:type="pct"/>
            <w:noWrap/>
            <w:hideMark/>
          </w:tcPr>
          <w:p w14:paraId="43E74E57" w14:textId="77777777" w:rsidR="006247E2" w:rsidRPr="00D10C8C" w:rsidRDefault="006247E2" w:rsidP="00AE6219">
            <w:pPr>
              <w:spacing w:after="0"/>
              <w:jc w:val="left"/>
              <w:rPr>
                <w:rFonts w:eastAsia="Times New Roman" w:cs="Calibri"/>
                <w:b/>
                <w:bCs/>
                <w:color w:val="000000"/>
                <w:sz w:val="14"/>
                <w:szCs w:val="14"/>
                <w:lang w:val="es-ES" w:eastAsia="es-ES"/>
              </w:rPr>
            </w:pPr>
            <w:r w:rsidRPr="00D10C8C">
              <w:rPr>
                <w:rFonts w:eastAsia="Times New Roman" w:cs="Calibri"/>
                <w:color w:val="000000"/>
                <w:sz w:val="14"/>
                <w:szCs w:val="14"/>
                <w:lang w:val="es-ES" w:eastAsia="es-ES"/>
              </w:rPr>
              <w:t>En Presentación</w:t>
            </w:r>
          </w:p>
        </w:tc>
        <w:tc>
          <w:tcPr>
            <w:tcW w:w="334" w:type="pct"/>
            <w:noWrap/>
            <w:hideMark/>
          </w:tcPr>
          <w:p w14:paraId="1BB5461C" w14:textId="77777777" w:rsidR="006247E2" w:rsidRPr="00D10C8C" w:rsidRDefault="006247E2" w:rsidP="00AE62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6</w:t>
            </w:r>
          </w:p>
        </w:tc>
        <w:tc>
          <w:tcPr>
            <w:tcW w:w="667" w:type="pct"/>
            <w:noWrap/>
            <w:hideMark/>
          </w:tcPr>
          <w:p w14:paraId="144F663C" w14:textId="77777777" w:rsidR="006247E2" w:rsidRPr="00D10C8C" w:rsidRDefault="006247E2" w:rsidP="00AE62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12</w:t>
            </w:r>
          </w:p>
        </w:tc>
        <w:tc>
          <w:tcPr>
            <w:tcW w:w="2500" w:type="pct"/>
            <w:noWrap/>
            <w:hideMark/>
          </w:tcPr>
          <w:p w14:paraId="4511B8E7" w14:textId="77777777" w:rsidR="006247E2" w:rsidRPr="00D10C8C" w:rsidRDefault="006247E2" w:rsidP="00AE62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La notificación está en presentación ante el Organismo</w:t>
            </w:r>
          </w:p>
        </w:tc>
      </w:tr>
      <w:tr w:rsidR="006247E2" w:rsidRPr="00D10C8C" w14:paraId="1F71C8F4" w14:textId="77777777" w:rsidTr="00F859E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99" w:type="pct"/>
            <w:noWrap/>
          </w:tcPr>
          <w:p w14:paraId="20D34021" w14:textId="77777777" w:rsidR="006247E2" w:rsidRPr="00D10C8C" w:rsidRDefault="006247E2" w:rsidP="00AE6219">
            <w:pPr>
              <w:spacing w:after="0"/>
              <w:jc w:val="left"/>
              <w:rPr>
                <w:rFonts w:eastAsia="Times New Roman" w:cs="Calibri"/>
                <w:b/>
                <w:bCs/>
                <w:color w:val="000000"/>
                <w:sz w:val="14"/>
                <w:szCs w:val="14"/>
                <w:lang w:val="es-ES" w:eastAsia="es-ES"/>
              </w:rPr>
            </w:pPr>
            <w:r w:rsidRPr="00D10C8C">
              <w:rPr>
                <w:rFonts w:eastAsia="Times New Roman" w:cs="Calibri"/>
                <w:color w:val="000000"/>
                <w:sz w:val="14"/>
                <w:szCs w:val="14"/>
                <w:lang w:val="es-ES" w:eastAsia="es-ES"/>
              </w:rPr>
              <w:t>Asignada Responsable Zona</w:t>
            </w:r>
          </w:p>
        </w:tc>
        <w:tc>
          <w:tcPr>
            <w:tcW w:w="334" w:type="pct"/>
            <w:noWrap/>
          </w:tcPr>
          <w:p w14:paraId="635006BB" w14:textId="77777777" w:rsidR="006247E2" w:rsidRPr="00D10C8C" w:rsidRDefault="006247E2" w:rsidP="00AE6219">
            <w:pPr>
              <w:tabs>
                <w:tab w:val="left" w:pos="198"/>
              </w:tabs>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ab/>
              <w:t>7</w:t>
            </w:r>
          </w:p>
        </w:tc>
        <w:tc>
          <w:tcPr>
            <w:tcW w:w="667" w:type="pct"/>
            <w:noWrap/>
          </w:tcPr>
          <w:p w14:paraId="101F1E7C" w14:textId="77777777" w:rsidR="006247E2" w:rsidRPr="00D10C8C" w:rsidRDefault="006247E2" w:rsidP="00AE62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12</w:t>
            </w:r>
          </w:p>
        </w:tc>
        <w:tc>
          <w:tcPr>
            <w:tcW w:w="2500" w:type="pct"/>
            <w:noWrap/>
          </w:tcPr>
          <w:p w14:paraId="14E139C4" w14:textId="77777777" w:rsidR="006247E2" w:rsidRPr="00D10C8C" w:rsidRDefault="006247E2" w:rsidP="00AE62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4"/>
                <w:szCs w:val="14"/>
                <w:lang w:val="es-ES" w:eastAsia="es-ES"/>
              </w:rPr>
            </w:pPr>
            <w:r w:rsidRPr="00D10C8C">
              <w:rPr>
                <w:rFonts w:eastAsia="Times New Roman" w:cs="Calibri"/>
                <w:color w:val="000000"/>
                <w:sz w:val="14"/>
                <w:szCs w:val="14"/>
                <w:lang w:val="es-ES" w:eastAsia="es-ES"/>
              </w:rPr>
              <w:t xml:space="preserve">La notificación es </w:t>
            </w:r>
            <w:proofErr w:type="spellStart"/>
            <w:r w:rsidRPr="00D10C8C">
              <w:rPr>
                <w:rFonts w:eastAsia="Times New Roman" w:cs="Calibri"/>
                <w:color w:val="000000"/>
                <w:sz w:val="14"/>
                <w:szCs w:val="14"/>
                <w:lang w:val="es-ES" w:eastAsia="es-ES"/>
              </w:rPr>
              <w:t>ta</w:t>
            </w:r>
            <w:proofErr w:type="spellEnd"/>
            <w:r w:rsidRPr="00D10C8C">
              <w:rPr>
                <w:rFonts w:eastAsia="Times New Roman" w:cs="Calibri"/>
                <w:color w:val="000000"/>
                <w:sz w:val="14"/>
                <w:szCs w:val="14"/>
                <w:lang w:val="es-ES" w:eastAsia="es-ES"/>
              </w:rPr>
              <w:t xml:space="preserve"> asignada al Responsable de Zona una vez que ha sido escalada por el Equipo de tramitación</w:t>
            </w:r>
          </w:p>
        </w:tc>
      </w:tr>
    </w:tbl>
    <w:p w14:paraId="6B370DAF" w14:textId="77777777" w:rsidR="006247E2" w:rsidRPr="00D10C8C" w:rsidRDefault="006247E2" w:rsidP="006247E2">
      <w:pPr>
        <w:pStyle w:val="Ttulo3"/>
      </w:pPr>
    </w:p>
    <w:p w14:paraId="4D61E10D" w14:textId="58118F26" w:rsidR="00524048" w:rsidRPr="00D10C8C" w:rsidRDefault="00524048" w:rsidP="00524048">
      <w:r w:rsidRPr="00D10C8C">
        <w:t xml:space="preserve">El parámetro “Tiempo Máximo” podrá determinar los plazos de </w:t>
      </w:r>
      <w:r w:rsidR="000F3400" w:rsidRPr="00D10C8C">
        <w:t>caducidad</w:t>
      </w:r>
      <w:r w:rsidRPr="00D10C8C">
        <w:t xml:space="preserve"> de </w:t>
      </w:r>
      <w:r w:rsidR="00A72E35" w:rsidRPr="00D10C8C">
        <w:t>una tarea</w:t>
      </w:r>
      <w:r w:rsidRPr="00D10C8C">
        <w:t xml:space="preserve"> dentro del flujo de trabajo</w:t>
      </w:r>
      <w:r w:rsidR="000F3400" w:rsidRPr="00D10C8C">
        <w:t>. Marcando como plazo</w:t>
      </w:r>
      <w:r w:rsidR="00A72E35" w:rsidRPr="00D10C8C">
        <w:t xml:space="preserve"> de caducidad</w:t>
      </w:r>
      <w:r w:rsidR="000F3400" w:rsidRPr="00D10C8C">
        <w:t xml:space="preserve"> el momento de creación o asignación de la tarea </w:t>
      </w:r>
      <w:r w:rsidR="00A72E35" w:rsidRPr="00D10C8C">
        <w:t>incrementado por el tiempo</w:t>
      </w:r>
      <w:r w:rsidR="00B56695" w:rsidRPr="00D10C8C">
        <w:t xml:space="preserve"> máximo soportado para la misma.</w:t>
      </w:r>
    </w:p>
    <w:p w14:paraId="0B99E871" w14:textId="0850F4EE" w:rsidR="00B56695" w:rsidRPr="00D10C8C" w:rsidRDefault="00B56695" w:rsidP="00524048">
      <w:r w:rsidRPr="00D10C8C">
        <w:t xml:space="preserve">Durante las jornadas de consultoría y análisis dedicadas al proyecto se ha convenido no utilizar esta funcionalidad </w:t>
      </w:r>
      <w:r w:rsidR="00A72E35" w:rsidRPr="00D10C8C">
        <w:t>y que los plazos de ejecución de tareas sean marcados en función de otros parámetros, como tipo documental o zona de reparto.</w:t>
      </w:r>
    </w:p>
    <w:p w14:paraId="3A14D2A2" w14:textId="49E044FC" w:rsidR="006247E2" w:rsidRPr="00D10C8C" w:rsidRDefault="006247E2" w:rsidP="00536F09">
      <w:pPr>
        <w:pStyle w:val="Titulo3"/>
      </w:pPr>
      <w:bookmarkStart w:id="60" w:name="_Toc188990051"/>
      <w:bookmarkStart w:id="61" w:name="_Toc188990861"/>
      <w:r w:rsidRPr="00D10C8C">
        <w:lastRenderedPageBreak/>
        <w:t>Tipos de notificación</w:t>
      </w:r>
      <w:bookmarkEnd w:id="60"/>
      <w:bookmarkEnd w:id="61"/>
    </w:p>
    <w:p w14:paraId="2B0890B4" w14:textId="17E2D50A" w:rsidR="00CF569C" w:rsidRPr="00D10C8C" w:rsidRDefault="00CF569C" w:rsidP="006247E2">
      <w:r w:rsidRPr="00D10C8C">
        <w:rPr>
          <w:noProof/>
        </w:rPr>
        <w:drawing>
          <wp:anchor distT="0" distB="0" distL="114300" distR="114300" simplePos="0" relativeHeight="251658256" behindDoc="0" locked="0" layoutInCell="1" allowOverlap="1" wp14:anchorId="0B5413C5" wp14:editId="6E517583">
            <wp:simplePos x="0" y="0"/>
            <wp:positionH relativeFrom="column">
              <wp:posOffset>-2540</wp:posOffset>
            </wp:positionH>
            <wp:positionV relativeFrom="paragraph">
              <wp:posOffset>739140</wp:posOffset>
            </wp:positionV>
            <wp:extent cx="3017520" cy="2566670"/>
            <wp:effectExtent l="19050" t="19050" r="11430" b="2413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5">
                      <a:extLst>
                        <a:ext uri="{28A0092B-C50C-407E-A947-70E740481C1C}">
                          <a14:useLocalDpi xmlns:a14="http://schemas.microsoft.com/office/drawing/2010/main" val="0"/>
                        </a:ext>
                      </a:extLst>
                    </a:blip>
                    <a:stretch>
                      <a:fillRect/>
                    </a:stretch>
                  </pic:blipFill>
                  <pic:spPr>
                    <a:xfrm>
                      <a:off x="0" y="0"/>
                      <a:ext cx="3017520" cy="256667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Pr="00D10C8C">
        <w:rPr>
          <w:noProof/>
        </w:rPr>
        <mc:AlternateContent>
          <mc:Choice Requires="wps">
            <w:drawing>
              <wp:anchor distT="0" distB="0" distL="114300" distR="114300" simplePos="0" relativeHeight="251658245" behindDoc="0" locked="0" layoutInCell="1" allowOverlap="1" wp14:anchorId="70B70BB9" wp14:editId="05607FEE">
                <wp:simplePos x="0" y="0"/>
                <wp:positionH relativeFrom="column">
                  <wp:posOffset>3361055</wp:posOffset>
                </wp:positionH>
                <wp:positionV relativeFrom="paragraph">
                  <wp:posOffset>958215</wp:posOffset>
                </wp:positionV>
                <wp:extent cx="2087880" cy="2114550"/>
                <wp:effectExtent l="0" t="0" r="7620" b="0"/>
                <wp:wrapNone/>
                <wp:docPr id="838" name="Cuadro de texto 8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7880" cy="2114550"/>
                        </a:xfrm>
                        <a:prstGeom prst="rect">
                          <a:avLst/>
                        </a:prstGeom>
                        <a:solidFill>
                          <a:srgbClr val="FFFFCC"/>
                        </a:solidFill>
                        <a:ln w="6350">
                          <a:noFill/>
                        </a:ln>
                      </wps:spPr>
                      <wps:txbx>
                        <w:txbxContent>
                          <w:p w14:paraId="09EA7BEE" w14:textId="77777777" w:rsidR="006247E2" w:rsidRDefault="006247E2" w:rsidP="007F2FA6">
                            <w:pPr>
                              <w:pStyle w:val="Prrafodelista"/>
                              <w:numPr>
                                <w:ilvl w:val="0"/>
                                <w:numId w:val="10"/>
                              </w:numPr>
                              <w:spacing w:line="240" w:lineRule="auto"/>
                              <w:ind w:left="284" w:hanging="284"/>
                              <w:jc w:val="left"/>
                              <w:rPr>
                                <w:sz w:val="14"/>
                                <w:szCs w:val="20"/>
                              </w:rPr>
                            </w:pPr>
                            <w:r w:rsidRPr="003413DD">
                              <w:rPr>
                                <w:sz w:val="14"/>
                                <w:szCs w:val="20"/>
                              </w:rPr>
                              <w:t xml:space="preserve">Identificador de </w:t>
                            </w:r>
                            <w:r>
                              <w:rPr>
                                <w:sz w:val="14"/>
                                <w:szCs w:val="20"/>
                              </w:rPr>
                              <w:t>Tipo de notificación</w:t>
                            </w:r>
                          </w:p>
                          <w:p w14:paraId="03A11303" w14:textId="77777777" w:rsidR="006247E2" w:rsidRPr="003413DD" w:rsidRDefault="006247E2" w:rsidP="006247E2">
                            <w:pPr>
                              <w:pStyle w:val="Prrafodelista"/>
                              <w:spacing w:line="240" w:lineRule="auto"/>
                              <w:ind w:left="284"/>
                              <w:jc w:val="left"/>
                              <w:rPr>
                                <w:sz w:val="14"/>
                                <w:szCs w:val="20"/>
                              </w:rPr>
                            </w:pPr>
                          </w:p>
                          <w:p w14:paraId="5562FA62" w14:textId="77777777" w:rsidR="006247E2" w:rsidRDefault="006247E2" w:rsidP="007F2FA6">
                            <w:pPr>
                              <w:pStyle w:val="Prrafodelista"/>
                              <w:numPr>
                                <w:ilvl w:val="0"/>
                                <w:numId w:val="10"/>
                              </w:numPr>
                              <w:spacing w:line="240" w:lineRule="auto"/>
                              <w:ind w:left="284" w:hanging="284"/>
                              <w:jc w:val="left"/>
                              <w:rPr>
                                <w:sz w:val="14"/>
                                <w:szCs w:val="20"/>
                              </w:rPr>
                            </w:pPr>
                            <w:r>
                              <w:rPr>
                                <w:sz w:val="14"/>
                                <w:szCs w:val="20"/>
                              </w:rPr>
                              <w:t>Descripción del tipo</w:t>
                            </w:r>
                          </w:p>
                          <w:p w14:paraId="512C6674" w14:textId="77777777" w:rsidR="006247E2" w:rsidRDefault="006247E2" w:rsidP="006247E2">
                            <w:pPr>
                              <w:pStyle w:val="Prrafodelista"/>
                              <w:spacing w:line="240" w:lineRule="auto"/>
                              <w:ind w:left="284"/>
                              <w:jc w:val="left"/>
                              <w:rPr>
                                <w:sz w:val="14"/>
                                <w:szCs w:val="20"/>
                              </w:rPr>
                            </w:pPr>
                          </w:p>
                          <w:p w14:paraId="2F635CB7" w14:textId="77777777" w:rsidR="006247E2" w:rsidRDefault="006247E2" w:rsidP="007F2FA6">
                            <w:pPr>
                              <w:pStyle w:val="Prrafodelista"/>
                              <w:numPr>
                                <w:ilvl w:val="0"/>
                                <w:numId w:val="10"/>
                              </w:numPr>
                              <w:spacing w:line="240" w:lineRule="auto"/>
                              <w:ind w:left="284" w:hanging="284"/>
                              <w:jc w:val="left"/>
                              <w:rPr>
                                <w:sz w:val="14"/>
                                <w:szCs w:val="20"/>
                              </w:rPr>
                            </w:pPr>
                            <w:r>
                              <w:rPr>
                                <w:sz w:val="14"/>
                                <w:szCs w:val="20"/>
                              </w:rPr>
                              <w:t xml:space="preserve">Criticidad. Campo calve para la </w:t>
                            </w:r>
                            <w:r w:rsidRPr="002E66C9">
                              <w:rPr>
                                <w:sz w:val="14"/>
                                <w:szCs w:val="20"/>
                              </w:rPr>
                              <w:t>clasificación o acciones especificas</w:t>
                            </w:r>
                          </w:p>
                          <w:p w14:paraId="11E89387" w14:textId="77777777" w:rsidR="006247E2" w:rsidRPr="002E66C9" w:rsidRDefault="006247E2" w:rsidP="006247E2">
                            <w:pPr>
                              <w:pStyle w:val="Prrafodelista"/>
                              <w:spacing w:line="240" w:lineRule="auto"/>
                              <w:ind w:left="284"/>
                              <w:jc w:val="left"/>
                              <w:rPr>
                                <w:sz w:val="14"/>
                                <w:szCs w:val="20"/>
                              </w:rPr>
                            </w:pPr>
                          </w:p>
                          <w:p w14:paraId="22705A9E" w14:textId="77777777" w:rsidR="006247E2" w:rsidRDefault="006247E2" w:rsidP="007F2FA6">
                            <w:pPr>
                              <w:pStyle w:val="Prrafodelista"/>
                              <w:numPr>
                                <w:ilvl w:val="0"/>
                                <w:numId w:val="10"/>
                              </w:numPr>
                              <w:spacing w:line="240" w:lineRule="auto"/>
                              <w:ind w:left="284" w:hanging="284"/>
                              <w:jc w:val="left"/>
                              <w:rPr>
                                <w:sz w:val="14"/>
                                <w:szCs w:val="20"/>
                              </w:rPr>
                            </w:pPr>
                            <w:r w:rsidRPr="003413DD">
                              <w:rPr>
                                <w:sz w:val="14"/>
                                <w:szCs w:val="20"/>
                              </w:rPr>
                              <w:t xml:space="preserve">Tiempo máximo </w:t>
                            </w:r>
                            <w:r>
                              <w:rPr>
                                <w:sz w:val="14"/>
                                <w:szCs w:val="20"/>
                              </w:rPr>
                              <w:t>de respuesta</w:t>
                            </w:r>
                            <w:r w:rsidRPr="003413DD">
                              <w:rPr>
                                <w:sz w:val="14"/>
                                <w:szCs w:val="20"/>
                              </w:rPr>
                              <w:t>. Se utiliza para el cálculo de vencimientos de las tareas de WF</w:t>
                            </w:r>
                          </w:p>
                          <w:p w14:paraId="661720DD" w14:textId="77777777" w:rsidR="00F541F3" w:rsidRPr="00F541F3" w:rsidRDefault="00F541F3" w:rsidP="00F541F3">
                            <w:pPr>
                              <w:pStyle w:val="Prrafodelista"/>
                              <w:rPr>
                                <w:sz w:val="14"/>
                                <w:szCs w:val="20"/>
                              </w:rPr>
                            </w:pPr>
                          </w:p>
                          <w:p w14:paraId="1EC77D1A" w14:textId="21A8EF65" w:rsidR="00F541F3" w:rsidRDefault="00C213DE" w:rsidP="007F2FA6">
                            <w:pPr>
                              <w:pStyle w:val="Prrafodelista"/>
                              <w:numPr>
                                <w:ilvl w:val="0"/>
                                <w:numId w:val="10"/>
                              </w:numPr>
                              <w:spacing w:line="240" w:lineRule="auto"/>
                              <w:ind w:left="284" w:hanging="284"/>
                              <w:jc w:val="left"/>
                              <w:rPr>
                                <w:sz w:val="14"/>
                                <w:szCs w:val="20"/>
                              </w:rPr>
                            </w:pPr>
                            <w:r>
                              <w:rPr>
                                <w:sz w:val="14"/>
                                <w:szCs w:val="20"/>
                              </w:rPr>
                              <w:t>Equipo de Tramitación al que se destina el tipo de notificación</w:t>
                            </w:r>
                            <w:r w:rsidR="00CE6D18">
                              <w:rPr>
                                <w:sz w:val="14"/>
                                <w:szCs w:val="20"/>
                              </w:rPr>
                              <w:t xml:space="preserve">. Este valor determinará el destino de un documento en función de la tipología. </w:t>
                            </w:r>
                          </w:p>
                          <w:p w14:paraId="4B511832" w14:textId="77777777" w:rsidR="006247E2" w:rsidRPr="003413DD" w:rsidRDefault="006247E2" w:rsidP="006247E2">
                            <w:pPr>
                              <w:pStyle w:val="Prrafodelista"/>
                              <w:spacing w:line="240" w:lineRule="auto"/>
                              <w:ind w:left="284"/>
                              <w:jc w:val="left"/>
                              <w:rPr>
                                <w:sz w:val="14"/>
                                <w:szCs w:val="20"/>
                              </w:rPr>
                            </w:pPr>
                          </w:p>
                          <w:p w14:paraId="011A03DE" w14:textId="77777777" w:rsidR="006247E2" w:rsidRPr="003413DD" w:rsidRDefault="006247E2" w:rsidP="007F2FA6">
                            <w:pPr>
                              <w:pStyle w:val="Prrafodelista"/>
                              <w:numPr>
                                <w:ilvl w:val="0"/>
                                <w:numId w:val="10"/>
                              </w:numPr>
                              <w:spacing w:line="240" w:lineRule="auto"/>
                              <w:ind w:left="284" w:hanging="284"/>
                              <w:jc w:val="left"/>
                              <w:rPr>
                                <w:sz w:val="14"/>
                                <w:szCs w:val="20"/>
                              </w:rPr>
                            </w:pPr>
                            <w:r w:rsidRPr="00FA5915">
                              <w:rPr>
                                <w:sz w:val="14"/>
                                <w:szCs w:val="20"/>
                              </w:rPr>
                              <w:t>Comentarios explicativos sobre el tipo de notificación</w:t>
                            </w:r>
                            <w:r>
                              <w:rPr>
                                <w:sz w:val="14"/>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0B70BB9" id="Cuadro de texto 838" o:spid="_x0000_s1030" type="#_x0000_t202" style="position:absolute;left:0;text-align:left;margin-left:264.65pt;margin-top:75.45pt;width:164.4pt;height:166.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" fillcolor="#ffc" stroked="f" strokeweight=".5pt">
                <v:textbox>
                  <w:txbxContent>
                    <w:p w14:paraId="09EA7BEE" w14:textId="77777777" w:rsidR="006247E2" w:rsidRDefault="006247E2" w:rsidP="007F2FA6">
                      <w:pPr>
                        <w:pStyle w:val="Prrafodelista"/>
                        <w:numPr>
                          <w:ilvl w:val="0"/>
                          <w:numId w:val="10"/>
                        </w:numPr>
                        <w:spacing w:line="240" w:lineRule="auto"/>
                        <w:ind w:left="284" w:hanging="284"/>
                        <w:jc w:val="left"/>
                        <w:rPr>
                          <w:sz w:val="14"/>
                          <w:szCs w:val="20"/>
                        </w:rPr>
                      </w:pPr>
                      <w:r w:rsidRPr="003413DD">
                        <w:rPr>
                          <w:sz w:val="14"/>
                          <w:szCs w:val="20"/>
                        </w:rPr>
                        <w:t xml:space="preserve">Identificador de </w:t>
                      </w:r>
                      <w:r>
                        <w:rPr>
                          <w:sz w:val="14"/>
                          <w:szCs w:val="20"/>
                        </w:rPr>
                        <w:t>Tipo de notificación</w:t>
                      </w:r>
                    </w:p>
                    <w:p w14:paraId="03A11303" w14:textId="77777777" w:rsidR="006247E2" w:rsidRPr="003413DD" w:rsidRDefault="006247E2" w:rsidP="006247E2">
                      <w:pPr>
                        <w:pStyle w:val="Prrafodelista"/>
                        <w:spacing w:line="240" w:lineRule="auto"/>
                        <w:ind w:left="284"/>
                        <w:jc w:val="left"/>
                        <w:rPr>
                          <w:sz w:val="14"/>
                          <w:szCs w:val="20"/>
                        </w:rPr>
                      </w:pPr>
                    </w:p>
                    <w:p w14:paraId="5562FA62" w14:textId="77777777" w:rsidR="006247E2" w:rsidRDefault="006247E2" w:rsidP="007F2FA6">
                      <w:pPr>
                        <w:pStyle w:val="Prrafodelista"/>
                        <w:numPr>
                          <w:ilvl w:val="0"/>
                          <w:numId w:val="10"/>
                        </w:numPr>
                        <w:spacing w:line="240" w:lineRule="auto"/>
                        <w:ind w:left="284" w:hanging="284"/>
                        <w:jc w:val="left"/>
                        <w:rPr>
                          <w:sz w:val="14"/>
                          <w:szCs w:val="20"/>
                        </w:rPr>
                      </w:pPr>
                      <w:r>
                        <w:rPr>
                          <w:sz w:val="14"/>
                          <w:szCs w:val="20"/>
                        </w:rPr>
                        <w:t>Descripción del tipo</w:t>
                      </w:r>
                    </w:p>
                    <w:p w14:paraId="512C6674" w14:textId="77777777" w:rsidR="006247E2" w:rsidRDefault="006247E2" w:rsidP="006247E2">
                      <w:pPr>
                        <w:pStyle w:val="Prrafodelista"/>
                        <w:spacing w:line="240" w:lineRule="auto"/>
                        <w:ind w:left="284"/>
                        <w:jc w:val="left"/>
                        <w:rPr>
                          <w:sz w:val="14"/>
                          <w:szCs w:val="20"/>
                        </w:rPr>
                      </w:pPr>
                    </w:p>
                    <w:p w14:paraId="2F635CB7" w14:textId="77777777" w:rsidR="006247E2" w:rsidRDefault="006247E2" w:rsidP="007F2FA6">
                      <w:pPr>
                        <w:pStyle w:val="Prrafodelista"/>
                        <w:numPr>
                          <w:ilvl w:val="0"/>
                          <w:numId w:val="10"/>
                        </w:numPr>
                        <w:spacing w:line="240" w:lineRule="auto"/>
                        <w:ind w:left="284" w:hanging="284"/>
                        <w:jc w:val="left"/>
                        <w:rPr>
                          <w:sz w:val="14"/>
                          <w:szCs w:val="20"/>
                        </w:rPr>
                      </w:pPr>
                      <w:r>
                        <w:rPr>
                          <w:sz w:val="14"/>
                          <w:szCs w:val="20"/>
                        </w:rPr>
                        <w:t xml:space="preserve">Criticidad. Campo calve para la </w:t>
                      </w:r>
                      <w:r w:rsidRPr="002E66C9">
                        <w:rPr>
                          <w:sz w:val="14"/>
                          <w:szCs w:val="20"/>
                        </w:rPr>
                        <w:t>clasificación o acciones especificas</w:t>
                      </w:r>
                    </w:p>
                    <w:p w14:paraId="11E89387" w14:textId="77777777" w:rsidR="006247E2" w:rsidRPr="002E66C9" w:rsidRDefault="006247E2" w:rsidP="006247E2">
                      <w:pPr>
                        <w:pStyle w:val="Prrafodelista"/>
                        <w:spacing w:line="240" w:lineRule="auto"/>
                        <w:ind w:left="284"/>
                        <w:jc w:val="left"/>
                        <w:rPr>
                          <w:sz w:val="14"/>
                          <w:szCs w:val="20"/>
                        </w:rPr>
                      </w:pPr>
                    </w:p>
                    <w:p w14:paraId="22705A9E" w14:textId="77777777" w:rsidR="006247E2" w:rsidRDefault="006247E2" w:rsidP="007F2FA6">
                      <w:pPr>
                        <w:pStyle w:val="Prrafodelista"/>
                        <w:numPr>
                          <w:ilvl w:val="0"/>
                          <w:numId w:val="10"/>
                        </w:numPr>
                        <w:spacing w:line="240" w:lineRule="auto"/>
                        <w:ind w:left="284" w:hanging="284"/>
                        <w:jc w:val="left"/>
                        <w:rPr>
                          <w:sz w:val="14"/>
                          <w:szCs w:val="20"/>
                        </w:rPr>
                      </w:pPr>
                      <w:r w:rsidRPr="003413DD">
                        <w:rPr>
                          <w:sz w:val="14"/>
                          <w:szCs w:val="20"/>
                        </w:rPr>
                        <w:t xml:space="preserve">Tiempo máximo </w:t>
                      </w:r>
                      <w:r>
                        <w:rPr>
                          <w:sz w:val="14"/>
                          <w:szCs w:val="20"/>
                        </w:rPr>
                        <w:t>de respuesta</w:t>
                      </w:r>
                      <w:r w:rsidRPr="003413DD">
                        <w:rPr>
                          <w:sz w:val="14"/>
                          <w:szCs w:val="20"/>
                        </w:rPr>
                        <w:t>. Se utiliza para el cálculo de vencimientos de las tareas de WF</w:t>
                      </w:r>
                    </w:p>
                    <w:p w14:paraId="661720DD" w14:textId="77777777" w:rsidR="00F541F3" w:rsidRPr="00F541F3" w:rsidRDefault="00F541F3" w:rsidP="00F541F3">
                      <w:pPr>
                        <w:pStyle w:val="Prrafodelista"/>
                        <w:rPr>
                          <w:sz w:val="14"/>
                          <w:szCs w:val="20"/>
                        </w:rPr>
                      </w:pPr>
                    </w:p>
                    <w:p w14:paraId="1EC77D1A" w14:textId="21A8EF65" w:rsidR="00F541F3" w:rsidRDefault="00C213DE" w:rsidP="007F2FA6">
                      <w:pPr>
                        <w:pStyle w:val="Prrafodelista"/>
                        <w:numPr>
                          <w:ilvl w:val="0"/>
                          <w:numId w:val="10"/>
                        </w:numPr>
                        <w:spacing w:line="240" w:lineRule="auto"/>
                        <w:ind w:left="284" w:hanging="284"/>
                        <w:jc w:val="left"/>
                        <w:rPr>
                          <w:sz w:val="14"/>
                          <w:szCs w:val="20"/>
                        </w:rPr>
                      </w:pPr>
                      <w:r>
                        <w:rPr>
                          <w:sz w:val="14"/>
                          <w:szCs w:val="20"/>
                        </w:rPr>
                        <w:t>Equipo de Tramitación al que se destina el tipo de notificación</w:t>
                      </w:r>
                      <w:r w:rsidR="00CE6D18">
                        <w:rPr>
                          <w:sz w:val="14"/>
                          <w:szCs w:val="20"/>
                        </w:rPr>
                        <w:t xml:space="preserve">. Este valor determinará el destino de un documento en función de la tipología. </w:t>
                      </w:r>
                    </w:p>
                    <w:p w14:paraId="4B511832" w14:textId="77777777" w:rsidR="006247E2" w:rsidRPr="003413DD" w:rsidRDefault="006247E2" w:rsidP="006247E2">
                      <w:pPr>
                        <w:pStyle w:val="Prrafodelista"/>
                        <w:spacing w:line="240" w:lineRule="auto"/>
                        <w:ind w:left="284"/>
                        <w:jc w:val="left"/>
                        <w:rPr>
                          <w:sz w:val="14"/>
                          <w:szCs w:val="20"/>
                        </w:rPr>
                      </w:pPr>
                    </w:p>
                    <w:p w14:paraId="011A03DE" w14:textId="77777777" w:rsidR="006247E2" w:rsidRPr="003413DD" w:rsidRDefault="006247E2" w:rsidP="007F2FA6">
                      <w:pPr>
                        <w:pStyle w:val="Prrafodelista"/>
                        <w:numPr>
                          <w:ilvl w:val="0"/>
                          <w:numId w:val="10"/>
                        </w:numPr>
                        <w:spacing w:line="240" w:lineRule="auto"/>
                        <w:ind w:left="284" w:hanging="284"/>
                        <w:jc w:val="left"/>
                        <w:rPr>
                          <w:sz w:val="14"/>
                          <w:szCs w:val="20"/>
                        </w:rPr>
                      </w:pPr>
                      <w:r w:rsidRPr="00FA5915">
                        <w:rPr>
                          <w:sz w:val="14"/>
                          <w:szCs w:val="20"/>
                        </w:rPr>
                        <w:t>Comentarios explicativos sobre el tipo de notificación</w:t>
                      </w:r>
                      <w:r>
                        <w:rPr>
                          <w:sz w:val="14"/>
                          <w:szCs w:val="20"/>
                        </w:rPr>
                        <w:t>.</w:t>
                      </w:r>
                    </w:p>
                  </w:txbxContent>
                </v:textbox>
              </v:shape>
            </w:pict>
          </mc:Fallback>
        </mc:AlternateContent>
      </w:r>
      <w:r w:rsidR="006247E2" w:rsidRPr="00D10C8C">
        <w:t xml:space="preserve">Esta tabla almacena los diferentes </w:t>
      </w:r>
      <w:r w:rsidR="008302CB" w:rsidRPr="00D10C8C">
        <w:t>tipos documentales con los que se catalogar</w:t>
      </w:r>
      <w:r w:rsidR="00992036" w:rsidRPr="00D10C8C">
        <w:t>á</w:t>
      </w:r>
      <w:r w:rsidR="008302CB" w:rsidRPr="00D10C8C">
        <w:t xml:space="preserve"> la documentación entrante</w:t>
      </w:r>
      <w:r w:rsidRPr="00D10C8C">
        <w:t xml:space="preserve"> y se considera información clave para la correcta catalogación y distribución de los documentos recibidos.</w:t>
      </w:r>
    </w:p>
    <w:p w14:paraId="19F0DE49" w14:textId="489D8BDE" w:rsidR="006247E2" w:rsidRPr="00D10C8C" w:rsidRDefault="006247E2" w:rsidP="006247E2">
      <w:pPr>
        <w:pStyle w:val="PiedeFoto"/>
        <w:jc w:val="left"/>
        <w:rPr>
          <w:rFonts w:asciiTheme="majorHAnsi" w:eastAsia="Arial" w:hAnsiTheme="majorHAnsi" w:cstheme="majorBidi"/>
          <w:b/>
          <w:bCs/>
        </w:rPr>
      </w:pPr>
      <w:bookmarkStart w:id="62" w:name="_Toc187188498"/>
      <w:r w:rsidRPr="00D10C8C">
        <w:t>Tipos de Notificación</w:t>
      </w:r>
      <w:bookmarkEnd w:id="62"/>
    </w:p>
    <w:p w14:paraId="488C4B45" w14:textId="6827AB1F" w:rsidR="006247E2" w:rsidRPr="00D10C8C" w:rsidRDefault="006247E2" w:rsidP="006247E2"/>
    <w:p w14:paraId="49306B1C" w14:textId="59970D62" w:rsidR="006247E2" w:rsidRPr="00D10C8C" w:rsidRDefault="00CF569C" w:rsidP="006247E2">
      <w:r w:rsidRPr="00D10C8C">
        <w:t xml:space="preserve">La documentación recibida requerirá ser </w:t>
      </w:r>
      <w:r w:rsidR="00B41B9C" w:rsidRPr="00D10C8C">
        <w:t>informada</w:t>
      </w:r>
      <w:r w:rsidRPr="00D10C8C">
        <w:t xml:space="preserve"> </w:t>
      </w:r>
      <w:r w:rsidR="00B41B9C" w:rsidRPr="00D10C8C">
        <w:t xml:space="preserve">de manera obligatoria </w:t>
      </w:r>
      <w:r w:rsidR="00CC0B6C" w:rsidRPr="00D10C8C">
        <w:t xml:space="preserve">con el </w:t>
      </w:r>
      <w:r w:rsidRPr="00D10C8C">
        <w:t xml:space="preserve">tipo de </w:t>
      </w:r>
      <w:r w:rsidR="00B41B9C" w:rsidRPr="00D10C8C">
        <w:t xml:space="preserve">notificación correspondiente. </w:t>
      </w:r>
      <w:r w:rsidR="00BB3E86" w:rsidRPr="00D10C8C">
        <w:t xml:space="preserve">Se ha establecido que algunos tipos de notificación pueden tener un equipo de tramitación </w:t>
      </w:r>
      <w:r w:rsidR="00384A61" w:rsidRPr="00D10C8C">
        <w:t xml:space="preserve">especifico </w:t>
      </w:r>
      <w:r w:rsidR="00BB3E86" w:rsidRPr="00D10C8C">
        <w:t>asignado</w:t>
      </w:r>
      <w:r w:rsidR="00384A61" w:rsidRPr="00D10C8C">
        <w:t xml:space="preserve">. De esta manera se podrán establecer automatismos en la distribución que eviten </w:t>
      </w:r>
      <w:r w:rsidR="003160CC" w:rsidRPr="00D10C8C">
        <w:t>los errores de clasificación y faciliten las tareas de los equipos de reparto.</w:t>
      </w:r>
      <w:r w:rsidR="00384A61" w:rsidRPr="00D10C8C">
        <w:t xml:space="preserve"> </w:t>
      </w:r>
    </w:p>
    <w:p w14:paraId="23E0C898" w14:textId="084C9A1D" w:rsidR="00CC0B6C" w:rsidRPr="00D10C8C" w:rsidRDefault="00CC0B6C" w:rsidP="00CC0B6C">
      <w:r w:rsidRPr="00D10C8C">
        <w:t>En el momento de la redacción de este documento se han establecido los siguientes tipos de notificación, obtenidos de las labores de análisis y auditorias previas al despliegue de la solución:</w:t>
      </w:r>
    </w:p>
    <w:tbl>
      <w:tblPr>
        <w:tblStyle w:val="Tabladecuadrcula5oscura-nfasis31"/>
        <w:tblW w:w="0" w:type="auto"/>
        <w:tblLook w:val="04A0" w:firstRow="1" w:lastRow="0" w:firstColumn="1" w:lastColumn="0" w:noHBand="0" w:noVBand="1"/>
      </w:tblPr>
      <w:tblGrid>
        <w:gridCol w:w="903"/>
        <w:gridCol w:w="3071"/>
        <w:gridCol w:w="841"/>
        <w:gridCol w:w="709"/>
        <w:gridCol w:w="850"/>
        <w:gridCol w:w="1216"/>
        <w:gridCol w:w="904"/>
      </w:tblGrid>
      <w:tr w:rsidR="009F1F73" w:rsidRPr="00FB27D8" w14:paraId="44010A1B" w14:textId="77777777" w:rsidTr="00693101">
        <w:trPr>
          <w:cnfStyle w:val="100000000000" w:firstRow="1" w:lastRow="0" w:firstColumn="0" w:lastColumn="0" w:oddVBand="0" w:evenVBand="0" w:oddHBand="0"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75D4593F" w14:textId="77777777" w:rsidR="009F1F73" w:rsidRPr="00FB27D8" w:rsidRDefault="009F1F73" w:rsidP="00693101">
            <w:pPr>
              <w:spacing w:after="0" w:line="240" w:lineRule="auto"/>
              <w:rPr>
                <w:sz w:val="12"/>
                <w:szCs w:val="12"/>
              </w:rPr>
            </w:pPr>
            <w:r w:rsidRPr="00FB27D8">
              <w:rPr>
                <w:sz w:val="12"/>
                <w:szCs w:val="12"/>
              </w:rPr>
              <w:t>ID</w:t>
            </w:r>
          </w:p>
        </w:tc>
        <w:tc>
          <w:tcPr>
            <w:tcW w:w="3071" w:type="dxa"/>
            <w:noWrap/>
            <w:hideMark/>
          </w:tcPr>
          <w:p w14:paraId="6E70CD6E" w14:textId="77777777" w:rsidR="009F1F73" w:rsidRPr="00FB27D8" w:rsidRDefault="009F1F73" w:rsidP="00693101">
            <w:pPr>
              <w:spacing w:after="0" w:line="240" w:lineRule="auto"/>
              <w:cnfStyle w:val="100000000000" w:firstRow="1" w:lastRow="0" w:firstColumn="0" w:lastColumn="0" w:oddVBand="0" w:evenVBand="0" w:oddHBand="0" w:evenHBand="0" w:firstRowFirstColumn="0" w:firstRowLastColumn="0" w:lastRowFirstColumn="0" w:lastRowLastColumn="0"/>
              <w:rPr>
                <w:sz w:val="12"/>
                <w:szCs w:val="12"/>
              </w:rPr>
            </w:pPr>
            <w:proofErr w:type="spellStart"/>
            <w:r w:rsidRPr="00FB27D8">
              <w:rPr>
                <w:sz w:val="12"/>
                <w:szCs w:val="12"/>
              </w:rPr>
              <w:t>Descripción</w:t>
            </w:r>
            <w:proofErr w:type="spellEnd"/>
            <w:r w:rsidRPr="00FB27D8">
              <w:rPr>
                <w:sz w:val="12"/>
                <w:szCs w:val="12"/>
              </w:rPr>
              <w:t xml:space="preserve"> del </w:t>
            </w:r>
            <w:proofErr w:type="spellStart"/>
            <w:r w:rsidRPr="00FB27D8">
              <w:rPr>
                <w:sz w:val="12"/>
                <w:szCs w:val="12"/>
              </w:rPr>
              <w:t>tipo</w:t>
            </w:r>
            <w:proofErr w:type="spellEnd"/>
          </w:p>
        </w:tc>
        <w:tc>
          <w:tcPr>
            <w:tcW w:w="841" w:type="dxa"/>
            <w:noWrap/>
            <w:hideMark/>
          </w:tcPr>
          <w:p w14:paraId="7885E56D" w14:textId="77777777" w:rsidR="009F1F73" w:rsidRPr="00FB27D8" w:rsidRDefault="009F1F73" w:rsidP="00693101">
            <w:pPr>
              <w:spacing w:after="0" w:line="240" w:lineRule="auto"/>
              <w:cnfStyle w:val="100000000000" w:firstRow="1" w:lastRow="0" w:firstColumn="0" w:lastColumn="0" w:oddVBand="0" w:evenVBand="0" w:oddHBand="0" w:evenHBand="0" w:firstRowFirstColumn="0" w:firstRowLastColumn="0" w:lastRowFirstColumn="0" w:lastRowLastColumn="0"/>
              <w:rPr>
                <w:sz w:val="12"/>
                <w:szCs w:val="12"/>
              </w:rPr>
            </w:pPr>
            <w:proofErr w:type="spellStart"/>
            <w:r w:rsidRPr="00FB27D8">
              <w:rPr>
                <w:sz w:val="12"/>
                <w:szCs w:val="12"/>
              </w:rPr>
              <w:t>Criticidad</w:t>
            </w:r>
            <w:proofErr w:type="spellEnd"/>
          </w:p>
        </w:tc>
        <w:tc>
          <w:tcPr>
            <w:tcW w:w="709" w:type="dxa"/>
            <w:noWrap/>
            <w:hideMark/>
          </w:tcPr>
          <w:p w14:paraId="43BF792A" w14:textId="77777777" w:rsidR="009F1F73" w:rsidRPr="00FB27D8" w:rsidRDefault="009F1F73" w:rsidP="00693101">
            <w:pPr>
              <w:spacing w:after="0" w:line="240" w:lineRule="auto"/>
              <w:cnfStyle w:val="100000000000" w:firstRow="1" w:lastRow="0" w:firstColumn="0" w:lastColumn="0" w:oddVBand="0" w:evenVBand="0" w:oddHBand="0" w:evenHBand="0" w:firstRowFirstColumn="0" w:firstRowLastColumn="0" w:lastRowFirstColumn="0" w:lastRowLastColumn="0"/>
              <w:rPr>
                <w:sz w:val="12"/>
                <w:szCs w:val="12"/>
              </w:rPr>
            </w:pPr>
            <w:proofErr w:type="spellStart"/>
            <w:proofErr w:type="gramStart"/>
            <w:r w:rsidRPr="00FB27D8">
              <w:rPr>
                <w:sz w:val="12"/>
                <w:szCs w:val="12"/>
              </w:rPr>
              <w:t>T.Res</w:t>
            </w:r>
            <w:proofErr w:type="spellEnd"/>
            <w:proofErr w:type="gramEnd"/>
          </w:p>
        </w:tc>
        <w:tc>
          <w:tcPr>
            <w:tcW w:w="850" w:type="dxa"/>
            <w:noWrap/>
            <w:hideMark/>
          </w:tcPr>
          <w:p w14:paraId="23980FC2" w14:textId="77777777" w:rsidR="009F1F73" w:rsidRPr="00FB27D8" w:rsidRDefault="009F1F73" w:rsidP="00693101">
            <w:pPr>
              <w:spacing w:after="0" w:line="240" w:lineRule="auto"/>
              <w:cnfStyle w:val="100000000000" w:firstRow="1" w:lastRow="0" w:firstColumn="0" w:lastColumn="0" w:oddVBand="0" w:evenVBand="0" w:oddHBand="0" w:evenHBand="0" w:firstRowFirstColumn="0" w:firstRowLastColumn="0" w:lastRowFirstColumn="0" w:lastRowLastColumn="0"/>
              <w:rPr>
                <w:sz w:val="12"/>
                <w:szCs w:val="12"/>
              </w:rPr>
            </w:pPr>
            <w:r w:rsidRPr="00FB27D8">
              <w:rPr>
                <w:sz w:val="12"/>
                <w:szCs w:val="12"/>
              </w:rPr>
              <w:t>Dest ID</w:t>
            </w:r>
          </w:p>
        </w:tc>
        <w:tc>
          <w:tcPr>
            <w:tcW w:w="1216" w:type="dxa"/>
            <w:noWrap/>
            <w:hideMark/>
          </w:tcPr>
          <w:p w14:paraId="1BA1549A" w14:textId="77777777" w:rsidR="009F1F73" w:rsidRPr="00FB27D8" w:rsidRDefault="009F1F73" w:rsidP="00693101">
            <w:pPr>
              <w:spacing w:after="0" w:line="240" w:lineRule="auto"/>
              <w:cnfStyle w:val="100000000000" w:firstRow="1" w:lastRow="0" w:firstColumn="0" w:lastColumn="0" w:oddVBand="0" w:evenVBand="0" w:oddHBand="0" w:evenHBand="0" w:firstRowFirstColumn="0" w:firstRowLastColumn="0" w:lastRowFirstColumn="0" w:lastRowLastColumn="0"/>
              <w:rPr>
                <w:sz w:val="12"/>
                <w:szCs w:val="12"/>
              </w:rPr>
            </w:pPr>
            <w:r w:rsidRPr="00FB27D8">
              <w:rPr>
                <w:sz w:val="12"/>
                <w:szCs w:val="12"/>
              </w:rPr>
              <w:t xml:space="preserve">Destino </w:t>
            </w:r>
            <w:proofErr w:type="spellStart"/>
            <w:r w:rsidRPr="00FB27D8">
              <w:rPr>
                <w:sz w:val="12"/>
                <w:szCs w:val="12"/>
              </w:rPr>
              <w:t>Descrip</w:t>
            </w:r>
            <w:proofErr w:type="spellEnd"/>
          </w:p>
        </w:tc>
        <w:tc>
          <w:tcPr>
            <w:tcW w:w="904" w:type="dxa"/>
            <w:noWrap/>
            <w:hideMark/>
          </w:tcPr>
          <w:p w14:paraId="17376A98" w14:textId="77777777" w:rsidR="009F1F73" w:rsidRPr="00FB27D8" w:rsidRDefault="009F1F73" w:rsidP="00693101">
            <w:pPr>
              <w:spacing w:after="0" w:line="240" w:lineRule="auto"/>
              <w:cnfStyle w:val="100000000000" w:firstRow="1" w:lastRow="0" w:firstColumn="0" w:lastColumn="0" w:oddVBand="0" w:evenVBand="0" w:oddHBand="0" w:evenHBand="0" w:firstRowFirstColumn="0" w:firstRowLastColumn="0" w:lastRowFirstColumn="0" w:lastRowLastColumn="0"/>
              <w:rPr>
                <w:sz w:val="12"/>
                <w:szCs w:val="12"/>
              </w:rPr>
            </w:pPr>
            <w:proofErr w:type="spellStart"/>
            <w:r w:rsidRPr="00FB27D8">
              <w:rPr>
                <w:sz w:val="12"/>
                <w:szCs w:val="12"/>
              </w:rPr>
              <w:t>CtgryID</w:t>
            </w:r>
            <w:proofErr w:type="spellEnd"/>
          </w:p>
        </w:tc>
      </w:tr>
      <w:tr w:rsidR="009F1F73" w:rsidRPr="00FB27D8" w14:paraId="78B68E2E" w14:textId="77777777" w:rsidTr="00693101">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76ED932F" w14:textId="77777777" w:rsidR="009F1F73" w:rsidRPr="00FB27D8" w:rsidRDefault="009F1F73" w:rsidP="00693101">
            <w:pPr>
              <w:spacing w:after="0" w:line="240" w:lineRule="auto"/>
              <w:rPr>
                <w:sz w:val="12"/>
                <w:szCs w:val="12"/>
              </w:rPr>
            </w:pPr>
            <w:r w:rsidRPr="00FB27D8">
              <w:rPr>
                <w:sz w:val="12"/>
                <w:szCs w:val="12"/>
              </w:rPr>
              <w:t>1</w:t>
            </w:r>
          </w:p>
        </w:tc>
        <w:tc>
          <w:tcPr>
            <w:tcW w:w="3071" w:type="dxa"/>
            <w:noWrap/>
            <w:hideMark/>
          </w:tcPr>
          <w:p w14:paraId="13346910"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r w:rsidRPr="00FB27D8">
              <w:rPr>
                <w:sz w:val="12"/>
                <w:szCs w:val="12"/>
              </w:rPr>
              <w:t>AEPD</w:t>
            </w:r>
          </w:p>
        </w:tc>
        <w:tc>
          <w:tcPr>
            <w:tcW w:w="841" w:type="dxa"/>
            <w:noWrap/>
            <w:hideMark/>
          </w:tcPr>
          <w:p w14:paraId="5CAF4F5F"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709" w:type="dxa"/>
            <w:noWrap/>
            <w:hideMark/>
          </w:tcPr>
          <w:p w14:paraId="4C84D111"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850" w:type="dxa"/>
            <w:noWrap/>
            <w:hideMark/>
          </w:tcPr>
          <w:p w14:paraId="1E55660D"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1216" w:type="dxa"/>
            <w:noWrap/>
            <w:hideMark/>
          </w:tcPr>
          <w:p w14:paraId="4D38B147"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904" w:type="dxa"/>
            <w:noWrap/>
            <w:hideMark/>
          </w:tcPr>
          <w:p w14:paraId="12F5BF3F"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r>
      <w:tr w:rsidR="009F1F73" w:rsidRPr="00FB27D8" w14:paraId="517BCDAB" w14:textId="77777777" w:rsidTr="00693101">
        <w:trPr>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0E7960B1" w14:textId="77777777" w:rsidR="009F1F73" w:rsidRPr="00FB27D8" w:rsidRDefault="009F1F73" w:rsidP="00693101">
            <w:pPr>
              <w:spacing w:after="0" w:line="240" w:lineRule="auto"/>
              <w:rPr>
                <w:sz w:val="12"/>
                <w:szCs w:val="12"/>
              </w:rPr>
            </w:pPr>
            <w:r w:rsidRPr="00FB27D8">
              <w:rPr>
                <w:sz w:val="12"/>
                <w:szCs w:val="12"/>
              </w:rPr>
              <w:t>2</w:t>
            </w:r>
          </w:p>
        </w:tc>
        <w:tc>
          <w:tcPr>
            <w:tcW w:w="3071" w:type="dxa"/>
            <w:noWrap/>
            <w:hideMark/>
          </w:tcPr>
          <w:p w14:paraId="617F2204"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roofErr w:type="spellStart"/>
            <w:r w:rsidRPr="00FB27D8">
              <w:rPr>
                <w:sz w:val="12"/>
                <w:szCs w:val="12"/>
              </w:rPr>
              <w:t>Apremios</w:t>
            </w:r>
            <w:proofErr w:type="spellEnd"/>
          </w:p>
        </w:tc>
        <w:tc>
          <w:tcPr>
            <w:tcW w:w="841" w:type="dxa"/>
            <w:noWrap/>
            <w:hideMark/>
          </w:tcPr>
          <w:p w14:paraId="6548EABD"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709" w:type="dxa"/>
            <w:noWrap/>
            <w:hideMark/>
          </w:tcPr>
          <w:p w14:paraId="39623518"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850" w:type="dxa"/>
            <w:noWrap/>
            <w:hideMark/>
          </w:tcPr>
          <w:p w14:paraId="079BAACC"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1216" w:type="dxa"/>
            <w:noWrap/>
            <w:hideMark/>
          </w:tcPr>
          <w:p w14:paraId="79F3F5C0"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904" w:type="dxa"/>
            <w:noWrap/>
            <w:hideMark/>
          </w:tcPr>
          <w:p w14:paraId="1F27B5F2"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r>
      <w:tr w:rsidR="009F1F73" w:rsidRPr="00FB27D8" w14:paraId="4E4109E6" w14:textId="77777777" w:rsidTr="00693101">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158E0146" w14:textId="77777777" w:rsidR="009F1F73" w:rsidRPr="00FB27D8" w:rsidRDefault="009F1F73" w:rsidP="00693101">
            <w:pPr>
              <w:spacing w:after="0" w:line="240" w:lineRule="auto"/>
              <w:rPr>
                <w:sz w:val="12"/>
                <w:szCs w:val="12"/>
              </w:rPr>
            </w:pPr>
            <w:r w:rsidRPr="00FB27D8">
              <w:rPr>
                <w:sz w:val="12"/>
                <w:szCs w:val="12"/>
              </w:rPr>
              <w:t>3</w:t>
            </w:r>
          </w:p>
        </w:tc>
        <w:tc>
          <w:tcPr>
            <w:tcW w:w="3071" w:type="dxa"/>
            <w:noWrap/>
            <w:hideMark/>
          </w:tcPr>
          <w:p w14:paraId="03D3A057"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roofErr w:type="spellStart"/>
            <w:r w:rsidRPr="00FB27D8">
              <w:rPr>
                <w:sz w:val="12"/>
                <w:szCs w:val="12"/>
              </w:rPr>
              <w:t>Avales</w:t>
            </w:r>
            <w:proofErr w:type="spellEnd"/>
          </w:p>
        </w:tc>
        <w:tc>
          <w:tcPr>
            <w:tcW w:w="841" w:type="dxa"/>
            <w:noWrap/>
            <w:hideMark/>
          </w:tcPr>
          <w:p w14:paraId="68BAEF23"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709" w:type="dxa"/>
            <w:noWrap/>
            <w:hideMark/>
          </w:tcPr>
          <w:p w14:paraId="66750122"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850" w:type="dxa"/>
            <w:noWrap/>
            <w:hideMark/>
          </w:tcPr>
          <w:p w14:paraId="31B95303"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1216" w:type="dxa"/>
            <w:noWrap/>
            <w:hideMark/>
          </w:tcPr>
          <w:p w14:paraId="2DB275E1"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904" w:type="dxa"/>
            <w:noWrap/>
            <w:hideMark/>
          </w:tcPr>
          <w:p w14:paraId="3260FFC5"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r>
      <w:tr w:rsidR="009F1F73" w:rsidRPr="00FB27D8" w14:paraId="74D943E8" w14:textId="77777777" w:rsidTr="00693101">
        <w:trPr>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30259486" w14:textId="77777777" w:rsidR="009F1F73" w:rsidRPr="00FB27D8" w:rsidRDefault="009F1F73" w:rsidP="00693101">
            <w:pPr>
              <w:spacing w:after="0" w:line="240" w:lineRule="auto"/>
              <w:rPr>
                <w:sz w:val="12"/>
                <w:szCs w:val="12"/>
              </w:rPr>
            </w:pPr>
            <w:r w:rsidRPr="00FB27D8">
              <w:rPr>
                <w:sz w:val="12"/>
                <w:szCs w:val="12"/>
              </w:rPr>
              <w:t>4</w:t>
            </w:r>
          </w:p>
        </w:tc>
        <w:tc>
          <w:tcPr>
            <w:tcW w:w="3071" w:type="dxa"/>
            <w:noWrap/>
            <w:hideMark/>
          </w:tcPr>
          <w:p w14:paraId="2CBF9599"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r w:rsidRPr="00FB27D8">
              <w:rPr>
                <w:sz w:val="12"/>
                <w:szCs w:val="12"/>
              </w:rPr>
              <w:t>Bono social</w:t>
            </w:r>
          </w:p>
        </w:tc>
        <w:tc>
          <w:tcPr>
            <w:tcW w:w="841" w:type="dxa"/>
            <w:noWrap/>
            <w:hideMark/>
          </w:tcPr>
          <w:p w14:paraId="4CDADBE8"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709" w:type="dxa"/>
            <w:noWrap/>
            <w:hideMark/>
          </w:tcPr>
          <w:p w14:paraId="03333E82"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850" w:type="dxa"/>
            <w:noWrap/>
            <w:hideMark/>
          </w:tcPr>
          <w:p w14:paraId="5FF1B1EE"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1216" w:type="dxa"/>
            <w:noWrap/>
            <w:hideMark/>
          </w:tcPr>
          <w:p w14:paraId="5643D3D9"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904" w:type="dxa"/>
            <w:noWrap/>
            <w:hideMark/>
          </w:tcPr>
          <w:p w14:paraId="03231B41"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r>
      <w:tr w:rsidR="009F1F73" w:rsidRPr="00FB27D8" w14:paraId="416F0233" w14:textId="77777777" w:rsidTr="00693101">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4E0F1D6F" w14:textId="77777777" w:rsidR="009F1F73" w:rsidRPr="00FB27D8" w:rsidRDefault="009F1F73" w:rsidP="00693101">
            <w:pPr>
              <w:spacing w:after="0" w:line="240" w:lineRule="auto"/>
              <w:rPr>
                <w:sz w:val="12"/>
                <w:szCs w:val="12"/>
              </w:rPr>
            </w:pPr>
            <w:r w:rsidRPr="00FB27D8">
              <w:rPr>
                <w:sz w:val="12"/>
                <w:szCs w:val="12"/>
              </w:rPr>
              <w:t>5</w:t>
            </w:r>
          </w:p>
        </w:tc>
        <w:tc>
          <w:tcPr>
            <w:tcW w:w="3071" w:type="dxa"/>
            <w:noWrap/>
            <w:hideMark/>
          </w:tcPr>
          <w:p w14:paraId="34E9095C"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lang w:val="es-ES"/>
              </w:rPr>
            </w:pPr>
            <w:r w:rsidRPr="00FB27D8">
              <w:rPr>
                <w:sz w:val="12"/>
                <w:szCs w:val="12"/>
                <w:lang w:val="es-ES"/>
              </w:rPr>
              <w:t>Cambios de titularidad propiedad inmuebles</w:t>
            </w:r>
          </w:p>
        </w:tc>
        <w:tc>
          <w:tcPr>
            <w:tcW w:w="841" w:type="dxa"/>
            <w:noWrap/>
            <w:hideMark/>
          </w:tcPr>
          <w:p w14:paraId="6B18E6AF" w14:textId="77777777" w:rsidR="009F1F73" w:rsidRPr="009F1F73"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lang w:val="es-ES"/>
              </w:rPr>
            </w:pPr>
          </w:p>
        </w:tc>
        <w:tc>
          <w:tcPr>
            <w:tcW w:w="709" w:type="dxa"/>
            <w:noWrap/>
            <w:hideMark/>
          </w:tcPr>
          <w:p w14:paraId="3556C6BA" w14:textId="77777777" w:rsidR="009F1F73" w:rsidRPr="009F1F73"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lang w:val="es-ES"/>
              </w:rPr>
            </w:pPr>
          </w:p>
        </w:tc>
        <w:tc>
          <w:tcPr>
            <w:tcW w:w="850" w:type="dxa"/>
            <w:noWrap/>
            <w:hideMark/>
          </w:tcPr>
          <w:p w14:paraId="5D12B0D9" w14:textId="77777777" w:rsidR="009F1F73" w:rsidRPr="009F1F73"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lang w:val="es-ES"/>
              </w:rPr>
            </w:pPr>
          </w:p>
        </w:tc>
        <w:tc>
          <w:tcPr>
            <w:tcW w:w="1216" w:type="dxa"/>
            <w:noWrap/>
            <w:hideMark/>
          </w:tcPr>
          <w:p w14:paraId="31176886" w14:textId="77777777" w:rsidR="009F1F73" w:rsidRPr="009F1F73"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lang w:val="es-ES"/>
              </w:rPr>
            </w:pPr>
          </w:p>
        </w:tc>
        <w:tc>
          <w:tcPr>
            <w:tcW w:w="904" w:type="dxa"/>
            <w:noWrap/>
            <w:hideMark/>
          </w:tcPr>
          <w:p w14:paraId="6A11A189" w14:textId="77777777" w:rsidR="009F1F73" w:rsidRPr="009F1F73"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lang w:val="es-ES"/>
              </w:rPr>
            </w:pPr>
          </w:p>
        </w:tc>
      </w:tr>
      <w:tr w:rsidR="009F1F73" w:rsidRPr="00FB27D8" w14:paraId="1D32C694" w14:textId="77777777" w:rsidTr="00693101">
        <w:trPr>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5AB43AEA" w14:textId="77777777" w:rsidR="009F1F73" w:rsidRPr="00FB27D8" w:rsidRDefault="009F1F73" w:rsidP="00693101">
            <w:pPr>
              <w:spacing w:after="0" w:line="240" w:lineRule="auto"/>
              <w:rPr>
                <w:sz w:val="12"/>
                <w:szCs w:val="12"/>
              </w:rPr>
            </w:pPr>
            <w:r w:rsidRPr="00FB27D8">
              <w:rPr>
                <w:sz w:val="12"/>
                <w:szCs w:val="12"/>
              </w:rPr>
              <w:t>6</w:t>
            </w:r>
          </w:p>
        </w:tc>
        <w:tc>
          <w:tcPr>
            <w:tcW w:w="3071" w:type="dxa"/>
            <w:noWrap/>
            <w:hideMark/>
          </w:tcPr>
          <w:p w14:paraId="4F44FB6C"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roofErr w:type="spellStart"/>
            <w:r w:rsidRPr="00FB27D8">
              <w:rPr>
                <w:sz w:val="12"/>
                <w:szCs w:val="12"/>
              </w:rPr>
              <w:t>Catastro</w:t>
            </w:r>
            <w:proofErr w:type="spellEnd"/>
          </w:p>
        </w:tc>
        <w:tc>
          <w:tcPr>
            <w:tcW w:w="841" w:type="dxa"/>
            <w:noWrap/>
            <w:hideMark/>
          </w:tcPr>
          <w:p w14:paraId="246E44F7"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709" w:type="dxa"/>
            <w:noWrap/>
            <w:hideMark/>
          </w:tcPr>
          <w:p w14:paraId="35586C55"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850" w:type="dxa"/>
            <w:noWrap/>
            <w:hideMark/>
          </w:tcPr>
          <w:p w14:paraId="1C40BFFD"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1216" w:type="dxa"/>
            <w:noWrap/>
            <w:hideMark/>
          </w:tcPr>
          <w:p w14:paraId="7B120ED8"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904" w:type="dxa"/>
            <w:noWrap/>
            <w:hideMark/>
          </w:tcPr>
          <w:p w14:paraId="7ED06EAC"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r>
      <w:tr w:rsidR="009F1F73" w:rsidRPr="00FB27D8" w14:paraId="5E53D917" w14:textId="77777777" w:rsidTr="00693101">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3FF8EC9D" w14:textId="77777777" w:rsidR="009F1F73" w:rsidRPr="00FB27D8" w:rsidRDefault="009F1F73" w:rsidP="00693101">
            <w:pPr>
              <w:spacing w:after="0" w:line="240" w:lineRule="auto"/>
              <w:rPr>
                <w:sz w:val="12"/>
                <w:szCs w:val="12"/>
              </w:rPr>
            </w:pPr>
            <w:r w:rsidRPr="00FB27D8">
              <w:rPr>
                <w:sz w:val="12"/>
                <w:szCs w:val="12"/>
              </w:rPr>
              <w:t>7</w:t>
            </w:r>
          </w:p>
        </w:tc>
        <w:tc>
          <w:tcPr>
            <w:tcW w:w="3071" w:type="dxa"/>
            <w:noWrap/>
            <w:hideMark/>
          </w:tcPr>
          <w:p w14:paraId="4B9A1C80"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roofErr w:type="spellStart"/>
            <w:r w:rsidRPr="00FB27D8">
              <w:rPr>
                <w:sz w:val="12"/>
                <w:szCs w:val="12"/>
              </w:rPr>
              <w:t>Citacion</w:t>
            </w:r>
            <w:proofErr w:type="spellEnd"/>
            <w:r w:rsidRPr="00FB27D8">
              <w:rPr>
                <w:sz w:val="12"/>
                <w:szCs w:val="12"/>
              </w:rPr>
              <w:t xml:space="preserve"> </w:t>
            </w:r>
            <w:proofErr w:type="spellStart"/>
            <w:r w:rsidRPr="00FB27D8">
              <w:rPr>
                <w:sz w:val="12"/>
                <w:szCs w:val="12"/>
              </w:rPr>
              <w:t>Arbitrajes</w:t>
            </w:r>
            <w:proofErr w:type="spellEnd"/>
            <w:r w:rsidRPr="00FB27D8">
              <w:rPr>
                <w:sz w:val="12"/>
                <w:szCs w:val="12"/>
              </w:rPr>
              <w:t xml:space="preserve"> o </w:t>
            </w:r>
            <w:proofErr w:type="spellStart"/>
            <w:r w:rsidRPr="00FB27D8">
              <w:rPr>
                <w:sz w:val="12"/>
                <w:szCs w:val="12"/>
              </w:rPr>
              <w:t>conciliaciones</w:t>
            </w:r>
            <w:proofErr w:type="spellEnd"/>
          </w:p>
        </w:tc>
        <w:tc>
          <w:tcPr>
            <w:tcW w:w="841" w:type="dxa"/>
            <w:noWrap/>
            <w:hideMark/>
          </w:tcPr>
          <w:p w14:paraId="72442FB1"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709" w:type="dxa"/>
            <w:noWrap/>
            <w:hideMark/>
          </w:tcPr>
          <w:p w14:paraId="3CE6874C"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850" w:type="dxa"/>
            <w:noWrap/>
            <w:hideMark/>
          </w:tcPr>
          <w:p w14:paraId="72E13AF5"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1216" w:type="dxa"/>
            <w:noWrap/>
            <w:hideMark/>
          </w:tcPr>
          <w:p w14:paraId="459FCCBA"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904" w:type="dxa"/>
            <w:noWrap/>
            <w:hideMark/>
          </w:tcPr>
          <w:p w14:paraId="1E7DE200"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r>
      <w:tr w:rsidR="009F1F73" w:rsidRPr="00FB27D8" w14:paraId="6BC710E3" w14:textId="77777777" w:rsidTr="00693101">
        <w:trPr>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51BC1EF2" w14:textId="77777777" w:rsidR="009F1F73" w:rsidRPr="00FB27D8" w:rsidRDefault="009F1F73" w:rsidP="00693101">
            <w:pPr>
              <w:spacing w:after="0" w:line="240" w:lineRule="auto"/>
              <w:rPr>
                <w:sz w:val="12"/>
                <w:szCs w:val="12"/>
              </w:rPr>
            </w:pPr>
            <w:r w:rsidRPr="00FB27D8">
              <w:rPr>
                <w:sz w:val="12"/>
                <w:szCs w:val="12"/>
              </w:rPr>
              <w:t>8</w:t>
            </w:r>
          </w:p>
        </w:tc>
        <w:tc>
          <w:tcPr>
            <w:tcW w:w="3071" w:type="dxa"/>
            <w:noWrap/>
            <w:hideMark/>
          </w:tcPr>
          <w:p w14:paraId="38FC10B7"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roofErr w:type="spellStart"/>
            <w:r w:rsidRPr="00FB27D8">
              <w:rPr>
                <w:sz w:val="12"/>
                <w:szCs w:val="12"/>
              </w:rPr>
              <w:t>Citaciones</w:t>
            </w:r>
            <w:proofErr w:type="spellEnd"/>
            <w:r w:rsidRPr="00FB27D8">
              <w:rPr>
                <w:sz w:val="12"/>
                <w:szCs w:val="12"/>
              </w:rPr>
              <w:t xml:space="preserve"> </w:t>
            </w:r>
            <w:proofErr w:type="spellStart"/>
            <w:r w:rsidRPr="00FB27D8">
              <w:rPr>
                <w:sz w:val="12"/>
                <w:szCs w:val="12"/>
              </w:rPr>
              <w:t>judiciales</w:t>
            </w:r>
            <w:proofErr w:type="spellEnd"/>
          </w:p>
        </w:tc>
        <w:tc>
          <w:tcPr>
            <w:tcW w:w="841" w:type="dxa"/>
            <w:noWrap/>
            <w:hideMark/>
          </w:tcPr>
          <w:p w14:paraId="391A1E6A"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709" w:type="dxa"/>
            <w:noWrap/>
            <w:hideMark/>
          </w:tcPr>
          <w:p w14:paraId="3A0D8B7F"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850" w:type="dxa"/>
            <w:noWrap/>
            <w:hideMark/>
          </w:tcPr>
          <w:p w14:paraId="34AD4973"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1216" w:type="dxa"/>
            <w:noWrap/>
            <w:hideMark/>
          </w:tcPr>
          <w:p w14:paraId="76E79119"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904" w:type="dxa"/>
            <w:noWrap/>
            <w:hideMark/>
          </w:tcPr>
          <w:p w14:paraId="2CB6617F"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r>
      <w:tr w:rsidR="009F1F73" w:rsidRPr="00FB27D8" w14:paraId="62849CB4" w14:textId="77777777" w:rsidTr="00693101">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4EDFC6CE" w14:textId="77777777" w:rsidR="009F1F73" w:rsidRPr="00FB27D8" w:rsidRDefault="009F1F73" w:rsidP="00693101">
            <w:pPr>
              <w:spacing w:after="0" w:line="240" w:lineRule="auto"/>
              <w:rPr>
                <w:sz w:val="12"/>
                <w:szCs w:val="12"/>
              </w:rPr>
            </w:pPr>
            <w:r w:rsidRPr="00FB27D8">
              <w:rPr>
                <w:sz w:val="12"/>
                <w:szCs w:val="12"/>
              </w:rPr>
              <w:t>9</w:t>
            </w:r>
          </w:p>
        </w:tc>
        <w:tc>
          <w:tcPr>
            <w:tcW w:w="3071" w:type="dxa"/>
            <w:noWrap/>
            <w:hideMark/>
          </w:tcPr>
          <w:p w14:paraId="79DAADDD"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roofErr w:type="spellStart"/>
            <w:r w:rsidRPr="00FB27D8">
              <w:rPr>
                <w:sz w:val="12"/>
                <w:szCs w:val="12"/>
              </w:rPr>
              <w:t>Contratos</w:t>
            </w:r>
            <w:proofErr w:type="spellEnd"/>
          </w:p>
        </w:tc>
        <w:tc>
          <w:tcPr>
            <w:tcW w:w="841" w:type="dxa"/>
            <w:noWrap/>
            <w:hideMark/>
          </w:tcPr>
          <w:p w14:paraId="554D001A"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709" w:type="dxa"/>
            <w:noWrap/>
            <w:hideMark/>
          </w:tcPr>
          <w:p w14:paraId="0609D95D"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850" w:type="dxa"/>
            <w:noWrap/>
            <w:hideMark/>
          </w:tcPr>
          <w:p w14:paraId="42E47830"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1216" w:type="dxa"/>
            <w:noWrap/>
            <w:hideMark/>
          </w:tcPr>
          <w:p w14:paraId="51E39424"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904" w:type="dxa"/>
            <w:noWrap/>
            <w:hideMark/>
          </w:tcPr>
          <w:p w14:paraId="22B70697"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r>
      <w:tr w:rsidR="009F1F73" w:rsidRPr="00FB27D8" w14:paraId="4BA16CB7" w14:textId="77777777" w:rsidTr="00693101">
        <w:trPr>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147C9B08" w14:textId="77777777" w:rsidR="009F1F73" w:rsidRPr="00FB27D8" w:rsidRDefault="009F1F73" w:rsidP="00693101">
            <w:pPr>
              <w:spacing w:after="0" w:line="240" w:lineRule="auto"/>
              <w:rPr>
                <w:sz w:val="12"/>
                <w:szCs w:val="12"/>
              </w:rPr>
            </w:pPr>
            <w:r w:rsidRPr="00FB27D8">
              <w:rPr>
                <w:sz w:val="12"/>
                <w:szCs w:val="12"/>
              </w:rPr>
              <w:t>10</w:t>
            </w:r>
          </w:p>
        </w:tc>
        <w:tc>
          <w:tcPr>
            <w:tcW w:w="3071" w:type="dxa"/>
            <w:noWrap/>
            <w:hideMark/>
          </w:tcPr>
          <w:p w14:paraId="0B543C21"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roofErr w:type="spellStart"/>
            <w:r w:rsidRPr="00FB27D8">
              <w:rPr>
                <w:sz w:val="12"/>
                <w:szCs w:val="12"/>
              </w:rPr>
              <w:t>Demandas</w:t>
            </w:r>
            <w:proofErr w:type="spellEnd"/>
          </w:p>
        </w:tc>
        <w:tc>
          <w:tcPr>
            <w:tcW w:w="841" w:type="dxa"/>
            <w:noWrap/>
            <w:hideMark/>
          </w:tcPr>
          <w:p w14:paraId="399376A3"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709" w:type="dxa"/>
            <w:noWrap/>
            <w:hideMark/>
          </w:tcPr>
          <w:p w14:paraId="693B0AFA"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850" w:type="dxa"/>
            <w:noWrap/>
            <w:hideMark/>
          </w:tcPr>
          <w:p w14:paraId="192108C4"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1216" w:type="dxa"/>
            <w:noWrap/>
            <w:hideMark/>
          </w:tcPr>
          <w:p w14:paraId="235A08EB"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904" w:type="dxa"/>
            <w:noWrap/>
            <w:hideMark/>
          </w:tcPr>
          <w:p w14:paraId="5014DE4F"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r>
      <w:tr w:rsidR="009F1F73" w:rsidRPr="00FB27D8" w14:paraId="087FEF57" w14:textId="77777777" w:rsidTr="00693101">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0AD49787" w14:textId="77777777" w:rsidR="009F1F73" w:rsidRPr="00FB27D8" w:rsidRDefault="009F1F73" w:rsidP="00693101">
            <w:pPr>
              <w:spacing w:after="0" w:line="240" w:lineRule="auto"/>
              <w:rPr>
                <w:sz w:val="12"/>
                <w:szCs w:val="12"/>
              </w:rPr>
            </w:pPr>
            <w:r w:rsidRPr="00FB27D8">
              <w:rPr>
                <w:sz w:val="12"/>
                <w:szCs w:val="12"/>
              </w:rPr>
              <w:t>11</w:t>
            </w:r>
          </w:p>
        </w:tc>
        <w:tc>
          <w:tcPr>
            <w:tcW w:w="3071" w:type="dxa"/>
            <w:noWrap/>
            <w:hideMark/>
          </w:tcPr>
          <w:p w14:paraId="18C5D0DD"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lang w:val="es-ES"/>
              </w:rPr>
            </w:pPr>
            <w:r w:rsidRPr="00FB27D8">
              <w:rPr>
                <w:sz w:val="12"/>
                <w:szCs w:val="12"/>
                <w:lang w:val="es-ES"/>
              </w:rPr>
              <w:t>Desbroces o limpiezas de parcelas</w:t>
            </w:r>
          </w:p>
        </w:tc>
        <w:tc>
          <w:tcPr>
            <w:tcW w:w="841" w:type="dxa"/>
            <w:noWrap/>
            <w:hideMark/>
          </w:tcPr>
          <w:p w14:paraId="77EA7850" w14:textId="77777777" w:rsidR="009F1F73" w:rsidRPr="009F1F73"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lang w:val="es-ES"/>
              </w:rPr>
            </w:pPr>
          </w:p>
        </w:tc>
        <w:tc>
          <w:tcPr>
            <w:tcW w:w="709" w:type="dxa"/>
            <w:noWrap/>
            <w:hideMark/>
          </w:tcPr>
          <w:p w14:paraId="79168095" w14:textId="77777777" w:rsidR="009F1F73" w:rsidRPr="009F1F73"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lang w:val="es-ES"/>
              </w:rPr>
            </w:pPr>
          </w:p>
        </w:tc>
        <w:tc>
          <w:tcPr>
            <w:tcW w:w="850" w:type="dxa"/>
            <w:noWrap/>
            <w:hideMark/>
          </w:tcPr>
          <w:p w14:paraId="6F4FC724" w14:textId="77777777" w:rsidR="009F1F73" w:rsidRPr="009F1F73"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lang w:val="es-ES"/>
              </w:rPr>
            </w:pPr>
          </w:p>
        </w:tc>
        <w:tc>
          <w:tcPr>
            <w:tcW w:w="1216" w:type="dxa"/>
            <w:noWrap/>
            <w:hideMark/>
          </w:tcPr>
          <w:p w14:paraId="6297A963" w14:textId="77777777" w:rsidR="009F1F73" w:rsidRPr="009F1F73"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lang w:val="es-ES"/>
              </w:rPr>
            </w:pPr>
          </w:p>
        </w:tc>
        <w:tc>
          <w:tcPr>
            <w:tcW w:w="904" w:type="dxa"/>
            <w:noWrap/>
            <w:hideMark/>
          </w:tcPr>
          <w:p w14:paraId="6F4A17CC" w14:textId="77777777" w:rsidR="009F1F73" w:rsidRPr="009F1F73"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lang w:val="es-ES"/>
              </w:rPr>
            </w:pPr>
          </w:p>
        </w:tc>
      </w:tr>
      <w:tr w:rsidR="009F1F73" w:rsidRPr="00FB27D8" w14:paraId="2EB00847" w14:textId="77777777" w:rsidTr="00693101">
        <w:trPr>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2F0D8465" w14:textId="77777777" w:rsidR="009F1F73" w:rsidRPr="00FB27D8" w:rsidRDefault="009F1F73" w:rsidP="00693101">
            <w:pPr>
              <w:spacing w:after="0" w:line="240" w:lineRule="auto"/>
              <w:rPr>
                <w:sz w:val="12"/>
                <w:szCs w:val="12"/>
              </w:rPr>
            </w:pPr>
            <w:r w:rsidRPr="00FB27D8">
              <w:rPr>
                <w:sz w:val="12"/>
                <w:szCs w:val="12"/>
              </w:rPr>
              <w:t>12</w:t>
            </w:r>
          </w:p>
        </w:tc>
        <w:tc>
          <w:tcPr>
            <w:tcW w:w="3071" w:type="dxa"/>
            <w:noWrap/>
            <w:hideMark/>
          </w:tcPr>
          <w:p w14:paraId="349CDB7A"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roofErr w:type="spellStart"/>
            <w:r w:rsidRPr="00FB27D8">
              <w:rPr>
                <w:sz w:val="12"/>
                <w:szCs w:val="12"/>
              </w:rPr>
              <w:t>Ejecuciones</w:t>
            </w:r>
            <w:proofErr w:type="spellEnd"/>
            <w:r w:rsidRPr="00FB27D8">
              <w:rPr>
                <w:sz w:val="12"/>
                <w:szCs w:val="12"/>
              </w:rPr>
              <w:t xml:space="preserve"> de </w:t>
            </w:r>
            <w:proofErr w:type="spellStart"/>
            <w:r w:rsidRPr="00FB27D8">
              <w:rPr>
                <w:sz w:val="12"/>
                <w:szCs w:val="12"/>
              </w:rPr>
              <w:t>títulos</w:t>
            </w:r>
            <w:proofErr w:type="spellEnd"/>
            <w:r w:rsidRPr="00FB27D8">
              <w:rPr>
                <w:sz w:val="12"/>
                <w:szCs w:val="12"/>
              </w:rPr>
              <w:t xml:space="preserve"> </w:t>
            </w:r>
            <w:proofErr w:type="spellStart"/>
            <w:r w:rsidRPr="00FB27D8">
              <w:rPr>
                <w:sz w:val="12"/>
                <w:szCs w:val="12"/>
              </w:rPr>
              <w:t>judiciales</w:t>
            </w:r>
            <w:proofErr w:type="spellEnd"/>
          </w:p>
        </w:tc>
        <w:tc>
          <w:tcPr>
            <w:tcW w:w="841" w:type="dxa"/>
            <w:noWrap/>
            <w:hideMark/>
          </w:tcPr>
          <w:p w14:paraId="009CA76C"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709" w:type="dxa"/>
            <w:noWrap/>
            <w:hideMark/>
          </w:tcPr>
          <w:p w14:paraId="14CF9462"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850" w:type="dxa"/>
            <w:noWrap/>
            <w:hideMark/>
          </w:tcPr>
          <w:p w14:paraId="7A7C2547"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1216" w:type="dxa"/>
            <w:noWrap/>
            <w:hideMark/>
          </w:tcPr>
          <w:p w14:paraId="07AF0A8C"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904" w:type="dxa"/>
            <w:noWrap/>
            <w:hideMark/>
          </w:tcPr>
          <w:p w14:paraId="61344E63"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r>
      <w:tr w:rsidR="009F1F73" w:rsidRPr="00FB27D8" w14:paraId="6A419A0C" w14:textId="77777777" w:rsidTr="00693101">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323A5D3E" w14:textId="77777777" w:rsidR="009F1F73" w:rsidRPr="00FB27D8" w:rsidRDefault="009F1F73" w:rsidP="00693101">
            <w:pPr>
              <w:spacing w:after="0" w:line="240" w:lineRule="auto"/>
              <w:rPr>
                <w:sz w:val="12"/>
                <w:szCs w:val="12"/>
              </w:rPr>
            </w:pPr>
            <w:r w:rsidRPr="00FB27D8">
              <w:rPr>
                <w:sz w:val="12"/>
                <w:szCs w:val="12"/>
              </w:rPr>
              <w:t>13</w:t>
            </w:r>
          </w:p>
        </w:tc>
        <w:tc>
          <w:tcPr>
            <w:tcW w:w="3071" w:type="dxa"/>
            <w:noWrap/>
            <w:hideMark/>
          </w:tcPr>
          <w:p w14:paraId="0417D803"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r w:rsidRPr="00FB27D8">
              <w:rPr>
                <w:sz w:val="12"/>
                <w:szCs w:val="12"/>
              </w:rPr>
              <w:t xml:space="preserve">Embargos </w:t>
            </w:r>
            <w:proofErr w:type="spellStart"/>
            <w:r w:rsidRPr="00FB27D8">
              <w:rPr>
                <w:sz w:val="12"/>
                <w:szCs w:val="12"/>
              </w:rPr>
              <w:t>bienes</w:t>
            </w:r>
            <w:proofErr w:type="spellEnd"/>
          </w:p>
        </w:tc>
        <w:tc>
          <w:tcPr>
            <w:tcW w:w="841" w:type="dxa"/>
            <w:noWrap/>
            <w:hideMark/>
          </w:tcPr>
          <w:p w14:paraId="21C69F51"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709" w:type="dxa"/>
            <w:noWrap/>
            <w:hideMark/>
          </w:tcPr>
          <w:p w14:paraId="5BDAB10E"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850" w:type="dxa"/>
            <w:noWrap/>
            <w:hideMark/>
          </w:tcPr>
          <w:p w14:paraId="6FC73CA0"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1216" w:type="dxa"/>
            <w:noWrap/>
            <w:hideMark/>
          </w:tcPr>
          <w:p w14:paraId="496DBE76"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904" w:type="dxa"/>
            <w:noWrap/>
            <w:hideMark/>
          </w:tcPr>
          <w:p w14:paraId="123083EB"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r>
      <w:tr w:rsidR="009F1F73" w:rsidRPr="00FB27D8" w14:paraId="360C1714" w14:textId="77777777" w:rsidTr="00693101">
        <w:trPr>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71BFA9BB" w14:textId="77777777" w:rsidR="009F1F73" w:rsidRPr="00FB27D8" w:rsidRDefault="009F1F73" w:rsidP="00693101">
            <w:pPr>
              <w:spacing w:after="0" w:line="240" w:lineRule="auto"/>
              <w:rPr>
                <w:sz w:val="12"/>
                <w:szCs w:val="12"/>
              </w:rPr>
            </w:pPr>
            <w:r w:rsidRPr="00FB27D8">
              <w:rPr>
                <w:sz w:val="12"/>
                <w:szCs w:val="12"/>
              </w:rPr>
              <w:t>14</w:t>
            </w:r>
          </w:p>
        </w:tc>
        <w:tc>
          <w:tcPr>
            <w:tcW w:w="3071" w:type="dxa"/>
            <w:noWrap/>
            <w:hideMark/>
          </w:tcPr>
          <w:p w14:paraId="60DF4FEF"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r w:rsidRPr="00FB27D8">
              <w:rPr>
                <w:sz w:val="12"/>
                <w:szCs w:val="12"/>
              </w:rPr>
              <w:t xml:space="preserve">Embargos de </w:t>
            </w:r>
            <w:proofErr w:type="spellStart"/>
            <w:r w:rsidRPr="00FB27D8">
              <w:rPr>
                <w:sz w:val="12"/>
                <w:szCs w:val="12"/>
              </w:rPr>
              <w:t>cuentas</w:t>
            </w:r>
            <w:proofErr w:type="spellEnd"/>
          </w:p>
        </w:tc>
        <w:tc>
          <w:tcPr>
            <w:tcW w:w="841" w:type="dxa"/>
            <w:noWrap/>
            <w:hideMark/>
          </w:tcPr>
          <w:p w14:paraId="720A7E54"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709" w:type="dxa"/>
            <w:noWrap/>
            <w:hideMark/>
          </w:tcPr>
          <w:p w14:paraId="179D5C0C"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850" w:type="dxa"/>
            <w:noWrap/>
            <w:hideMark/>
          </w:tcPr>
          <w:p w14:paraId="0AE0F1D5"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1216" w:type="dxa"/>
            <w:noWrap/>
            <w:hideMark/>
          </w:tcPr>
          <w:p w14:paraId="72AA3811"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904" w:type="dxa"/>
            <w:noWrap/>
            <w:hideMark/>
          </w:tcPr>
          <w:p w14:paraId="0735CD27"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r>
      <w:tr w:rsidR="009F1F73" w:rsidRPr="00FB27D8" w14:paraId="1126BA76" w14:textId="77777777" w:rsidTr="00693101">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08DE1FCE" w14:textId="77777777" w:rsidR="009F1F73" w:rsidRPr="00FB27D8" w:rsidRDefault="009F1F73" w:rsidP="00693101">
            <w:pPr>
              <w:spacing w:after="0" w:line="240" w:lineRule="auto"/>
              <w:rPr>
                <w:sz w:val="12"/>
                <w:szCs w:val="12"/>
              </w:rPr>
            </w:pPr>
            <w:r w:rsidRPr="00FB27D8">
              <w:rPr>
                <w:sz w:val="12"/>
                <w:szCs w:val="12"/>
              </w:rPr>
              <w:t>15</w:t>
            </w:r>
          </w:p>
        </w:tc>
        <w:tc>
          <w:tcPr>
            <w:tcW w:w="3071" w:type="dxa"/>
            <w:noWrap/>
            <w:hideMark/>
          </w:tcPr>
          <w:p w14:paraId="4C76C487"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r w:rsidRPr="00FB27D8">
              <w:rPr>
                <w:sz w:val="12"/>
                <w:szCs w:val="12"/>
              </w:rPr>
              <w:t xml:space="preserve">Embargos </w:t>
            </w:r>
            <w:proofErr w:type="spellStart"/>
            <w:r w:rsidRPr="00FB27D8">
              <w:rPr>
                <w:sz w:val="12"/>
                <w:szCs w:val="12"/>
              </w:rPr>
              <w:t>Salarios</w:t>
            </w:r>
            <w:proofErr w:type="spellEnd"/>
          </w:p>
        </w:tc>
        <w:tc>
          <w:tcPr>
            <w:tcW w:w="841" w:type="dxa"/>
            <w:noWrap/>
            <w:hideMark/>
          </w:tcPr>
          <w:p w14:paraId="035E4CB5"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709" w:type="dxa"/>
            <w:noWrap/>
            <w:hideMark/>
          </w:tcPr>
          <w:p w14:paraId="53B1712D"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850" w:type="dxa"/>
            <w:noWrap/>
            <w:hideMark/>
          </w:tcPr>
          <w:p w14:paraId="594FB8BE"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1216" w:type="dxa"/>
            <w:noWrap/>
            <w:hideMark/>
          </w:tcPr>
          <w:p w14:paraId="626F325A"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904" w:type="dxa"/>
            <w:noWrap/>
            <w:hideMark/>
          </w:tcPr>
          <w:p w14:paraId="5EEBA506"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r>
      <w:tr w:rsidR="009F1F73" w:rsidRPr="00FB27D8" w14:paraId="00326B19" w14:textId="77777777" w:rsidTr="00693101">
        <w:trPr>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15CC0E32" w14:textId="77777777" w:rsidR="009F1F73" w:rsidRPr="00FB27D8" w:rsidRDefault="009F1F73" w:rsidP="00693101">
            <w:pPr>
              <w:spacing w:after="0" w:line="240" w:lineRule="auto"/>
              <w:rPr>
                <w:sz w:val="12"/>
                <w:szCs w:val="12"/>
              </w:rPr>
            </w:pPr>
            <w:r w:rsidRPr="00FB27D8">
              <w:rPr>
                <w:sz w:val="12"/>
                <w:szCs w:val="12"/>
              </w:rPr>
              <w:t>16</w:t>
            </w:r>
          </w:p>
        </w:tc>
        <w:tc>
          <w:tcPr>
            <w:tcW w:w="3071" w:type="dxa"/>
            <w:noWrap/>
            <w:hideMark/>
          </w:tcPr>
          <w:p w14:paraId="50495906"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roofErr w:type="spellStart"/>
            <w:r w:rsidRPr="00FB27D8">
              <w:rPr>
                <w:sz w:val="12"/>
                <w:szCs w:val="12"/>
              </w:rPr>
              <w:t>Expedientes</w:t>
            </w:r>
            <w:proofErr w:type="spellEnd"/>
            <w:r w:rsidRPr="00FB27D8">
              <w:rPr>
                <w:sz w:val="12"/>
                <w:szCs w:val="12"/>
              </w:rPr>
              <w:t xml:space="preserve"> de </w:t>
            </w:r>
            <w:proofErr w:type="spellStart"/>
            <w:r w:rsidRPr="00FB27D8">
              <w:rPr>
                <w:sz w:val="12"/>
                <w:szCs w:val="12"/>
              </w:rPr>
              <w:t>ruina</w:t>
            </w:r>
            <w:proofErr w:type="spellEnd"/>
          </w:p>
        </w:tc>
        <w:tc>
          <w:tcPr>
            <w:tcW w:w="841" w:type="dxa"/>
            <w:noWrap/>
            <w:hideMark/>
          </w:tcPr>
          <w:p w14:paraId="28E91240"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709" w:type="dxa"/>
            <w:noWrap/>
            <w:hideMark/>
          </w:tcPr>
          <w:p w14:paraId="106DD747"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850" w:type="dxa"/>
            <w:noWrap/>
            <w:hideMark/>
          </w:tcPr>
          <w:p w14:paraId="60E870D8"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1216" w:type="dxa"/>
            <w:noWrap/>
            <w:hideMark/>
          </w:tcPr>
          <w:p w14:paraId="503DF532"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904" w:type="dxa"/>
            <w:noWrap/>
            <w:hideMark/>
          </w:tcPr>
          <w:p w14:paraId="73F45A20"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r>
      <w:tr w:rsidR="009F1F73" w:rsidRPr="00FB27D8" w14:paraId="5FB44F42" w14:textId="77777777" w:rsidTr="00693101">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29436018" w14:textId="77777777" w:rsidR="009F1F73" w:rsidRPr="00FB27D8" w:rsidRDefault="009F1F73" w:rsidP="00693101">
            <w:pPr>
              <w:spacing w:after="0" w:line="240" w:lineRule="auto"/>
              <w:rPr>
                <w:sz w:val="12"/>
                <w:szCs w:val="12"/>
              </w:rPr>
            </w:pPr>
            <w:r w:rsidRPr="00FB27D8">
              <w:rPr>
                <w:sz w:val="12"/>
                <w:szCs w:val="12"/>
              </w:rPr>
              <w:t>17</w:t>
            </w:r>
          </w:p>
        </w:tc>
        <w:tc>
          <w:tcPr>
            <w:tcW w:w="3071" w:type="dxa"/>
            <w:noWrap/>
            <w:hideMark/>
          </w:tcPr>
          <w:p w14:paraId="18CA5389"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roofErr w:type="spellStart"/>
            <w:r w:rsidRPr="00FB27D8">
              <w:rPr>
                <w:sz w:val="12"/>
                <w:szCs w:val="12"/>
              </w:rPr>
              <w:t>Formalización</w:t>
            </w:r>
            <w:proofErr w:type="spellEnd"/>
            <w:r w:rsidRPr="00FB27D8">
              <w:rPr>
                <w:sz w:val="12"/>
                <w:szCs w:val="12"/>
              </w:rPr>
              <w:t xml:space="preserve"> de </w:t>
            </w:r>
            <w:proofErr w:type="spellStart"/>
            <w:r w:rsidRPr="00FB27D8">
              <w:rPr>
                <w:sz w:val="12"/>
                <w:szCs w:val="12"/>
              </w:rPr>
              <w:t>ventas</w:t>
            </w:r>
            <w:proofErr w:type="spellEnd"/>
          </w:p>
        </w:tc>
        <w:tc>
          <w:tcPr>
            <w:tcW w:w="841" w:type="dxa"/>
            <w:noWrap/>
            <w:hideMark/>
          </w:tcPr>
          <w:p w14:paraId="24F37654"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709" w:type="dxa"/>
            <w:noWrap/>
            <w:hideMark/>
          </w:tcPr>
          <w:p w14:paraId="2B0F39E7"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850" w:type="dxa"/>
            <w:noWrap/>
            <w:hideMark/>
          </w:tcPr>
          <w:p w14:paraId="022D0E0A"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1216" w:type="dxa"/>
            <w:noWrap/>
            <w:hideMark/>
          </w:tcPr>
          <w:p w14:paraId="1580552D"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904" w:type="dxa"/>
            <w:noWrap/>
            <w:hideMark/>
          </w:tcPr>
          <w:p w14:paraId="77505406"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r>
      <w:tr w:rsidR="009F1F73" w:rsidRPr="00FB27D8" w14:paraId="0A09162B" w14:textId="77777777" w:rsidTr="00693101">
        <w:trPr>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2351722B" w14:textId="77777777" w:rsidR="009F1F73" w:rsidRPr="00FB27D8" w:rsidRDefault="009F1F73" w:rsidP="00693101">
            <w:pPr>
              <w:spacing w:after="0" w:line="240" w:lineRule="auto"/>
              <w:rPr>
                <w:sz w:val="12"/>
                <w:szCs w:val="12"/>
              </w:rPr>
            </w:pPr>
            <w:r w:rsidRPr="00FB27D8">
              <w:rPr>
                <w:sz w:val="12"/>
                <w:szCs w:val="12"/>
              </w:rPr>
              <w:t>18</w:t>
            </w:r>
          </w:p>
        </w:tc>
        <w:tc>
          <w:tcPr>
            <w:tcW w:w="3071" w:type="dxa"/>
            <w:noWrap/>
            <w:hideMark/>
          </w:tcPr>
          <w:p w14:paraId="06959146"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r w:rsidRPr="00FB27D8">
              <w:rPr>
                <w:sz w:val="12"/>
                <w:szCs w:val="12"/>
              </w:rPr>
              <w:t>IAE</w:t>
            </w:r>
          </w:p>
        </w:tc>
        <w:tc>
          <w:tcPr>
            <w:tcW w:w="841" w:type="dxa"/>
            <w:noWrap/>
            <w:hideMark/>
          </w:tcPr>
          <w:p w14:paraId="32F2E001"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709" w:type="dxa"/>
            <w:noWrap/>
            <w:hideMark/>
          </w:tcPr>
          <w:p w14:paraId="2A885B55"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850" w:type="dxa"/>
            <w:noWrap/>
            <w:hideMark/>
          </w:tcPr>
          <w:p w14:paraId="4C24A4F8"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1216" w:type="dxa"/>
            <w:noWrap/>
            <w:hideMark/>
          </w:tcPr>
          <w:p w14:paraId="34D996CF"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904" w:type="dxa"/>
            <w:noWrap/>
            <w:hideMark/>
          </w:tcPr>
          <w:p w14:paraId="1A7B5F70"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r>
      <w:tr w:rsidR="009F1F73" w:rsidRPr="00FB27D8" w14:paraId="580041C5" w14:textId="77777777" w:rsidTr="00693101">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19A4383B" w14:textId="77777777" w:rsidR="009F1F73" w:rsidRPr="00FB27D8" w:rsidRDefault="009F1F73" w:rsidP="00693101">
            <w:pPr>
              <w:spacing w:after="0" w:line="240" w:lineRule="auto"/>
              <w:rPr>
                <w:sz w:val="12"/>
                <w:szCs w:val="12"/>
              </w:rPr>
            </w:pPr>
            <w:r w:rsidRPr="00FB27D8">
              <w:rPr>
                <w:sz w:val="12"/>
                <w:szCs w:val="12"/>
              </w:rPr>
              <w:t>19</w:t>
            </w:r>
          </w:p>
        </w:tc>
        <w:tc>
          <w:tcPr>
            <w:tcW w:w="3071" w:type="dxa"/>
            <w:noWrap/>
            <w:hideMark/>
          </w:tcPr>
          <w:p w14:paraId="4C0DE349"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r w:rsidRPr="00FB27D8">
              <w:rPr>
                <w:sz w:val="12"/>
                <w:szCs w:val="12"/>
              </w:rPr>
              <w:t>IBI</w:t>
            </w:r>
          </w:p>
        </w:tc>
        <w:tc>
          <w:tcPr>
            <w:tcW w:w="841" w:type="dxa"/>
            <w:noWrap/>
            <w:hideMark/>
          </w:tcPr>
          <w:p w14:paraId="4BD535AB"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709" w:type="dxa"/>
            <w:noWrap/>
            <w:hideMark/>
          </w:tcPr>
          <w:p w14:paraId="4D78CC45"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850" w:type="dxa"/>
            <w:noWrap/>
            <w:hideMark/>
          </w:tcPr>
          <w:p w14:paraId="2E41432B"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1216" w:type="dxa"/>
            <w:noWrap/>
            <w:hideMark/>
          </w:tcPr>
          <w:p w14:paraId="18BA82C5"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904" w:type="dxa"/>
            <w:noWrap/>
            <w:hideMark/>
          </w:tcPr>
          <w:p w14:paraId="4637713E"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r>
      <w:tr w:rsidR="009F1F73" w:rsidRPr="00FB27D8" w14:paraId="339DDDB7" w14:textId="77777777" w:rsidTr="00693101">
        <w:trPr>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1CE81223" w14:textId="77777777" w:rsidR="009F1F73" w:rsidRPr="00FB27D8" w:rsidRDefault="009F1F73" w:rsidP="00693101">
            <w:pPr>
              <w:spacing w:after="0" w:line="240" w:lineRule="auto"/>
              <w:rPr>
                <w:sz w:val="12"/>
                <w:szCs w:val="12"/>
              </w:rPr>
            </w:pPr>
            <w:r w:rsidRPr="00FB27D8">
              <w:rPr>
                <w:sz w:val="12"/>
                <w:szCs w:val="12"/>
              </w:rPr>
              <w:t>20</w:t>
            </w:r>
          </w:p>
        </w:tc>
        <w:tc>
          <w:tcPr>
            <w:tcW w:w="3071" w:type="dxa"/>
            <w:noWrap/>
            <w:hideMark/>
          </w:tcPr>
          <w:p w14:paraId="0E0C8DF4"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roofErr w:type="spellStart"/>
            <w:r w:rsidRPr="00FB27D8">
              <w:rPr>
                <w:sz w:val="12"/>
                <w:szCs w:val="12"/>
              </w:rPr>
              <w:t>Informacion</w:t>
            </w:r>
            <w:proofErr w:type="spellEnd"/>
            <w:r w:rsidRPr="00FB27D8">
              <w:rPr>
                <w:sz w:val="12"/>
                <w:szCs w:val="12"/>
              </w:rPr>
              <w:t xml:space="preserve"> de </w:t>
            </w:r>
            <w:proofErr w:type="spellStart"/>
            <w:r w:rsidRPr="00FB27D8">
              <w:rPr>
                <w:sz w:val="12"/>
                <w:szCs w:val="12"/>
              </w:rPr>
              <w:t>clientes</w:t>
            </w:r>
            <w:proofErr w:type="spellEnd"/>
          </w:p>
        </w:tc>
        <w:tc>
          <w:tcPr>
            <w:tcW w:w="841" w:type="dxa"/>
            <w:noWrap/>
            <w:hideMark/>
          </w:tcPr>
          <w:p w14:paraId="12AE76D3"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709" w:type="dxa"/>
            <w:noWrap/>
            <w:hideMark/>
          </w:tcPr>
          <w:p w14:paraId="4A11446F"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850" w:type="dxa"/>
            <w:noWrap/>
            <w:hideMark/>
          </w:tcPr>
          <w:p w14:paraId="137B309E"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1216" w:type="dxa"/>
            <w:noWrap/>
            <w:hideMark/>
          </w:tcPr>
          <w:p w14:paraId="7804CC27"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904" w:type="dxa"/>
            <w:noWrap/>
            <w:hideMark/>
          </w:tcPr>
          <w:p w14:paraId="6B18DB31"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r>
      <w:tr w:rsidR="009F1F73" w:rsidRPr="00FB27D8" w14:paraId="0BAB4220" w14:textId="77777777" w:rsidTr="00693101">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4A4F7325" w14:textId="77777777" w:rsidR="009F1F73" w:rsidRPr="00FB27D8" w:rsidRDefault="009F1F73" w:rsidP="00693101">
            <w:pPr>
              <w:spacing w:after="0" w:line="240" w:lineRule="auto"/>
              <w:rPr>
                <w:sz w:val="12"/>
                <w:szCs w:val="12"/>
              </w:rPr>
            </w:pPr>
            <w:r w:rsidRPr="00FB27D8">
              <w:rPr>
                <w:sz w:val="12"/>
                <w:szCs w:val="12"/>
              </w:rPr>
              <w:t>21</w:t>
            </w:r>
          </w:p>
        </w:tc>
        <w:tc>
          <w:tcPr>
            <w:tcW w:w="3071" w:type="dxa"/>
            <w:noWrap/>
            <w:hideMark/>
          </w:tcPr>
          <w:p w14:paraId="65013F16"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roofErr w:type="spellStart"/>
            <w:r w:rsidRPr="00FB27D8">
              <w:rPr>
                <w:sz w:val="12"/>
                <w:szCs w:val="12"/>
              </w:rPr>
              <w:t>Inspecciones</w:t>
            </w:r>
            <w:proofErr w:type="spellEnd"/>
            <w:r w:rsidRPr="00FB27D8">
              <w:rPr>
                <w:sz w:val="12"/>
                <w:szCs w:val="12"/>
              </w:rPr>
              <w:t xml:space="preserve"> </w:t>
            </w:r>
            <w:proofErr w:type="spellStart"/>
            <w:r w:rsidRPr="00FB27D8">
              <w:rPr>
                <w:sz w:val="12"/>
                <w:szCs w:val="12"/>
              </w:rPr>
              <w:t>fiscales</w:t>
            </w:r>
            <w:proofErr w:type="spellEnd"/>
          </w:p>
        </w:tc>
        <w:tc>
          <w:tcPr>
            <w:tcW w:w="841" w:type="dxa"/>
            <w:noWrap/>
            <w:hideMark/>
          </w:tcPr>
          <w:p w14:paraId="7BDE175D"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709" w:type="dxa"/>
            <w:noWrap/>
            <w:hideMark/>
          </w:tcPr>
          <w:p w14:paraId="12334BF7"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850" w:type="dxa"/>
            <w:noWrap/>
            <w:hideMark/>
          </w:tcPr>
          <w:p w14:paraId="54F5FBE6"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1216" w:type="dxa"/>
            <w:noWrap/>
            <w:hideMark/>
          </w:tcPr>
          <w:p w14:paraId="7BCD9718"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904" w:type="dxa"/>
            <w:noWrap/>
            <w:hideMark/>
          </w:tcPr>
          <w:p w14:paraId="192A6D2E"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r>
      <w:tr w:rsidR="009F1F73" w:rsidRPr="00FB27D8" w14:paraId="605ECE18" w14:textId="77777777" w:rsidTr="00693101">
        <w:trPr>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441472E2" w14:textId="77777777" w:rsidR="009F1F73" w:rsidRPr="00FB27D8" w:rsidRDefault="009F1F73" w:rsidP="00693101">
            <w:pPr>
              <w:spacing w:after="0" w:line="240" w:lineRule="auto"/>
              <w:rPr>
                <w:sz w:val="12"/>
                <w:szCs w:val="12"/>
              </w:rPr>
            </w:pPr>
            <w:r w:rsidRPr="00FB27D8">
              <w:rPr>
                <w:sz w:val="12"/>
                <w:szCs w:val="12"/>
              </w:rPr>
              <w:t>22</w:t>
            </w:r>
          </w:p>
        </w:tc>
        <w:tc>
          <w:tcPr>
            <w:tcW w:w="3071" w:type="dxa"/>
            <w:noWrap/>
            <w:hideMark/>
          </w:tcPr>
          <w:p w14:paraId="5F8816D9"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r w:rsidRPr="00FB27D8">
              <w:rPr>
                <w:sz w:val="12"/>
                <w:szCs w:val="12"/>
              </w:rPr>
              <w:t>ITP/AJD</w:t>
            </w:r>
          </w:p>
        </w:tc>
        <w:tc>
          <w:tcPr>
            <w:tcW w:w="841" w:type="dxa"/>
            <w:noWrap/>
            <w:hideMark/>
          </w:tcPr>
          <w:p w14:paraId="02E17F5E"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709" w:type="dxa"/>
            <w:noWrap/>
            <w:hideMark/>
          </w:tcPr>
          <w:p w14:paraId="1FDFE848"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850" w:type="dxa"/>
            <w:noWrap/>
            <w:hideMark/>
          </w:tcPr>
          <w:p w14:paraId="6BDECF4C"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1216" w:type="dxa"/>
            <w:noWrap/>
            <w:hideMark/>
          </w:tcPr>
          <w:p w14:paraId="5DC38FD8"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904" w:type="dxa"/>
            <w:noWrap/>
            <w:hideMark/>
          </w:tcPr>
          <w:p w14:paraId="3272276A"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r>
      <w:tr w:rsidR="009F1F73" w:rsidRPr="00FB27D8" w14:paraId="3F93D987" w14:textId="77777777" w:rsidTr="00693101">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30155E97" w14:textId="77777777" w:rsidR="009F1F73" w:rsidRPr="00FB27D8" w:rsidRDefault="009F1F73" w:rsidP="00693101">
            <w:pPr>
              <w:spacing w:after="0" w:line="240" w:lineRule="auto"/>
              <w:rPr>
                <w:sz w:val="12"/>
                <w:szCs w:val="12"/>
              </w:rPr>
            </w:pPr>
            <w:r w:rsidRPr="00FB27D8">
              <w:rPr>
                <w:sz w:val="12"/>
                <w:szCs w:val="12"/>
              </w:rPr>
              <w:t>23</w:t>
            </w:r>
          </w:p>
        </w:tc>
        <w:tc>
          <w:tcPr>
            <w:tcW w:w="3071" w:type="dxa"/>
            <w:noWrap/>
            <w:hideMark/>
          </w:tcPr>
          <w:p w14:paraId="3EDA819A"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roofErr w:type="spellStart"/>
            <w:r w:rsidRPr="00FB27D8">
              <w:rPr>
                <w:sz w:val="12"/>
                <w:szCs w:val="12"/>
              </w:rPr>
              <w:t>Justificantes</w:t>
            </w:r>
            <w:proofErr w:type="spellEnd"/>
            <w:r w:rsidRPr="00FB27D8">
              <w:rPr>
                <w:sz w:val="12"/>
                <w:szCs w:val="12"/>
              </w:rPr>
              <w:t xml:space="preserve"> de </w:t>
            </w:r>
            <w:proofErr w:type="spellStart"/>
            <w:r w:rsidRPr="00FB27D8">
              <w:rPr>
                <w:sz w:val="12"/>
                <w:szCs w:val="12"/>
              </w:rPr>
              <w:t>pago</w:t>
            </w:r>
            <w:proofErr w:type="spellEnd"/>
          </w:p>
        </w:tc>
        <w:tc>
          <w:tcPr>
            <w:tcW w:w="841" w:type="dxa"/>
            <w:noWrap/>
            <w:hideMark/>
          </w:tcPr>
          <w:p w14:paraId="5FAAB401"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709" w:type="dxa"/>
            <w:noWrap/>
            <w:hideMark/>
          </w:tcPr>
          <w:p w14:paraId="32C87A02"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850" w:type="dxa"/>
            <w:noWrap/>
            <w:hideMark/>
          </w:tcPr>
          <w:p w14:paraId="4FFD6AEE"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1216" w:type="dxa"/>
            <w:noWrap/>
            <w:hideMark/>
          </w:tcPr>
          <w:p w14:paraId="47FBFBE3"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904" w:type="dxa"/>
            <w:noWrap/>
            <w:hideMark/>
          </w:tcPr>
          <w:p w14:paraId="28FAFB9F"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r>
      <w:tr w:rsidR="009F1F73" w:rsidRPr="00FB27D8" w14:paraId="1CD3A391" w14:textId="77777777" w:rsidTr="00693101">
        <w:trPr>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260CF6EC" w14:textId="77777777" w:rsidR="009F1F73" w:rsidRPr="00FB27D8" w:rsidRDefault="009F1F73" w:rsidP="00693101">
            <w:pPr>
              <w:spacing w:after="0" w:line="240" w:lineRule="auto"/>
              <w:rPr>
                <w:sz w:val="12"/>
                <w:szCs w:val="12"/>
              </w:rPr>
            </w:pPr>
            <w:r w:rsidRPr="00FB27D8">
              <w:rPr>
                <w:sz w:val="12"/>
                <w:szCs w:val="12"/>
              </w:rPr>
              <w:t>24</w:t>
            </w:r>
          </w:p>
        </w:tc>
        <w:tc>
          <w:tcPr>
            <w:tcW w:w="3071" w:type="dxa"/>
            <w:noWrap/>
            <w:hideMark/>
          </w:tcPr>
          <w:p w14:paraId="5A697E45"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r w:rsidRPr="00FB27D8">
              <w:rPr>
                <w:sz w:val="12"/>
                <w:szCs w:val="12"/>
              </w:rPr>
              <w:t xml:space="preserve">Licencias de </w:t>
            </w:r>
            <w:proofErr w:type="spellStart"/>
            <w:r w:rsidRPr="00FB27D8">
              <w:rPr>
                <w:sz w:val="12"/>
                <w:szCs w:val="12"/>
              </w:rPr>
              <w:t>obras</w:t>
            </w:r>
            <w:proofErr w:type="spellEnd"/>
            <w:r w:rsidRPr="00FB27D8">
              <w:rPr>
                <w:sz w:val="12"/>
                <w:szCs w:val="12"/>
              </w:rPr>
              <w:t>: ICIO</w:t>
            </w:r>
          </w:p>
        </w:tc>
        <w:tc>
          <w:tcPr>
            <w:tcW w:w="841" w:type="dxa"/>
            <w:noWrap/>
            <w:hideMark/>
          </w:tcPr>
          <w:p w14:paraId="1C1E024C"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709" w:type="dxa"/>
            <w:noWrap/>
            <w:hideMark/>
          </w:tcPr>
          <w:p w14:paraId="464AE04C"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850" w:type="dxa"/>
            <w:noWrap/>
            <w:hideMark/>
          </w:tcPr>
          <w:p w14:paraId="418B9069"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1216" w:type="dxa"/>
            <w:noWrap/>
            <w:hideMark/>
          </w:tcPr>
          <w:p w14:paraId="222FECF4"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904" w:type="dxa"/>
            <w:noWrap/>
            <w:hideMark/>
          </w:tcPr>
          <w:p w14:paraId="23A21A32"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r>
      <w:tr w:rsidR="009F1F73" w:rsidRPr="00FB27D8" w14:paraId="372492A9" w14:textId="77777777" w:rsidTr="00693101">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7E36BC60" w14:textId="77777777" w:rsidR="009F1F73" w:rsidRPr="00FB27D8" w:rsidRDefault="009F1F73" w:rsidP="00693101">
            <w:pPr>
              <w:spacing w:after="0" w:line="240" w:lineRule="auto"/>
              <w:rPr>
                <w:sz w:val="12"/>
                <w:szCs w:val="12"/>
              </w:rPr>
            </w:pPr>
            <w:r w:rsidRPr="00FB27D8">
              <w:rPr>
                <w:sz w:val="12"/>
                <w:szCs w:val="12"/>
              </w:rPr>
              <w:t>25</w:t>
            </w:r>
          </w:p>
        </w:tc>
        <w:tc>
          <w:tcPr>
            <w:tcW w:w="3071" w:type="dxa"/>
            <w:noWrap/>
            <w:hideMark/>
          </w:tcPr>
          <w:p w14:paraId="14E5B2C0"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r w:rsidRPr="00FB27D8">
              <w:rPr>
                <w:sz w:val="12"/>
                <w:szCs w:val="12"/>
              </w:rPr>
              <w:t xml:space="preserve">Multas de </w:t>
            </w:r>
            <w:proofErr w:type="spellStart"/>
            <w:r w:rsidRPr="00FB27D8">
              <w:rPr>
                <w:sz w:val="12"/>
                <w:szCs w:val="12"/>
              </w:rPr>
              <w:t>tráfico</w:t>
            </w:r>
            <w:proofErr w:type="spellEnd"/>
          </w:p>
        </w:tc>
        <w:tc>
          <w:tcPr>
            <w:tcW w:w="841" w:type="dxa"/>
            <w:noWrap/>
            <w:hideMark/>
          </w:tcPr>
          <w:p w14:paraId="4B073D9A"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709" w:type="dxa"/>
            <w:noWrap/>
            <w:hideMark/>
          </w:tcPr>
          <w:p w14:paraId="6FD30C38"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850" w:type="dxa"/>
            <w:noWrap/>
            <w:hideMark/>
          </w:tcPr>
          <w:p w14:paraId="0E88A0EE"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1216" w:type="dxa"/>
            <w:noWrap/>
            <w:hideMark/>
          </w:tcPr>
          <w:p w14:paraId="2A92832F"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904" w:type="dxa"/>
            <w:noWrap/>
            <w:hideMark/>
          </w:tcPr>
          <w:p w14:paraId="51BF68CE"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r>
      <w:tr w:rsidR="009F1F73" w:rsidRPr="00FB27D8" w14:paraId="6ED0F892" w14:textId="77777777" w:rsidTr="00693101">
        <w:trPr>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111B1F7C" w14:textId="77777777" w:rsidR="009F1F73" w:rsidRPr="00FB27D8" w:rsidRDefault="009F1F73" w:rsidP="00693101">
            <w:pPr>
              <w:spacing w:after="0" w:line="240" w:lineRule="auto"/>
              <w:rPr>
                <w:sz w:val="12"/>
                <w:szCs w:val="12"/>
              </w:rPr>
            </w:pPr>
            <w:r w:rsidRPr="00FB27D8">
              <w:rPr>
                <w:sz w:val="12"/>
                <w:szCs w:val="12"/>
              </w:rPr>
              <w:t>26</w:t>
            </w:r>
          </w:p>
        </w:tc>
        <w:tc>
          <w:tcPr>
            <w:tcW w:w="3071" w:type="dxa"/>
            <w:noWrap/>
            <w:hideMark/>
          </w:tcPr>
          <w:p w14:paraId="58939377"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roofErr w:type="spellStart"/>
            <w:r w:rsidRPr="00FB27D8">
              <w:rPr>
                <w:sz w:val="12"/>
                <w:szCs w:val="12"/>
              </w:rPr>
              <w:t>Plusvalías</w:t>
            </w:r>
            <w:proofErr w:type="spellEnd"/>
            <w:r w:rsidRPr="00FB27D8">
              <w:rPr>
                <w:sz w:val="12"/>
                <w:szCs w:val="12"/>
              </w:rPr>
              <w:t xml:space="preserve"> - IIVTNU</w:t>
            </w:r>
          </w:p>
        </w:tc>
        <w:tc>
          <w:tcPr>
            <w:tcW w:w="841" w:type="dxa"/>
            <w:noWrap/>
            <w:hideMark/>
          </w:tcPr>
          <w:p w14:paraId="308D17A5"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709" w:type="dxa"/>
            <w:noWrap/>
            <w:hideMark/>
          </w:tcPr>
          <w:p w14:paraId="2FD0DF7F"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850" w:type="dxa"/>
            <w:noWrap/>
            <w:hideMark/>
          </w:tcPr>
          <w:p w14:paraId="7B1ADAB5"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1216" w:type="dxa"/>
            <w:noWrap/>
            <w:hideMark/>
          </w:tcPr>
          <w:p w14:paraId="50454E36"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904" w:type="dxa"/>
            <w:noWrap/>
            <w:hideMark/>
          </w:tcPr>
          <w:p w14:paraId="0DD63C38"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r>
      <w:tr w:rsidR="009F1F73" w:rsidRPr="00FB27D8" w14:paraId="66805062" w14:textId="77777777" w:rsidTr="00693101">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61DCFD23" w14:textId="77777777" w:rsidR="009F1F73" w:rsidRPr="00FB27D8" w:rsidRDefault="009F1F73" w:rsidP="00693101">
            <w:pPr>
              <w:spacing w:after="0" w:line="240" w:lineRule="auto"/>
              <w:rPr>
                <w:sz w:val="12"/>
                <w:szCs w:val="12"/>
              </w:rPr>
            </w:pPr>
            <w:r w:rsidRPr="00FB27D8">
              <w:rPr>
                <w:sz w:val="12"/>
                <w:szCs w:val="12"/>
              </w:rPr>
              <w:t>27</w:t>
            </w:r>
          </w:p>
        </w:tc>
        <w:tc>
          <w:tcPr>
            <w:tcW w:w="3071" w:type="dxa"/>
            <w:noWrap/>
            <w:hideMark/>
          </w:tcPr>
          <w:p w14:paraId="75E80A8B"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roofErr w:type="spellStart"/>
            <w:r w:rsidRPr="00FB27D8">
              <w:rPr>
                <w:sz w:val="12"/>
                <w:szCs w:val="12"/>
              </w:rPr>
              <w:t>Reclamaciones</w:t>
            </w:r>
            <w:proofErr w:type="spellEnd"/>
            <w:r w:rsidRPr="00FB27D8">
              <w:rPr>
                <w:sz w:val="12"/>
                <w:szCs w:val="12"/>
              </w:rPr>
              <w:t xml:space="preserve"> de </w:t>
            </w:r>
            <w:proofErr w:type="spellStart"/>
            <w:r w:rsidRPr="00FB27D8">
              <w:rPr>
                <w:sz w:val="12"/>
                <w:szCs w:val="12"/>
              </w:rPr>
              <w:t>consumo</w:t>
            </w:r>
            <w:proofErr w:type="spellEnd"/>
            <w:r w:rsidRPr="00FB27D8">
              <w:rPr>
                <w:sz w:val="12"/>
                <w:szCs w:val="12"/>
              </w:rPr>
              <w:t xml:space="preserve"> (OMIC)</w:t>
            </w:r>
          </w:p>
        </w:tc>
        <w:tc>
          <w:tcPr>
            <w:tcW w:w="841" w:type="dxa"/>
            <w:noWrap/>
            <w:hideMark/>
          </w:tcPr>
          <w:p w14:paraId="61E966BD"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709" w:type="dxa"/>
            <w:noWrap/>
            <w:hideMark/>
          </w:tcPr>
          <w:p w14:paraId="52173E65"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850" w:type="dxa"/>
            <w:noWrap/>
            <w:hideMark/>
          </w:tcPr>
          <w:p w14:paraId="60C18B72"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1216" w:type="dxa"/>
            <w:noWrap/>
            <w:hideMark/>
          </w:tcPr>
          <w:p w14:paraId="7C0F7DAF"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904" w:type="dxa"/>
            <w:noWrap/>
            <w:hideMark/>
          </w:tcPr>
          <w:p w14:paraId="7955AAA4"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r>
      <w:tr w:rsidR="009F1F73" w:rsidRPr="00FB27D8" w14:paraId="2F395A35" w14:textId="77777777" w:rsidTr="00693101">
        <w:trPr>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6398B4B6" w14:textId="77777777" w:rsidR="009F1F73" w:rsidRPr="00FB27D8" w:rsidRDefault="009F1F73" w:rsidP="00693101">
            <w:pPr>
              <w:spacing w:after="0" w:line="240" w:lineRule="auto"/>
              <w:rPr>
                <w:sz w:val="12"/>
                <w:szCs w:val="12"/>
              </w:rPr>
            </w:pPr>
            <w:r w:rsidRPr="00FB27D8">
              <w:rPr>
                <w:sz w:val="12"/>
                <w:szCs w:val="12"/>
              </w:rPr>
              <w:t>28</w:t>
            </w:r>
          </w:p>
        </w:tc>
        <w:tc>
          <w:tcPr>
            <w:tcW w:w="3071" w:type="dxa"/>
            <w:noWrap/>
            <w:hideMark/>
          </w:tcPr>
          <w:p w14:paraId="7459A6A5"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roofErr w:type="spellStart"/>
            <w:r w:rsidRPr="00FB27D8">
              <w:rPr>
                <w:sz w:val="12"/>
                <w:szCs w:val="12"/>
              </w:rPr>
              <w:t>Inicio</w:t>
            </w:r>
            <w:proofErr w:type="spellEnd"/>
            <w:r w:rsidRPr="00FB27D8">
              <w:rPr>
                <w:sz w:val="12"/>
                <w:szCs w:val="12"/>
              </w:rPr>
              <w:t xml:space="preserve"> </w:t>
            </w:r>
            <w:proofErr w:type="spellStart"/>
            <w:r w:rsidRPr="00FB27D8">
              <w:rPr>
                <w:sz w:val="12"/>
                <w:szCs w:val="12"/>
              </w:rPr>
              <w:t>procedimiento</w:t>
            </w:r>
            <w:proofErr w:type="spellEnd"/>
            <w:r w:rsidRPr="00FB27D8">
              <w:rPr>
                <w:sz w:val="12"/>
                <w:szCs w:val="12"/>
              </w:rPr>
              <w:t xml:space="preserve"> </w:t>
            </w:r>
            <w:proofErr w:type="spellStart"/>
            <w:r w:rsidRPr="00FB27D8">
              <w:rPr>
                <w:sz w:val="12"/>
                <w:szCs w:val="12"/>
              </w:rPr>
              <w:t>sancionador</w:t>
            </w:r>
            <w:proofErr w:type="spellEnd"/>
          </w:p>
        </w:tc>
        <w:tc>
          <w:tcPr>
            <w:tcW w:w="841" w:type="dxa"/>
            <w:noWrap/>
            <w:hideMark/>
          </w:tcPr>
          <w:p w14:paraId="2E5B03CD"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709" w:type="dxa"/>
            <w:noWrap/>
            <w:hideMark/>
          </w:tcPr>
          <w:p w14:paraId="74AD8CB0"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850" w:type="dxa"/>
            <w:noWrap/>
            <w:hideMark/>
          </w:tcPr>
          <w:p w14:paraId="40FB2523"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1216" w:type="dxa"/>
            <w:noWrap/>
            <w:hideMark/>
          </w:tcPr>
          <w:p w14:paraId="7DCC8A73"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904" w:type="dxa"/>
            <w:noWrap/>
            <w:hideMark/>
          </w:tcPr>
          <w:p w14:paraId="2AE85CB5"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r>
      <w:tr w:rsidR="009F1F73" w:rsidRPr="00FB27D8" w14:paraId="70C565E6" w14:textId="77777777" w:rsidTr="00693101">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46465D8C" w14:textId="77777777" w:rsidR="009F1F73" w:rsidRPr="00FB27D8" w:rsidRDefault="009F1F73" w:rsidP="00693101">
            <w:pPr>
              <w:spacing w:after="0" w:line="240" w:lineRule="auto"/>
              <w:rPr>
                <w:sz w:val="12"/>
                <w:szCs w:val="12"/>
              </w:rPr>
            </w:pPr>
            <w:r w:rsidRPr="00FB27D8">
              <w:rPr>
                <w:sz w:val="12"/>
                <w:szCs w:val="12"/>
              </w:rPr>
              <w:t>29</w:t>
            </w:r>
          </w:p>
        </w:tc>
        <w:tc>
          <w:tcPr>
            <w:tcW w:w="3071" w:type="dxa"/>
            <w:noWrap/>
            <w:hideMark/>
          </w:tcPr>
          <w:p w14:paraId="147FA9D7"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roofErr w:type="spellStart"/>
            <w:r w:rsidRPr="00FB27D8">
              <w:rPr>
                <w:sz w:val="12"/>
                <w:szCs w:val="12"/>
              </w:rPr>
              <w:t>Tanteos</w:t>
            </w:r>
            <w:proofErr w:type="spellEnd"/>
            <w:r w:rsidRPr="00FB27D8">
              <w:rPr>
                <w:sz w:val="12"/>
                <w:szCs w:val="12"/>
              </w:rPr>
              <w:t xml:space="preserve"> y </w:t>
            </w:r>
            <w:proofErr w:type="spellStart"/>
            <w:r w:rsidRPr="00FB27D8">
              <w:rPr>
                <w:sz w:val="12"/>
                <w:szCs w:val="12"/>
              </w:rPr>
              <w:t>retractos</w:t>
            </w:r>
            <w:proofErr w:type="spellEnd"/>
          </w:p>
        </w:tc>
        <w:tc>
          <w:tcPr>
            <w:tcW w:w="841" w:type="dxa"/>
            <w:noWrap/>
            <w:hideMark/>
          </w:tcPr>
          <w:p w14:paraId="00A358C1"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709" w:type="dxa"/>
            <w:noWrap/>
            <w:hideMark/>
          </w:tcPr>
          <w:p w14:paraId="159087B5"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850" w:type="dxa"/>
            <w:noWrap/>
            <w:hideMark/>
          </w:tcPr>
          <w:p w14:paraId="64B2E8F2"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1216" w:type="dxa"/>
            <w:noWrap/>
            <w:hideMark/>
          </w:tcPr>
          <w:p w14:paraId="3E9F681D"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904" w:type="dxa"/>
            <w:noWrap/>
            <w:hideMark/>
          </w:tcPr>
          <w:p w14:paraId="0469FAC1"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r>
      <w:tr w:rsidR="009F1F73" w:rsidRPr="00FB27D8" w14:paraId="59676483" w14:textId="77777777" w:rsidTr="00693101">
        <w:trPr>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5FE313B3" w14:textId="77777777" w:rsidR="009F1F73" w:rsidRPr="00FB27D8" w:rsidRDefault="009F1F73" w:rsidP="00693101">
            <w:pPr>
              <w:spacing w:after="0" w:line="240" w:lineRule="auto"/>
              <w:rPr>
                <w:sz w:val="12"/>
                <w:szCs w:val="12"/>
              </w:rPr>
            </w:pPr>
            <w:r w:rsidRPr="00FB27D8">
              <w:rPr>
                <w:sz w:val="12"/>
                <w:szCs w:val="12"/>
              </w:rPr>
              <w:t>30</w:t>
            </w:r>
          </w:p>
        </w:tc>
        <w:tc>
          <w:tcPr>
            <w:tcW w:w="3071" w:type="dxa"/>
            <w:noWrap/>
            <w:hideMark/>
          </w:tcPr>
          <w:p w14:paraId="2577B0A4"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r w:rsidRPr="00FB27D8">
              <w:rPr>
                <w:sz w:val="12"/>
                <w:szCs w:val="12"/>
              </w:rPr>
              <w:t>TASA 1'5</w:t>
            </w:r>
          </w:p>
        </w:tc>
        <w:tc>
          <w:tcPr>
            <w:tcW w:w="841" w:type="dxa"/>
            <w:noWrap/>
            <w:hideMark/>
          </w:tcPr>
          <w:p w14:paraId="7BC04BA8"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709" w:type="dxa"/>
            <w:noWrap/>
            <w:hideMark/>
          </w:tcPr>
          <w:p w14:paraId="1B236232"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850" w:type="dxa"/>
            <w:noWrap/>
            <w:hideMark/>
          </w:tcPr>
          <w:p w14:paraId="377ADCE0"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1216" w:type="dxa"/>
            <w:noWrap/>
            <w:hideMark/>
          </w:tcPr>
          <w:p w14:paraId="7F784680"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904" w:type="dxa"/>
            <w:noWrap/>
            <w:hideMark/>
          </w:tcPr>
          <w:p w14:paraId="4435A77E"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r>
      <w:tr w:rsidR="009F1F73" w:rsidRPr="00FB27D8" w14:paraId="3E660D4D" w14:textId="77777777" w:rsidTr="00693101">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6E87EA53" w14:textId="77777777" w:rsidR="009F1F73" w:rsidRPr="00FB27D8" w:rsidRDefault="009F1F73" w:rsidP="00693101">
            <w:pPr>
              <w:spacing w:after="0" w:line="240" w:lineRule="auto"/>
              <w:rPr>
                <w:sz w:val="12"/>
                <w:szCs w:val="12"/>
              </w:rPr>
            </w:pPr>
            <w:r w:rsidRPr="00FB27D8">
              <w:rPr>
                <w:sz w:val="12"/>
                <w:szCs w:val="12"/>
              </w:rPr>
              <w:lastRenderedPageBreak/>
              <w:t>31</w:t>
            </w:r>
          </w:p>
        </w:tc>
        <w:tc>
          <w:tcPr>
            <w:tcW w:w="3071" w:type="dxa"/>
            <w:noWrap/>
            <w:hideMark/>
          </w:tcPr>
          <w:p w14:paraId="6F357234"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roofErr w:type="spellStart"/>
            <w:r w:rsidRPr="00FB27D8">
              <w:rPr>
                <w:sz w:val="12"/>
                <w:szCs w:val="12"/>
              </w:rPr>
              <w:t>Tasas</w:t>
            </w:r>
            <w:proofErr w:type="spellEnd"/>
            <w:r w:rsidRPr="00FB27D8">
              <w:rPr>
                <w:sz w:val="12"/>
                <w:szCs w:val="12"/>
              </w:rPr>
              <w:t xml:space="preserve"> de </w:t>
            </w:r>
            <w:proofErr w:type="spellStart"/>
            <w:r w:rsidRPr="00FB27D8">
              <w:rPr>
                <w:sz w:val="12"/>
                <w:szCs w:val="12"/>
              </w:rPr>
              <w:t>basura</w:t>
            </w:r>
            <w:proofErr w:type="spellEnd"/>
          </w:p>
        </w:tc>
        <w:tc>
          <w:tcPr>
            <w:tcW w:w="841" w:type="dxa"/>
            <w:noWrap/>
            <w:hideMark/>
          </w:tcPr>
          <w:p w14:paraId="706B1F10"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709" w:type="dxa"/>
            <w:noWrap/>
            <w:hideMark/>
          </w:tcPr>
          <w:p w14:paraId="5893917C"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850" w:type="dxa"/>
            <w:noWrap/>
            <w:hideMark/>
          </w:tcPr>
          <w:p w14:paraId="304138CF"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1216" w:type="dxa"/>
            <w:noWrap/>
            <w:hideMark/>
          </w:tcPr>
          <w:p w14:paraId="512D3337"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904" w:type="dxa"/>
            <w:noWrap/>
            <w:hideMark/>
          </w:tcPr>
          <w:p w14:paraId="4E12B2E6"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r>
      <w:tr w:rsidR="009F1F73" w:rsidRPr="00FB27D8" w14:paraId="1822A0A1" w14:textId="77777777" w:rsidTr="00693101">
        <w:trPr>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6C192474" w14:textId="77777777" w:rsidR="009F1F73" w:rsidRPr="00FB27D8" w:rsidRDefault="009F1F73" w:rsidP="00693101">
            <w:pPr>
              <w:spacing w:after="0" w:line="240" w:lineRule="auto"/>
              <w:rPr>
                <w:sz w:val="12"/>
                <w:szCs w:val="12"/>
              </w:rPr>
            </w:pPr>
            <w:r w:rsidRPr="00FB27D8">
              <w:rPr>
                <w:sz w:val="12"/>
                <w:szCs w:val="12"/>
              </w:rPr>
              <w:t>32</w:t>
            </w:r>
          </w:p>
        </w:tc>
        <w:tc>
          <w:tcPr>
            <w:tcW w:w="3071" w:type="dxa"/>
            <w:noWrap/>
            <w:hideMark/>
          </w:tcPr>
          <w:p w14:paraId="1B985C0C"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roofErr w:type="spellStart"/>
            <w:r w:rsidRPr="00FB27D8">
              <w:rPr>
                <w:sz w:val="12"/>
                <w:szCs w:val="12"/>
              </w:rPr>
              <w:t>Vados</w:t>
            </w:r>
            <w:proofErr w:type="spellEnd"/>
            <w:r w:rsidRPr="00FB27D8">
              <w:rPr>
                <w:sz w:val="12"/>
                <w:szCs w:val="12"/>
              </w:rPr>
              <w:t xml:space="preserve"> </w:t>
            </w:r>
          </w:p>
        </w:tc>
        <w:tc>
          <w:tcPr>
            <w:tcW w:w="841" w:type="dxa"/>
            <w:noWrap/>
            <w:hideMark/>
          </w:tcPr>
          <w:p w14:paraId="3F0FED09"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709" w:type="dxa"/>
            <w:noWrap/>
            <w:hideMark/>
          </w:tcPr>
          <w:p w14:paraId="61054058"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850" w:type="dxa"/>
            <w:noWrap/>
            <w:hideMark/>
          </w:tcPr>
          <w:p w14:paraId="21825426"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1216" w:type="dxa"/>
            <w:noWrap/>
            <w:hideMark/>
          </w:tcPr>
          <w:p w14:paraId="1FE30A07"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904" w:type="dxa"/>
            <w:noWrap/>
            <w:hideMark/>
          </w:tcPr>
          <w:p w14:paraId="64046850"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r>
      <w:tr w:rsidR="009F1F73" w:rsidRPr="00FB27D8" w14:paraId="4023E175" w14:textId="77777777" w:rsidTr="00693101">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0378F29F" w14:textId="77777777" w:rsidR="009F1F73" w:rsidRPr="00FB27D8" w:rsidRDefault="009F1F73" w:rsidP="00693101">
            <w:pPr>
              <w:spacing w:after="0" w:line="240" w:lineRule="auto"/>
              <w:rPr>
                <w:sz w:val="12"/>
                <w:szCs w:val="12"/>
              </w:rPr>
            </w:pPr>
            <w:r w:rsidRPr="00FB27D8">
              <w:rPr>
                <w:sz w:val="12"/>
                <w:szCs w:val="12"/>
              </w:rPr>
              <w:t>33</w:t>
            </w:r>
          </w:p>
        </w:tc>
        <w:tc>
          <w:tcPr>
            <w:tcW w:w="3071" w:type="dxa"/>
            <w:noWrap/>
            <w:hideMark/>
          </w:tcPr>
          <w:p w14:paraId="52005EBB"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roofErr w:type="spellStart"/>
            <w:r w:rsidRPr="00FB27D8">
              <w:rPr>
                <w:sz w:val="12"/>
                <w:szCs w:val="12"/>
              </w:rPr>
              <w:t>Vulnerabilidad</w:t>
            </w:r>
            <w:proofErr w:type="spellEnd"/>
            <w:r w:rsidRPr="00FB27D8">
              <w:rPr>
                <w:sz w:val="12"/>
                <w:szCs w:val="12"/>
              </w:rPr>
              <w:t xml:space="preserve"> </w:t>
            </w:r>
            <w:proofErr w:type="spellStart"/>
            <w:r w:rsidRPr="00FB27D8">
              <w:rPr>
                <w:sz w:val="12"/>
                <w:szCs w:val="12"/>
              </w:rPr>
              <w:t>energética</w:t>
            </w:r>
            <w:proofErr w:type="spellEnd"/>
          </w:p>
        </w:tc>
        <w:tc>
          <w:tcPr>
            <w:tcW w:w="841" w:type="dxa"/>
            <w:noWrap/>
            <w:hideMark/>
          </w:tcPr>
          <w:p w14:paraId="733F02C6"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709" w:type="dxa"/>
            <w:noWrap/>
            <w:hideMark/>
          </w:tcPr>
          <w:p w14:paraId="535A53C6"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850" w:type="dxa"/>
            <w:noWrap/>
            <w:hideMark/>
          </w:tcPr>
          <w:p w14:paraId="4B4CB7DC"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1216" w:type="dxa"/>
            <w:noWrap/>
            <w:hideMark/>
          </w:tcPr>
          <w:p w14:paraId="59364019"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c>
          <w:tcPr>
            <w:tcW w:w="904" w:type="dxa"/>
            <w:noWrap/>
            <w:hideMark/>
          </w:tcPr>
          <w:p w14:paraId="1145DC5F" w14:textId="77777777" w:rsidR="009F1F73" w:rsidRPr="00FB27D8" w:rsidRDefault="009F1F73" w:rsidP="00693101">
            <w:pPr>
              <w:spacing w:after="0" w:line="240" w:lineRule="auto"/>
              <w:cnfStyle w:val="000000100000" w:firstRow="0" w:lastRow="0" w:firstColumn="0" w:lastColumn="0" w:oddVBand="0" w:evenVBand="0" w:oddHBand="1" w:evenHBand="0" w:firstRowFirstColumn="0" w:firstRowLastColumn="0" w:lastRowFirstColumn="0" w:lastRowLastColumn="0"/>
              <w:rPr>
                <w:sz w:val="12"/>
                <w:szCs w:val="12"/>
              </w:rPr>
            </w:pPr>
          </w:p>
        </w:tc>
      </w:tr>
      <w:tr w:rsidR="009F1F73" w:rsidRPr="00FB27D8" w14:paraId="16ADDD86" w14:textId="77777777" w:rsidTr="00693101">
        <w:trPr>
          <w:trHeight w:val="170"/>
        </w:trPr>
        <w:tc>
          <w:tcPr>
            <w:cnfStyle w:val="001000000000" w:firstRow="0" w:lastRow="0" w:firstColumn="1" w:lastColumn="0" w:oddVBand="0" w:evenVBand="0" w:oddHBand="0" w:evenHBand="0" w:firstRowFirstColumn="0" w:firstRowLastColumn="0" w:lastRowFirstColumn="0" w:lastRowLastColumn="0"/>
            <w:tcW w:w="903" w:type="dxa"/>
            <w:noWrap/>
            <w:hideMark/>
          </w:tcPr>
          <w:p w14:paraId="3B8D2124" w14:textId="77777777" w:rsidR="009F1F73" w:rsidRPr="00FB27D8" w:rsidRDefault="009F1F73" w:rsidP="00693101">
            <w:pPr>
              <w:spacing w:after="0" w:line="240" w:lineRule="auto"/>
              <w:rPr>
                <w:sz w:val="12"/>
                <w:szCs w:val="12"/>
              </w:rPr>
            </w:pPr>
            <w:r w:rsidRPr="00FB27D8">
              <w:rPr>
                <w:sz w:val="12"/>
                <w:szCs w:val="12"/>
              </w:rPr>
              <w:t>34</w:t>
            </w:r>
          </w:p>
        </w:tc>
        <w:tc>
          <w:tcPr>
            <w:tcW w:w="3071" w:type="dxa"/>
            <w:noWrap/>
            <w:hideMark/>
          </w:tcPr>
          <w:p w14:paraId="303D418A"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r w:rsidRPr="00FB27D8">
              <w:rPr>
                <w:sz w:val="12"/>
                <w:szCs w:val="12"/>
              </w:rPr>
              <w:t>Banco de España CIR</w:t>
            </w:r>
          </w:p>
        </w:tc>
        <w:tc>
          <w:tcPr>
            <w:tcW w:w="841" w:type="dxa"/>
            <w:noWrap/>
            <w:hideMark/>
          </w:tcPr>
          <w:p w14:paraId="39080E58"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709" w:type="dxa"/>
            <w:noWrap/>
            <w:hideMark/>
          </w:tcPr>
          <w:p w14:paraId="051B1D30"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850" w:type="dxa"/>
            <w:noWrap/>
            <w:hideMark/>
          </w:tcPr>
          <w:p w14:paraId="7C3B7E65"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1216" w:type="dxa"/>
            <w:noWrap/>
            <w:hideMark/>
          </w:tcPr>
          <w:p w14:paraId="116CDF3B"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c>
          <w:tcPr>
            <w:tcW w:w="904" w:type="dxa"/>
            <w:noWrap/>
            <w:hideMark/>
          </w:tcPr>
          <w:p w14:paraId="18BC9BB3" w14:textId="77777777" w:rsidR="009F1F73" w:rsidRPr="00FB27D8" w:rsidRDefault="009F1F73" w:rsidP="00693101">
            <w:pPr>
              <w:spacing w:after="0" w:line="240" w:lineRule="auto"/>
              <w:cnfStyle w:val="000000000000" w:firstRow="0" w:lastRow="0" w:firstColumn="0" w:lastColumn="0" w:oddVBand="0" w:evenVBand="0" w:oddHBand="0" w:evenHBand="0" w:firstRowFirstColumn="0" w:firstRowLastColumn="0" w:lastRowFirstColumn="0" w:lastRowLastColumn="0"/>
              <w:rPr>
                <w:sz w:val="12"/>
                <w:szCs w:val="12"/>
              </w:rPr>
            </w:pPr>
          </w:p>
        </w:tc>
      </w:tr>
    </w:tbl>
    <w:p w14:paraId="3F4F9741" w14:textId="77777777" w:rsidR="007E0FF5" w:rsidRPr="00D10C8C" w:rsidRDefault="007E0FF5" w:rsidP="006247E2"/>
    <w:p w14:paraId="3CB3ECD4" w14:textId="645CC953" w:rsidR="006247E2" w:rsidRPr="00D10C8C" w:rsidRDefault="006247E2" w:rsidP="00536F09">
      <w:pPr>
        <w:pStyle w:val="Titulo3"/>
      </w:pPr>
      <w:bookmarkStart w:id="63" w:name="_Toc188990052"/>
      <w:bookmarkStart w:id="64" w:name="_Toc188990862"/>
      <w:r w:rsidRPr="00D10C8C">
        <w:t>Usuarios asignados al servicio</w:t>
      </w:r>
      <w:bookmarkEnd w:id="63"/>
      <w:bookmarkEnd w:id="64"/>
    </w:p>
    <w:p w14:paraId="5D914A72" w14:textId="757FDEE0" w:rsidR="006247E2" w:rsidRPr="00D10C8C" w:rsidRDefault="006247E2" w:rsidP="006247E2">
      <w:r w:rsidRPr="00D10C8C">
        <w:t xml:space="preserve">Esta tabla almacena los usuarios asignados al servicio, tanto por parte </w:t>
      </w:r>
      <w:r w:rsidR="00506260">
        <w:t>&lt;&lt;COMPAÑIA&gt;&gt;</w:t>
      </w:r>
      <w:r w:rsidRPr="00D10C8C">
        <w:t xml:space="preserve"> como </w:t>
      </w:r>
      <w:r w:rsidR="009A73DD" w:rsidRPr="00D10C8C">
        <w:t>de sus designados</w:t>
      </w:r>
      <w:r w:rsidRPr="00D10C8C">
        <w:t>. De ella se alimentan los equipos de tramitación según las zonas y es clave para la correcta asignación de tareas de forma automatizada.</w:t>
      </w:r>
    </w:p>
    <w:p w14:paraId="19F8D2E8" w14:textId="30784131" w:rsidR="00D111DC" w:rsidRPr="00D10C8C" w:rsidRDefault="00D111DC" w:rsidP="006247E2">
      <w:r w:rsidRPr="00D10C8C">
        <w:t>Los equipos de tramitación estarán compuestos por registros existentes en esta tabla</w:t>
      </w:r>
      <w:r w:rsidR="00184115" w:rsidRPr="00D10C8C">
        <w:t xml:space="preserve">. De estos datos </w:t>
      </w:r>
      <w:r w:rsidR="006638AA" w:rsidRPr="00D10C8C">
        <w:t xml:space="preserve">dependerá la asignación de tareas </w:t>
      </w:r>
      <w:proofErr w:type="spellStart"/>
      <w:r w:rsidR="006638AA" w:rsidRPr="00D10C8C">
        <w:t>especificas</w:t>
      </w:r>
      <w:proofErr w:type="spellEnd"/>
      <w:r w:rsidR="006638AA" w:rsidRPr="00D10C8C">
        <w:t xml:space="preserve"> y por tanto la cumplimentación de datos correctos y sin errores es clave</w:t>
      </w:r>
      <w:r w:rsidR="00EE31C1" w:rsidRPr="00D10C8C">
        <w:t>. (p.ej. dirección de email correcta)</w:t>
      </w:r>
    </w:p>
    <w:p w14:paraId="270EB0CF" w14:textId="541C1092" w:rsidR="008D63C8" w:rsidRPr="00D10C8C" w:rsidRDefault="008D63C8" w:rsidP="006247E2">
      <w:r w:rsidRPr="00D10C8C">
        <w:t xml:space="preserve">La creación de datos de usuario en estas tablas únicamente esta referida a nivel de Base de Datos, para la asignación a las diferentes zonas y tareas. NO IMPLICA </w:t>
      </w:r>
      <w:r w:rsidR="00583437" w:rsidRPr="00D10C8C">
        <w:t xml:space="preserve">la creación de usuarios de sistema NI de permisos o configuraciones de seguridad, que estarán establecidas mediante las políticas marcadas por </w:t>
      </w:r>
      <w:r w:rsidR="00506260">
        <w:t>&lt;&lt;COMPAÑIA&gt;&gt;</w:t>
      </w:r>
      <w:r w:rsidR="00583437" w:rsidRPr="00D10C8C">
        <w:t xml:space="preserve"> y </w:t>
      </w:r>
      <w:r w:rsidR="002A4B5E" w:rsidRPr="00D10C8C">
        <w:t>administradas</w:t>
      </w:r>
      <w:r w:rsidR="00583437" w:rsidRPr="00D10C8C">
        <w:t xml:space="preserve"> por los </w:t>
      </w:r>
      <w:r w:rsidR="002A4B5E" w:rsidRPr="00D10C8C">
        <w:t xml:space="preserve">usuarios que </w:t>
      </w:r>
      <w:r w:rsidR="00506260">
        <w:t>&lt;&lt;COMPAÑIA&gt;&gt;</w:t>
      </w:r>
      <w:r w:rsidR="002A4B5E" w:rsidRPr="00D10C8C">
        <w:t xml:space="preserve"> establezca para ello.</w:t>
      </w:r>
    </w:p>
    <w:p w14:paraId="29E1D18E" w14:textId="4F620C3C" w:rsidR="006247E2" w:rsidRPr="00D10C8C" w:rsidRDefault="00EC645C" w:rsidP="006247E2">
      <w:pPr>
        <w:spacing w:after="0"/>
      </w:pPr>
      <w:r w:rsidRPr="00D10C8C">
        <w:rPr>
          <w:noProof/>
        </w:rPr>
        <w:drawing>
          <wp:anchor distT="0" distB="0" distL="114300" distR="114300" simplePos="0" relativeHeight="251658257" behindDoc="0" locked="0" layoutInCell="1" allowOverlap="1" wp14:anchorId="62DF2C6A" wp14:editId="206CE2E6">
            <wp:simplePos x="0" y="0"/>
            <wp:positionH relativeFrom="column">
              <wp:posOffset>24130</wp:posOffset>
            </wp:positionH>
            <wp:positionV relativeFrom="paragraph">
              <wp:posOffset>219075</wp:posOffset>
            </wp:positionV>
            <wp:extent cx="2813050" cy="2711450"/>
            <wp:effectExtent l="19050" t="19050" r="25400" b="12700"/>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16">
                      <a:extLst>
                        <a:ext uri="{28A0092B-C50C-407E-A947-70E740481C1C}">
                          <a14:useLocalDpi xmlns:a14="http://schemas.microsoft.com/office/drawing/2010/main" val="0"/>
                        </a:ext>
                      </a:extLst>
                    </a:blip>
                    <a:stretch>
                      <a:fillRect/>
                    </a:stretch>
                  </pic:blipFill>
                  <pic:spPr>
                    <a:xfrm>
                      <a:off x="0" y="0"/>
                      <a:ext cx="2813050" cy="271145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BE1A1C" w:rsidRPr="00D10C8C">
        <w:rPr>
          <w:noProof/>
        </w:rPr>
        <mc:AlternateContent>
          <mc:Choice Requires="wps">
            <w:drawing>
              <wp:anchor distT="0" distB="0" distL="114300" distR="114300" simplePos="0" relativeHeight="251658247" behindDoc="0" locked="0" layoutInCell="1" allowOverlap="1" wp14:anchorId="3949A4C7" wp14:editId="7F7C2EFD">
                <wp:simplePos x="0" y="0"/>
                <wp:positionH relativeFrom="column">
                  <wp:posOffset>3255555</wp:posOffset>
                </wp:positionH>
                <wp:positionV relativeFrom="paragraph">
                  <wp:posOffset>523729</wp:posOffset>
                </wp:positionV>
                <wp:extent cx="2087880" cy="1954405"/>
                <wp:effectExtent l="0" t="0" r="7620" b="8255"/>
                <wp:wrapNone/>
                <wp:docPr id="837" name="Cuadro de texto 8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7880" cy="1954405"/>
                        </a:xfrm>
                        <a:prstGeom prst="rect">
                          <a:avLst/>
                        </a:prstGeom>
                        <a:solidFill>
                          <a:srgbClr val="FFFFCC"/>
                        </a:solidFill>
                        <a:ln w="6350">
                          <a:noFill/>
                        </a:ln>
                      </wps:spPr>
                      <wps:txbx>
                        <w:txbxContent>
                          <w:p w14:paraId="1E4BD860" w14:textId="77777777" w:rsidR="006247E2" w:rsidRDefault="006247E2" w:rsidP="007F2FA6">
                            <w:pPr>
                              <w:pStyle w:val="Prrafodelista"/>
                              <w:numPr>
                                <w:ilvl w:val="0"/>
                                <w:numId w:val="19"/>
                              </w:numPr>
                              <w:spacing w:line="240" w:lineRule="auto"/>
                              <w:jc w:val="left"/>
                              <w:rPr>
                                <w:sz w:val="14"/>
                                <w:szCs w:val="20"/>
                              </w:rPr>
                            </w:pPr>
                            <w:r>
                              <w:rPr>
                                <w:sz w:val="14"/>
                                <w:szCs w:val="20"/>
                              </w:rPr>
                              <w:t>ID del Usuario</w:t>
                            </w:r>
                          </w:p>
                          <w:p w14:paraId="5EB89E3C" w14:textId="77777777" w:rsidR="006247E2" w:rsidRDefault="006247E2" w:rsidP="006247E2">
                            <w:pPr>
                              <w:pStyle w:val="Prrafodelista"/>
                              <w:spacing w:line="240" w:lineRule="auto"/>
                              <w:ind w:left="360"/>
                              <w:jc w:val="left"/>
                              <w:rPr>
                                <w:sz w:val="14"/>
                                <w:szCs w:val="20"/>
                              </w:rPr>
                            </w:pPr>
                          </w:p>
                          <w:p w14:paraId="6B9B48F3" w14:textId="77777777" w:rsidR="006247E2" w:rsidRDefault="006247E2" w:rsidP="007F2FA6">
                            <w:pPr>
                              <w:pStyle w:val="Prrafodelista"/>
                              <w:numPr>
                                <w:ilvl w:val="0"/>
                                <w:numId w:val="19"/>
                              </w:numPr>
                              <w:spacing w:line="240" w:lineRule="auto"/>
                              <w:jc w:val="left"/>
                              <w:rPr>
                                <w:sz w:val="14"/>
                                <w:szCs w:val="20"/>
                              </w:rPr>
                            </w:pPr>
                            <w:r>
                              <w:rPr>
                                <w:sz w:val="14"/>
                                <w:szCs w:val="20"/>
                              </w:rPr>
                              <w:t>Código Empleado</w:t>
                            </w:r>
                          </w:p>
                          <w:p w14:paraId="3F4A745C" w14:textId="77777777" w:rsidR="006247E2" w:rsidRPr="003413DD" w:rsidRDefault="006247E2" w:rsidP="006247E2">
                            <w:pPr>
                              <w:pStyle w:val="Prrafodelista"/>
                              <w:spacing w:line="240" w:lineRule="auto"/>
                              <w:ind w:left="360"/>
                              <w:jc w:val="left"/>
                              <w:rPr>
                                <w:sz w:val="14"/>
                                <w:szCs w:val="20"/>
                              </w:rPr>
                            </w:pPr>
                          </w:p>
                          <w:p w14:paraId="265EBE6C" w14:textId="77777777" w:rsidR="006247E2" w:rsidRDefault="006247E2" w:rsidP="007F2FA6">
                            <w:pPr>
                              <w:pStyle w:val="Prrafodelista"/>
                              <w:numPr>
                                <w:ilvl w:val="0"/>
                                <w:numId w:val="19"/>
                              </w:numPr>
                              <w:spacing w:line="240" w:lineRule="auto"/>
                              <w:ind w:left="284" w:hanging="284"/>
                              <w:jc w:val="left"/>
                              <w:rPr>
                                <w:sz w:val="14"/>
                                <w:szCs w:val="20"/>
                              </w:rPr>
                            </w:pPr>
                            <w:r>
                              <w:rPr>
                                <w:sz w:val="14"/>
                                <w:szCs w:val="20"/>
                              </w:rPr>
                              <w:t>Nombre completo</w:t>
                            </w:r>
                          </w:p>
                          <w:p w14:paraId="1BBBF646" w14:textId="77777777" w:rsidR="006247E2" w:rsidRPr="003413DD" w:rsidRDefault="006247E2" w:rsidP="006247E2">
                            <w:pPr>
                              <w:pStyle w:val="Prrafodelista"/>
                              <w:spacing w:line="240" w:lineRule="auto"/>
                              <w:ind w:left="284"/>
                              <w:jc w:val="left"/>
                              <w:rPr>
                                <w:sz w:val="14"/>
                                <w:szCs w:val="20"/>
                              </w:rPr>
                            </w:pPr>
                          </w:p>
                          <w:p w14:paraId="14E3A862" w14:textId="77777777" w:rsidR="006247E2" w:rsidRDefault="006247E2" w:rsidP="007F2FA6">
                            <w:pPr>
                              <w:pStyle w:val="Prrafodelista"/>
                              <w:numPr>
                                <w:ilvl w:val="0"/>
                                <w:numId w:val="19"/>
                              </w:numPr>
                              <w:spacing w:line="240" w:lineRule="auto"/>
                              <w:ind w:left="284" w:hanging="284"/>
                              <w:jc w:val="left"/>
                              <w:rPr>
                                <w:sz w:val="14"/>
                                <w:szCs w:val="20"/>
                              </w:rPr>
                            </w:pPr>
                            <w:r>
                              <w:rPr>
                                <w:sz w:val="14"/>
                                <w:szCs w:val="20"/>
                              </w:rPr>
                              <w:t>eMail corporativo</w:t>
                            </w:r>
                          </w:p>
                          <w:p w14:paraId="7CBF7FFB" w14:textId="77777777" w:rsidR="006247E2" w:rsidRPr="003413DD" w:rsidRDefault="006247E2" w:rsidP="006247E2">
                            <w:pPr>
                              <w:pStyle w:val="Prrafodelista"/>
                              <w:spacing w:line="240" w:lineRule="auto"/>
                              <w:ind w:left="284"/>
                              <w:jc w:val="left"/>
                              <w:rPr>
                                <w:sz w:val="14"/>
                                <w:szCs w:val="20"/>
                              </w:rPr>
                            </w:pPr>
                          </w:p>
                          <w:p w14:paraId="599DABDB" w14:textId="77777777" w:rsidR="006247E2" w:rsidRDefault="006247E2" w:rsidP="007F2FA6">
                            <w:pPr>
                              <w:pStyle w:val="Prrafodelista"/>
                              <w:numPr>
                                <w:ilvl w:val="0"/>
                                <w:numId w:val="19"/>
                              </w:numPr>
                              <w:spacing w:line="240" w:lineRule="auto"/>
                              <w:ind w:left="284" w:hanging="284"/>
                              <w:jc w:val="left"/>
                              <w:rPr>
                                <w:sz w:val="14"/>
                                <w:szCs w:val="20"/>
                              </w:rPr>
                            </w:pPr>
                            <w:r w:rsidRPr="003413DD">
                              <w:rPr>
                                <w:sz w:val="14"/>
                                <w:szCs w:val="20"/>
                              </w:rPr>
                              <w:t xml:space="preserve">Comentarios </w:t>
                            </w:r>
                            <w:r>
                              <w:rPr>
                                <w:sz w:val="14"/>
                                <w:szCs w:val="20"/>
                              </w:rPr>
                              <w:t>sobre el usuario</w:t>
                            </w:r>
                          </w:p>
                          <w:p w14:paraId="405B1FB0" w14:textId="77777777" w:rsidR="00BE1A1C" w:rsidRPr="00BE1A1C" w:rsidRDefault="00BE1A1C" w:rsidP="00BE1A1C">
                            <w:pPr>
                              <w:pStyle w:val="Prrafodelista"/>
                              <w:rPr>
                                <w:sz w:val="14"/>
                                <w:szCs w:val="20"/>
                              </w:rPr>
                            </w:pPr>
                          </w:p>
                          <w:p w14:paraId="116E97BA" w14:textId="212BF906" w:rsidR="00BE1A1C" w:rsidRDefault="00650C31" w:rsidP="007F2FA6">
                            <w:pPr>
                              <w:pStyle w:val="Prrafodelista"/>
                              <w:numPr>
                                <w:ilvl w:val="0"/>
                                <w:numId w:val="19"/>
                              </w:numPr>
                              <w:spacing w:line="240" w:lineRule="auto"/>
                              <w:ind w:left="284" w:hanging="284"/>
                              <w:jc w:val="left"/>
                              <w:rPr>
                                <w:sz w:val="14"/>
                                <w:szCs w:val="20"/>
                              </w:rPr>
                            </w:pPr>
                            <w:r>
                              <w:rPr>
                                <w:sz w:val="14"/>
                                <w:szCs w:val="20"/>
                              </w:rPr>
                              <w:t xml:space="preserve">ID de sistema </w:t>
                            </w:r>
                            <w:r w:rsidR="00C95608">
                              <w:rPr>
                                <w:sz w:val="14"/>
                                <w:szCs w:val="20"/>
                              </w:rPr>
                              <w:t>proporcionado por Therefore.</w:t>
                            </w:r>
                          </w:p>
                          <w:p w14:paraId="3FBD36F5" w14:textId="77777777" w:rsidR="00D111DC" w:rsidRPr="00D111DC" w:rsidRDefault="00D111DC" w:rsidP="00D111DC">
                            <w:pPr>
                              <w:pStyle w:val="Prrafodelista"/>
                              <w:spacing w:line="240" w:lineRule="auto"/>
                              <w:ind w:left="284"/>
                              <w:jc w:val="left"/>
                              <w:rPr>
                                <w:sz w:val="14"/>
                                <w:szCs w:val="20"/>
                              </w:rPr>
                            </w:pPr>
                          </w:p>
                          <w:p w14:paraId="76EE41F1" w14:textId="4B561BB8" w:rsidR="00C95608" w:rsidRPr="003413DD" w:rsidRDefault="00C95608" w:rsidP="007F2FA6">
                            <w:pPr>
                              <w:pStyle w:val="Prrafodelista"/>
                              <w:numPr>
                                <w:ilvl w:val="0"/>
                                <w:numId w:val="19"/>
                              </w:numPr>
                              <w:spacing w:line="240" w:lineRule="auto"/>
                              <w:ind w:left="284" w:hanging="284"/>
                              <w:jc w:val="left"/>
                              <w:rPr>
                                <w:sz w:val="14"/>
                                <w:szCs w:val="20"/>
                              </w:rPr>
                            </w:pPr>
                            <w:r>
                              <w:rPr>
                                <w:sz w:val="14"/>
                                <w:szCs w:val="20"/>
                              </w:rPr>
                              <w:t>Relación de grupos de Seguridad en los que el usuario está incluido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949A4C7" id="Cuadro de texto 837" o:spid="_x0000_s1031" type="#_x0000_t202" style="position:absolute;left:0;text-align:left;margin-left:256.35pt;margin-top:41.25pt;width:164.4pt;height:153.9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" fillcolor="#ffc" stroked="f" strokeweight=".5pt">
                <v:textbox>
                  <w:txbxContent>
                    <w:p w14:paraId="1E4BD860" w14:textId="77777777" w:rsidR="006247E2" w:rsidRDefault="006247E2" w:rsidP="007F2FA6">
                      <w:pPr>
                        <w:pStyle w:val="Prrafodelista"/>
                        <w:numPr>
                          <w:ilvl w:val="0"/>
                          <w:numId w:val="19"/>
                        </w:numPr>
                        <w:spacing w:line="240" w:lineRule="auto"/>
                        <w:jc w:val="left"/>
                        <w:rPr>
                          <w:sz w:val="14"/>
                          <w:szCs w:val="20"/>
                        </w:rPr>
                      </w:pPr>
                      <w:r>
                        <w:rPr>
                          <w:sz w:val="14"/>
                          <w:szCs w:val="20"/>
                        </w:rPr>
                        <w:t>ID del Usuario</w:t>
                      </w:r>
                    </w:p>
                    <w:p w14:paraId="5EB89E3C" w14:textId="77777777" w:rsidR="006247E2" w:rsidRDefault="006247E2" w:rsidP="006247E2">
                      <w:pPr>
                        <w:pStyle w:val="Prrafodelista"/>
                        <w:spacing w:line="240" w:lineRule="auto"/>
                        <w:ind w:left="360"/>
                        <w:jc w:val="left"/>
                        <w:rPr>
                          <w:sz w:val="14"/>
                          <w:szCs w:val="20"/>
                        </w:rPr>
                      </w:pPr>
                    </w:p>
                    <w:p w14:paraId="6B9B48F3" w14:textId="77777777" w:rsidR="006247E2" w:rsidRDefault="006247E2" w:rsidP="007F2FA6">
                      <w:pPr>
                        <w:pStyle w:val="Prrafodelista"/>
                        <w:numPr>
                          <w:ilvl w:val="0"/>
                          <w:numId w:val="19"/>
                        </w:numPr>
                        <w:spacing w:line="240" w:lineRule="auto"/>
                        <w:jc w:val="left"/>
                        <w:rPr>
                          <w:sz w:val="14"/>
                          <w:szCs w:val="20"/>
                        </w:rPr>
                      </w:pPr>
                      <w:r>
                        <w:rPr>
                          <w:sz w:val="14"/>
                          <w:szCs w:val="20"/>
                        </w:rPr>
                        <w:t>Código Empleado</w:t>
                      </w:r>
                    </w:p>
                    <w:p w14:paraId="3F4A745C" w14:textId="77777777" w:rsidR="006247E2" w:rsidRPr="003413DD" w:rsidRDefault="006247E2" w:rsidP="006247E2">
                      <w:pPr>
                        <w:pStyle w:val="Prrafodelista"/>
                        <w:spacing w:line="240" w:lineRule="auto"/>
                        <w:ind w:left="360"/>
                        <w:jc w:val="left"/>
                        <w:rPr>
                          <w:sz w:val="14"/>
                          <w:szCs w:val="20"/>
                        </w:rPr>
                      </w:pPr>
                    </w:p>
                    <w:p w14:paraId="265EBE6C" w14:textId="77777777" w:rsidR="006247E2" w:rsidRDefault="006247E2" w:rsidP="007F2FA6">
                      <w:pPr>
                        <w:pStyle w:val="Prrafodelista"/>
                        <w:numPr>
                          <w:ilvl w:val="0"/>
                          <w:numId w:val="19"/>
                        </w:numPr>
                        <w:spacing w:line="240" w:lineRule="auto"/>
                        <w:ind w:left="284" w:hanging="284"/>
                        <w:jc w:val="left"/>
                        <w:rPr>
                          <w:sz w:val="14"/>
                          <w:szCs w:val="20"/>
                        </w:rPr>
                      </w:pPr>
                      <w:r>
                        <w:rPr>
                          <w:sz w:val="14"/>
                          <w:szCs w:val="20"/>
                        </w:rPr>
                        <w:t>Nombre completo</w:t>
                      </w:r>
                    </w:p>
                    <w:p w14:paraId="1BBBF646" w14:textId="77777777" w:rsidR="006247E2" w:rsidRPr="003413DD" w:rsidRDefault="006247E2" w:rsidP="006247E2">
                      <w:pPr>
                        <w:pStyle w:val="Prrafodelista"/>
                        <w:spacing w:line="240" w:lineRule="auto"/>
                        <w:ind w:left="284"/>
                        <w:jc w:val="left"/>
                        <w:rPr>
                          <w:sz w:val="14"/>
                          <w:szCs w:val="20"/>
                        </w:rPr>
                      </w:pPr>
                    </w:p>
                    <w:p w14:paraId="14E3A862" w14:textId="77777777" w:rsidR="006247E2" w:rsidRDefault="006247E2" w:rsidP="007F2FA6">
                      <w:pPr>
                        <w:pStyle w:val="Prrafodelista"/>
                        <w:numPr>
                          <w:ilvl w:val="0"/>
                          <w:numId w:val="19"/>
                        </w:numPr>
                        <w:spacing w:line="240" w:lineRule="auto"/>
                        <w:ind w:left="284" w:hanging="284"/>
                        <w:jc w:val="left"/>
                        <w:rPr>
                          <w:sz w:val="14"/>
                          <w:szCs w:val="20"/>
                        </w:rPr>
                      </w:pPr>
                      <w:r>
                        <w:rPr>
                          <w:sz w:val="14"/>
                          <w:szCs w:val="20"/>
                        </w:rPr>
                        <w:t>eMail corporativo</w:t>
                      </w:r>
                    </w:p>
                    <w:p w14:paraId="7CBF7FFB" w14:textId="77777777" w:rsidR="006247E2" w:rsidRPr="003413DD" w:rsidRDefault="006247E2" w:rsidP="006247E2">
                      <w:pPr>
                        <w:pStyle w:val="Prrafodelista"/>
                        <w:spacing w:line="240" w:lineRule="auto"/>
                        <w:ind w:left="284"/>
                        <w:jc w:val="left"/>
                        <w:rPr>
                          <w:sz w:val="14"/>
                          <w:szCs w:val="20"/>
                        </w:rPr>
                      </w:pPr>
                    </w:p>
                    <w:p w14:paraId="599DABDB" w14:textId="77777777" w:rsidR="006247E2" w:rsidRDefault="006247E2" w:rsidP="007F2FA6">
                      <w:pPr>
                        <w:pStyle w:val="Prrafodelista"/>
                        <w:numPr>
                          <w:ilvl w:val="0"/>
                          <w:numId w:val="19"/>
                        </w:numPr>
                        <w:spacing w:line="240" w:lineRule="auto"/>
                        <w:ind w:left="284" w:hanging="284"/>
                        <w:jc w:val="left"/>
                        <w:rPr>
                          <w:sz w:val="14"/>
                          <w:szCs w:val="20"/>
                        </w:rPr>
                      </w:pPr>
                      <w:r w:rsidRPr="003413DD">
                        <w:rPr>
                          <w:sz w:val="14"/>
                          <w:szCs w:val="20"/>
                        </w:rPr>
                        <w:t xml:space="preserve">Comentarios </w:t>
                      </w:r>
                      <w:r>
                        <w:rPr>
                          <w:sz w:val="14"/>
                          <w:szCs w:val="20"/>
                        </w:rPr>
                        <w:t>sobre el usuario</w:t>
                      </w:r>
                    </w:p>
                    <w:p w14:paraId="405B1FB0" w14:textId="77777777" w:rsidR="00BE1A1C" w:rsidRPr="00BE1A1C" w:rsidRDefault="00BE1A1C" w:rsidP="00BE1A1C">
                      <w:pPr>
                        <w:pStyle w:val="Prrafodelista"/>
                        <w:rPr>
                          <w:sz w:val="14"/>
                          <w:szCs w:val="20"/>
                        </w:rPr>
                      </w:pPr>
                    </w:p>
                    <w:p w14:paraId="116E97BA" w14:textId="212BF906" w:rsidR="00BE1A1C" w:rsidRDefault="00650C31" w:rsidP="007F2FA6">
                      <w:pPr>
                        <w:pStyle w:val="Prrafodelista"/>
                        <w:numPr>
                          <w:ilvl w:val="0"/>
                          <w:numId w:val="19"/>
                        </w:numPr>
                        <w:spacing w:line="240" w:lineRule="auto"/>
                        <w:ind w:left="284" w:hanging="284"/>
                        <w:jc w:val="left"/>
                        <w:rPr>
                          <w:sz w:val="14"/>
                          <w:szCs w:val="20"/>
                        </w:rPr>
                      </w:pPr>
                      <w:r>
                        <w:rPr>
                          <w:sz w:val="14"/>
                          <w:szCs w:val="20"/>
                        </w:rPr>
                        <w:t xml:space="preserve">ID de sistema </w:t>
                      </w:r>
                      <w:r w:rsidR="00C95608">
                        <w:rPr>
                          <w:sz w:val="14"/>
                          <w:szCs w:val="20"/>
                        </w:rPr>
                        <w:t>proporcionado por Therefore.</w:t>
                      </w:r>
                    </w:p>
                    <w:p w14:paraId="3FBD36F5" w14:textId="77777777" w:rsidR="00D111DC" w:rsidRPr="00D111DC" w:rsidRDefault="00D111DC" w:rsidP="00D111DC">
                      <w:pPr>
                        <w:pStyle w:val="Prrafodelista"/>
                        <w:spacing w:line="240" w:lineRule="auto"/>
                        <w:ind w:left="284"/>
                        <w:jc w:val="left"/>
                        <w:rPr>
                          <w:sz w:val="14"/>
                          <w:szCs w:val="20"/>
                        </w:rPr>
                      </w:pPr>
                    </w:p>
                    <w:p w14:paraId="76EE41F1" w14:textId="4B561BB8" w:rsidR="00C95608" w:rsidRPr="003413DD" w:rsidRDefault="00C95608" w:rsidP="007F2FA6">
                      <w:pPr>
                        <w:pStyle w:val="Prrafodelista"/>
                        <w:numPr>
                          <w:ilvl w:val="0"/>
                          <w:numId w:val="19"/>
                        </w:numPr>
                        <w:spacing w:line="240" w:lineRule="auto"/>
                        <w:ind w:left="284" w:hanging="284"/>
                        <w:jc w:val="left"/>
                        <w:rPr>
                          <w:sz w:val="14"/>
                          <w:szCs w:val="20"/>
                        </w:rPr>
                      </w:pPr>
                      <w:r>
                        <w:rPr>
                          <w:sz w:val="14"/>
                          <w:szCs w:val="20"/>
                        </w:rPr>
                        <w:t>Relación de grupos de Seguridad en los que el usuario está incluido</w:t>
                      </w:r>
                    </w:p>
                  </w:txbxContent>
                </v:textbox>
              </v:shape>
            </w:pict>
          </mc:Fallback>
        </mc:AlternateContent>
      </w:r>
    </w:p>
    <w:p w14:paraId="5730FBC4" w14:textId="77777777" w:rsidR="006247E2" w:rsidRPr="00D10C8C" w:rsidRDefault="006247E2" w:rsidP="006247E2">
      <w:pPr>
        <w:pStyle w:val="PiedeFoto"/>
        <w:jc w:val="left"/>
        <w:rPr>
          <w:rFonts w:asciiTheme="majorHAnsi" w:eastAsia="Arial" w:hAnsiTheme="majorHAnsi" w:cstheme="majorBidi"/>
          <w:b/>
          <w:bCs/>
        </w:rPr>
      </w:pPr>
      <w:bookmarkStart w:id="65" w:name="_Toc187188499"/>
      <w:r w:rsidRPr="00D10C8C">
        <w:t>Usuarios asignados al servicio</w:t>
      </w:r>
      <w:bookmarkEnd w:id="65"/>
    </w:p>
    <w:p w14:paraId="70C679FF" w14:textId="77777777" w:rsidR="00675981" w:rsidRPr="00D10C8C" w:rsidRDefault="00675981">
      <w:pPr>
        <w:spacing w:after="160" w:line="259" w:lineRule="auto"/>
        <w:jc w:val="left"/>
        <w:rPr>
          <w:rFonts w:ascii="Montserrat Light" w:eastAsiaTheme="majorEastAsia" w:hAnsi="Montserrat Light" w:cstheme="majorBidi"/>
          <w:b/>
          <w:color w:val="C00000"/>
          <w:sz w:val="20"/>
          <w:szCs w:val="26"/>
        </w:rPr>
      </w:pPr>
      <w:r w:rsidRPr="00D10C8C">
        <w:br w:type="page"/>
      </w:r>
    </w:p>
    <w:p w14:paraId="24D55AAF" w14:textId="7AC19D8F" w:rsidR="006247E2" w:rsidRPr="00D10C8C" w:rsidRDefault="009114DC" w:rsidP="002A4B5E">
      <w:pPr>
        <w:pStyle w:val="Titulo3"/>
      </w:pPr>
      <w:bookmarkStart w:id="66" w:name="_Toc188990053"/>
      <w:bookmarkStart w:id="67" w:name="_Toc188990863"/>
      <w:r w:rsidRPr="00D10C8C">
        <w:lastRenderedPageBreak/>
        <w:t>Equipos de Tramitación</w:t>
      </w:r>
      <w:bookmarkEnd w:id="66"/>
      <w:bookmarkEnd w:id="67"/>
    </w:p>
    <w:p w14:paraId="2804A93E" w14:textId="4AA35DF2" w:rsidR="006247E2" w:rsidRPr="00D10C8C" w:rsidRDefault="002123A8" w:rsidP="006247E2">
      <w:r w:rsidRPr="00D10C8C">
        <w:rPr>
          <w:noProof/>
        </w:rPr>
        <w:drawing>
          <wp:anchor distT="0" distB="0" distL="114300" distR="114300" simplePos="0" relativeHeight="251658258" behindDoc="0" locked="0" layoutInCell="1" allowOverlap="1" wp14:anchorId="74D9B574" wp14:editId="57F748B9">
            <wp:simplePos x="0" y="0"/>
            <wp:positionH relativeFrom="column">
              <wp:posOffset>15875</wp:posOffset>
            </wp:positionH>
            <wp:positionV relativeFrom="paragraph">
              <wp:posOffset>814705</wp:posOffset>
            </wp:positionV>
            <wp:extent cx="2863215" cy="2950845"/>
            <wp:effectExtent l="19050" t="19050" r="13335" b="20955"/>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7">
                      <a:extLst>
                        <a:ext uri="{28A0092B-C50C-407E-A947-70E740481C1C}">
                          <a14:useLocalDpi xmlns:a14="http://schemas.microsoft.com/office/drawing/2010/main" val="0"/>
                        </a:ext>
                      </a:extLst>
                    </a:blip>
                    <a:stretch>
                      <a:fillRect/>
                    </a:stretch>
                  </pic:blipFill>
                  <pic:spPr>
                    <a:xfrm>
                      <a:off x="0" y="0"/>
                      <a:ext cx="2863215" cy="2950845"/>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F172DA" w:rsidRPr="00D10C8C">
        <w:rPr>
          <w:noProof/>
        </w:rPr>
        <mc:AlternateContent>
          <mc:Choice Requires="wps">
            <w:drawing>
              <wp:anchor distT="0" distB="0" distL="114300" distR="114300" simplePos="0" relativeHeight="251658246" behindDoc="0" locked="0" layoutInCell="1" allowOverlap="1" wp14:anchorId="594347C6" wp14:editId="7857D810">
                <wp:simplePos x="0" y="0"/>
                <wp:positionH relativeFrom="margin">
                  <wp:posOffset>3110226</wp:posOffset>
                </wp:positionH>
                <wp:positionV relativeFrom="paragraph">
                  <wp:posOffset>851975</wp:posOffset>
                </wp:positionV>
                <wp:extent cx="2190115" cy="2916757"/>
                <wp:effectExtent l="0" t="0" r="635" b="0"/>
                <wp:wrapNone/>
                <wp:docPr id="836" name="Cuadro de texto 8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115" cy="2916757"/>
                        </a:xfrm>
                        <a:prstGeom prst="rect">
                          <a:avLst/>
                        </a:prstGeom>
                        <a:solidFill>
                          <a:srgbClr val="FFFFCC"/>
                        </a:solidFill>
                        <a:ln w="6350">
                          <a:noFill/>
                        </a:ln>
                      </wps:spPr>
                      <wps:txbx>
                        <w:txbxContent>
                          <w:p w14:paraId="1B3C3B70" w14:textId="78ED19D8" w:rsidR="006247E2" w:rsidRDefault="006247E2" w:rsidP="007F2FA6">
                            <w:pPr>
                              <w:pStyle w:val="Prrafodelista"/>
                              <w:numPr>
                                <w:ilvl w:val="0"/>
                                <w:numId w:val="11"/>
                              </w:numPr>
                              <w:spacing w:line="240" w:lineRule="auto"/>
                              <w:ind w:left="284" w:hanging="284"/>
                              <w:jc w:val="left"/>
                              <w:rPr>
                                <w:sz w:val="14"/>
                                <w:szCs w:val="20"/>
                              </w:rPr>
                            </w:pPr>
                            <w:r w:rsidRPr="003413DD">
                              <w:rPr>
                                <w:sz w:val="14"/>
                                <w:szCs w:val="20"/>
                              </w:rPr>
                              <w:t xml:space="preserve">Identificador </w:t>
                            </w:r>
                            <w:r w:rsidR="00DA0AFB">
                              <w:rPr>
                                <w:sz w:val="14"/>
                                <w:szCs w:val="20"/>
                              </w:rPr>
                              <w:t>del equipo</w:t>
                            </w:r>
                          </w:p>
                          <w:p w14:paraId="70C0E7DD" w14:textId="77777777" w:rsidR="006247E2" w:rsidRPr="003413DD" w:rsidRDefault="006247E2" w:rsidP="006247E2">
                            <w:pPr>
                              <w:pStyle w:val="Prrafodelista"/>
                              <w:spacing w:line="240" w:lineRule="auto"/>
                              <w:ind w:left="284"/>
                              <w:jc w:val="left"/>
                              <w:rPr>
                                <w:sz w:val="14"/>
                                <w:szCs w:val="20"/>
                              </w:rPr>
                            </w:pPr>
                          </w:p>
                          <w:p w14:paraId="338C019F" w14:textId="14DF35A5" w:rsidR="006247E2" w:rsidRDefault="006247E2" w:rsidP="007F2FA6">
                            <w:pPr>
                              <w:pStyle w:val="Prrafodelista"/>
                              <w:numPr>
                                <w:ilvl w:val="0"/>
                                <w:numId w:val="11"/>
                              </w:numPr>
                              <w:spacing w:line="240" w:lineRule="auto"/>
                              <w:ind w:left="284" w:hanging="284"/>
                              <w:jc w:val="left"/>
                              <w:rPr>
                                <w:sz w:val="14"/>
                                <w:szCs w:val="20"/>
                              </w:rPr>
                            </w:pPr>
                            <w:r>
                              <w:rPr>
                                <w:sz w:val="14"/>
                                <w:szCs w:val="20"/>
                              </w:rPr>
                              <w:t>ALIAS de</w:t>
                            </w:r>
                            <w:r w:rsidR="0016280F">
                              <w:rPr>
                                <w:sz w:val="14"/>
                                <w:szCs w:val="20"/>
                              </w:rPr>
                              <w:t>l equipo (</w:t>
                            </w:r>
                            <w:proofErr w:type="spellStart"/>
                            <w:r>
                              <w:rPr>
                                <w:sz w:val="14"/>
                                <w:szCs w:val="20"/>
                              </w:rPr>
                              <w:t>cod</w:t>
                            </w:r>
                            <w:proofErr w:type="spellEnd"/>
                            <w:r w:rsidR="001B501A">
                              <w:rPr>
                                <w:sz w:val="14"/>
                                <w:szCs w:val="20"/>
                              </w:rPr>
                              <w:t>.</w:t>
                            </w:r>
                            <w:r w:rsidR="0016280F">
                              <w:rPr>
                                <w:sz w:val="14"/>
                                <w:szCs w:val="20"/>
                              </w:rPr>
                              <w:t xml:space="preserve"> </w:t>
                            </w:r>
                            <w:r>
                              <w:rPr>
                                <w:sz w:val="14"/>
                                <w:szCs w:val="20"/>
                              </w:rPr>
                              <w:t>interna,</w:t>
                            </w:r>
                            <w:r w:rsidR="001B501A">
                              <w:rPr>
                                <w:sz w:val="14"/>
                                <w:szCs w:val="20"/>
                              </w:rPr>
                              <w:t xml:space="preserve"> </w:t>
                            </w:r>
                            <w:r>
                              <w:rPr>
                                <w:sz w:val="14"/>
                                <w:szCs w:val="20"/>
                              </w:rPr>
                              <w:t>etc.)</w:t>
                            </w:r>
                          </w:p>
                          <w:p w14:paraId="1D26FFD0" w14:textId="77777777" w:rsidR="006247E2" w:rsidRDefault="006247E2" w:rsidP="006247E2">
                            <w:pPr>
                              <w:pStyle w:val="Prrafodelista"/>
                              <w:spacing w:line="240" w:lineRule="auto"/>
                              <w:ind w:left="284"/>
                              <w:jc w:val="left"/>
                              <w:rPr>
                                <w:sz w:val="14"/>
                                <w:szCs w:val="20"/>
                              </w:rPr>
                            </w:pPr>
                          </w:p>
                          <w:p w14:paraId="7C309A3D" w14:textId="485EC098" w:rsidR="006247E2" w:rsidRDefault="006247E2" w:rsidP="007F2FA6">
                            <w:pPr>
                              <w:pStyle w:val="Prrafodelista"/>
                              <w:numPr>
                                <w:ilvl w:val="0"/>
                                <w:numId w:val="11"/>
                              </w:numPr>
                              <w:spacing w:line="240" w:lineRule="auto"/>
                              <w:ind w:left="284" w:hanging="284"/>
                              <w:jc w:val="left"/>
                              <w:rPr>
                                <w:sz w:val="14"/>
                                <w:szCs w:val="20"/>
                              </w:rPr>
                            </w:pPr>
                            <w:r>
                              <w:rPr>
                                <w:sz w:val="14"/>
                                <w:szCs w:val="20"/>
                              </w:rPr>
                              <w:t>Descripción de</w:t>
                            </w:r>
                            <w:r w:rsidR="0016280F">
                              <w:rPr>
                                <w:sz w:val="14"/>
                                <w:szCs w:val="20"/>
                              </w:rPr>
                              <w:t>l Equipo</w:t>
                            </w:r>
                          </w:p>
                          <w:p w14:paraId="194B252A" w14:textId="77777777" w:rsidR="00B95459" w:rsidRPr="00B95459" w:rsidRDefault="00B95459" w:rsidP="00B95459">
                            <w:pPr>
                              <w:pStyle w:val="Prrafodelista"/>
                              <w:rPr>
                                <w:sz w:val="14"/>
                                <w:szCs w:val="20"/>
                              </w:rPr>
                            </w:pPr>
                          </w:p>
                          <w:p w14:paraId="333F2A6B" w14:textId="2ECBC1C7" w:rsidR="00B95459" w:rsidRDefault="00B95459" w:rsidP="007F2FA6">
                            <w:pPr>
                              <w:pStyle w:val="Prrafodelista"/>
                              <w:numPr>
                                <w:ilvl w:val="0"/>
                                <w:numId w:val="11"/>
                              </w:numPr>
                              <w:spacing w:line="240" w:lineRule="auto"/>
                              <w:ind w:left="284" w:hanging="284"/>
                              <w:jc w:val="left"/>
                              <w:rPr>
                                <w:sz w:val="14"/>
                                <w:szCs w:val="20"/>
                              </w:rPr>
                            </w:pPr>
                            <w:r>
                              <w:rPr>
                                <w:sz w:val="14"/>
                                <w:szCs w:val="20"/>
                              </w:rPr>
                              <w:t xml:space="preserve">Sociedad </w:t>
                            </w:r>
                            <w:r w:rsidR="00EF39DC">
                              <w:rPr>
                                <w:sz w:val="14"/>
                                <w:szCs w:val="20"/>
                              </w:rPr>
                              <w:t>asignada al equipo</w:t>
                            </w:r>
                          </w:p>
                          <w:p w14:paraId="6F9A0188" w14:textId="77777777" w:rsidR="006247E2" w:rsidRDefault="006247E2" w:rsidP="006247E2">
                            <w:pPr>
                              <w:pStyle w:val="Prrafodelista"/>
                              <w:spacing w:line="240" w:lineRule="auto"/>
                              <w:ind w:left="284"/>
                              <w:jc w:val="left"/>
                              <w:rPr>
                                <w:sz w:val="14"/>
                                <w:szCs w:val="20"/>
                              </w:rPr>
                            </w:pPr>
                          </w:p>
                          <w:p w14:paraId="0239A37D" w14:textId="15E415CB" w:rsidR="006247E2" w:rsidRDefault="003B75B5" w:rsidP="007F2FA6">
                            <w:pPr>
                              <w:pStyle w:val="Prrafodelista"/>
                              <w:numPr>
                                <w:ilvl w:val="0"/>
                                <w:numId w:val="11"/>
                              </w:numPr>
                              <w:spacing w:line="240" w:lineRule="auto"/>
                              <w:ind w:left="284" w:hanging="284"/>
                              <w:jc w:val="left"/>
                              <w:rPr>
                                <w:sz w:val="14"/>
                                <w:szCs w:val="20"/>
                              </w:rPr>
                            </w:pPr>
                            <w:r>
                              <w:rPr>
                                <w:sz w:val="14"/>
                                <w:szCs w:val="20"/>
                              </w:rPr>
                              <w:t>Categoría documental de destino</w:t>
                            </w:r>
                          </w:p>
                          <w:p w14:paraId="7841A73B" w14:textId="77777777" w:rsidR="006247E2" w:rsidRPr="003413DD" w:rsidRDefault="006247E2" w:rsidP="006247E2">
                            <w:pPr>
                              <w:pStyle w:val="Prrafodelista"/>
                              <w:spacing w:line="240" w:lineRule="auto"/>
                              <w:ind w:left="284"/>
                              <w:jc w:val="left"/>
                              <w:rPr>
                                <w:sz w:val="14"/>
                                <w:szCs w:val="20"/>
                              </w:rPr>
                            </w:pPr>
                          </w:p>
                          <w:p w14:paraId="09B984D1" w14:textId="1F54D244" w:rsidR="006247E2" w:rsidRDefault="003B75B5" w:rsidP="007F2FA6">
                            <w:pPr>
                              <w:pStyle w:val="Prrafodelista"/>
                              <w:numPr>
                                <w:ilvl w:val="0"/>
                                <w:numId w:val="11"/>
                              </w:numPr>
                              <w:spacing w:line="240" w:lineRule="auto"/>
                              <w:ind w:left="284" w:hanging="284"/>
                              <w:jc w:val="left"/>
                              <w:rPr>
                                <w:sz w:val="14"/>
                                <w:szCs w:val="20"/>
                              </w:rPr>
                            </w:pPr>
                            <w:r>
                              <w:rPr>
                                <w:sz w:val="14"/>
                                <w:szCs w:val="20"/>
                              </w:rPr>
                              <w:t>Responsable del equipo de tramitación</w:t>
                            </w:r>
                          </w:p>
                          <w:p w14:paraId="2D28EC37" w14:textId="77777777" w:rsidR="006247E2" w:rsidRDefault="006247E2" w:rsidP="006247E2">
                            <w:pPr>
                              <w:pStyle w:val="Prrafodelista"/>
                              <w:spacing w:line="240" w:lineRule="auto"/>
                              <w:ind w:left="284"/>
                              <w:jc w:val="left"/>
                              <w:rPr>
                                <w:sz w:val="14"/>
                                <w:szCs w:val="20"/>
                              </w:rPr>
                            </w:pPr>
                          </w:p>
                          <w:p w14:paraId="15FACCDB" w14:textId="27B0C0A0" w:rsidR="006247E2" w:rsidRDefault="003B75B5" w:rsidP="007F2FA6">
                            <w:pPr>
                              <w:pStyle w:val="Prrafodelista"/>
                              <w:numPr>
                                <w:ilvl w:val="0"/>
                                <w:numId w:val="11"/>
                              </w:numPr>
                              <w:spacing w:line="240" w:lineRule="auto"/>
                              <w:ind w:left="284" w:hanging="284"/>
                              <w:jc w:val="left"/>
                              <w:rPr>
                                <w:sz w:val="14"/>
                                <w:szCs w:val="20"/>
                              </w:rPr>
                            </w:pPr>
                            <w:r>
                              <w:rPr>
                                <w:sz w:val="14"/>
                                <w:szCs w:val="20"/>
                              </w:rPr>
                              <w:t>Componentes del equipo de tramitación</w:t>
                            </w:r>
                          </w:p>
                          <w:p w14:paraId="51919CFD" w14:textId="77777777" w:rsidR="006247E2" w:rsidRPr="003413DD" w:rsidRDefault="006247E2" w:rsidP="006247E2">
                            <w:pPr>
                              <w:pStyle w:val="Prrafodelista"/>
                              <w:spacing w:line="240" w:lineRule="auto"/>
                              <w:ind w:left="284"/>
                              <w:jc w:val="left"/>
                              <w:rPr>
                                <w:sz w:val="14"/>
                                <w:szCs w:val="20"/>
                              </w:rPr>
                            </w:pPr>
                          </w:p>
                          <w:p w14:paraId="1F6C0075" w14:textId="7A56898A" w:rsidR="001B501A" w:rsidRDefault="001B501A" w:rsidP="007F2FA6">
                            <w:pPr>
                              <w:pStyle w:val="Prrafodelista"/>
                              <w:numPr>
                                <w:ilvl w:val="0"/>
                                <w:numId w:val="11"/>
                              </w:numPr>
                              <w:spacing w:line="240" w:lineRule="auto"/>
                              <w:ind w:left="284" w:hanging="284"/>
                              <w:jc w:val="left"/>
                              <w:rPr>
                                <w:sz w:val="14"/>
                                <w:szCs w:val="20"/>
                              </w:rPr>
                            </w:pPr>
                            <w:r>
                              <w:rPr>
                                <w:sz w:val="14"/>
                                <w:szCs w:val="20"/>
                              </w:rPr>
                              <w:t xml:space="preserve">Posibles organismos emisores u </w:t>
                            </w:r>
                            <w:r w:rsidR="003643B5">
                              <w:rPr>
                                <w:sz w:val="14"/>
                                <w:szCs w:val="20"/>
                              </w:rPr>
                              <w:t>orígenes.</w:t>
                            </w:r>
                          </w:p>
                          <w:p w14:paraId="69473645" w14:textId="77777777" w:rsidR="003643B5" w:rsidRDefault="003643B5" w:rsidP="003643B5">
                            <w:pPr>
                              <w:pStyle w:val="Prrafodelista"/>
                              <w:spacing w:line="240" w:lineRule="auto"/>
                              <w:ind w:left="284"/>
                              <w:jc w:val="left"/>
                              <w:rPr>
                                <w:sz w:val="14"/>
                                <w:szCs w:val="20"/>
                              </w:rPr>
                            </w:pPr>
                          </w:p>
                          <w:p w14:paraId="5A406EEC" w14:textId="6680764C" w:rsidR="006247E2" w:rsidRDefault="006247E2" w:rsidP="007F2FA6">
                            <w:pPr>
                              <w:pStyle w:val="Prrafodelista"/>
                              <w:numPr>
                                <w:ilvl w:val="0"/>
                                <w:numId w:val="11"/>
                              </w:numPr>
                              <w:spacing w:line="240" w:lineRule="auto"/>
                              <w:ind w:left="284" w:hanging="284"/>
                              <w:jc w:val="left"/>
                              <w:rPr>
                                <w:sz w:val="14"/>
                                <w:szCs w:val="20"/>
                              </w:rPr>
                            </w:pPr>
                            <w:r>
                              <w:rPr>
                                <w:sz w:val="14"/>
                                <w:szCs w:val="20"/>
                              </w:rPr>
                              <w:t>Posibles Contenidos. De ayuda a la clasificación correcta. Contenido de las reglas de distribución</w:t>
                            </w:r>
                          </w:p>
                          <w:p w14:paraId="74EC4BD7" w14:textId="77777777" w:rsidR="006247E2" w:rsidRDefault="006247E2" w:rsidP="006247E2">
                            <w:pPr>
                              <w:pStyle w:val="Prrafodelista"/>
                              <w:spacing w:line="240" w:lineRule="auto"/>
                              <w:ind w:left="284"/>
                              <w:jc w:val="left"/>
                              <w:rPr>
                                <w:sz w:val="14"/>
                                <w:szCs w:val="20"/>
                              </w:rPr>
                            </w:pPr>
                          </w:p>
                          <w:p w14:paraId="28267DD4" w14:textId="77777777" w:rsidR="006247E2" w:rsidRDefault="006247E2" w:rsidP="007F2FA6">
                            <w:pPr>
                              <w:pStyle w:val="Prrafodelista"/>
                              <w:numPr>
                                <w:ilvl w:val="0"/>
                                <w:numId w:val="11"/>
                              </w:numPr>
                              <w:spacing w:line="240" w:lineRule="auto"/>
                              <w:ind w:left="284" w:hanging="284"/>
                              <w:jc w:val="left"/>
                              <w:rPr>
                                <w:sz w:val="14"/>
                                <w:szCs w:val="20"/>
                              </w:rPr>
                            </w:pPr>
                            <w:r>
                              <w:rPr>
                                <w:sz w:val="14"/>
                                <w:szCs w:val="20"/>
                              </w:rPr>
                              <w:t>Palabras Clave. De ayuda a la clasificación correcta. Contenido de las reglas de distribución</w:t>
                            </w:r>
                          </w:p>
                          <w:p w14:paraId="67B5F844" w14:textId="77777777" w:rsidR="006247E2" w:rsidRPr="003413DD" w:rsidRDefault="006247E2" w:rsidP="006247E2">
                            <w:pPr>
                              <w:pStyle w:val="Prrafodelista"/>
                              <w:spacing w:line="240" w:lineRule="auto"/>
                              <w:ind w:left="284"/>
                              <w:jc w:val="left"/>
                              <w:rPr>
                                <w:sz w:val="14"/>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4347C6" id="Cuadro de texto 836" o:spid="_x0000_s1032" type="#_x0000_t202" style="position:absolute;left:0;text-align:left;margin-left:244.9pt;margin-top:67.1pt;width:172.45pt;height:229.65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" fillcolor="#ffc" stroked="f" strokeweight=".5pt">
                <v:textbox>
                  <w:txbxContent>
                    <w:p w14:paraId="1B3C3B70" w14:textId="78ED19D8" w:rsidR="006247E2" w:rsidRDefault="006247E2" w:rsidP="007F2FA6">
                      <w:pPr>
                        <w:pStyle w:val="Prrafodelista"/>
                        <w:numPr>
                          <w:ilvl w:val="0"/>
                          <w:numId w:val="11"/>
                        </w:numPr>
                        <w:spacing w:line="240" w:lineRule="auto"/>
                        <w:ind w:left="284" w:hanging="284"/>
                        <w:jc w:val="left"/>
                        <w:rPr>
                          <w:sz w:val="14"/>
                          <w:szCs w:val="20"/>
                        </w:rPr>
                      </w:pPr>
                      <w:r w:rsidRPr="003413DD">
                        <w:rPr>
                          <w:sz w:val="14"/>
                          <w:szCs w:val="20"/>
                        </w:rPr>
                        <w:t xml:space="preserve">Identificador </w:t>
                      </w:r>
                      <w:r w:rsidR="00DA0AFB">
                        <w:rPr>
                          <w:sz w:val="14"/>
                          <w:szCs w:val="20"/>
                        </w:rPr>
                        <w:t>del equipo</w:t>
                      </w:r>
                    </w:p>
                    <w:p w14:paraId="70C0E7DD" w14:textId="77777777" w:rsidR="006247E2" w:rsidRPr="003413DD" w:rsidRDefault="006247E2" w:rsidP="006247E2">
                      <w:pPr>
                        <w:pStyle w:val="Prrafodelista"/>
                        <w:spacing w:line="240" w:lineRule="auto"/>
                        <w:ind w:left="284"/>
                        <w:jc w:val="left"/>
                        <w:rPr>
                          <w:sz w:val="14"/>
                          <w:szCs w:val="20"/>
                        </w:rPr>
                      </w:pPr>
                    </w:p>
                    <w:p w14:paraId="338C019F" w14:textId="14DF35A5" w:rsidR="006247E2" w:rsidRDefault="006247E2" w:rsidP="007F2FA6">
                      <w:pPr>
                        <w:pStyle w:val="Prrafodelista"/>
                        <w:numPr>
                          <w:ilvl w:val="0"/>
                          <w:numId w:val="11"/>
                        </w:numPr>
                        <w:spacing w:line="240" w:lineRule="auto"/>
                        <w:ind w:left="284" w:hanging="284"/>
                        <w:jc w:val="left"/>
                        <w:rPr>
                          <w:sz w:val="14"/>
                          <w:szCs w:val="20"/>
                        </w:rPr>
                      </w:pPr>
                      <w:r>
                        <w:rPr>
                          <w:sz w:val="14"/>
                          <w:szCs w:val="20"/>
                        </w:rPr>
                        <w:t>ALIAS de</w:t>
                      </w:r>
                      <w:r w:rsidR="0016280F">
                        <w:rPr>
                          <w:sz w:val="14"/>
                          <w:szCs w:val="20"/>
                        </w:rPr>
                        <w:t>l equipo (</w:t>
                      </w:r>
                      <w:r>
                        <w:rPr>
                          <w:sz w:val="14"/>
                          <w:szCs w:val="20"/>
                        </w:rPr>
                        <w:t>cod</w:t>
                      </w:r>
                      <w:r w:rsidR="001B501A">
                        <w:rPr>
                          <w:sz w:val="14"/>
                          <w:szCs w:val="20"/>
                        </w:rPr>
                        <w:t>.</w:t>
                      </w:r>
                      <w:r w:rsidR="0016280F">
                        <w:rPr>
                          <w:sz w:val="14"/>
                          <w:szCs w:val="20"/>
                        </w:rPr>
                        <w:t xml:space="preserve"> </w:t>
                      </w:r>
                      <w:r>
                        <w:rPr>
                          <w:sz w:val="14"/>
                          <w:szCs w:val="20"/>
                        </w:rPr>
                        <w:t>interna,</w:t>
                      </w:r>
                      <w:r w:rsidR="001B501A">
                        <w:rPr>
                          <w:sz w:val="14"/>
                          <w:szCs w:val="20"/>
                        </w:rPr>
                        <w:t xml:space="preserve"> </w:t>
                      </w:r>
                      <w:r>
                        <w:rPr>
                          <w:sz w:val="14"/>
                          <w:szCs w:val="20"/>
                        </w:rPr>
                        <w:t>etc.)</w:t>
                      </w:r>
                    </w:p>
                    <w:p w14:paraId="1D26FFD0" w14:textId="77777777" w:rsidR="006247E2" w:rsidRDefault="006247E2" w:rsidP="006247E2">
                      <w:pPr>
                        <w:pStyle w:val="Prrafodelista"/>
                        <w:spacing w:line="240" w:lineRule="auto"/>
                        <w:ind w:left="284"/>
                        <w:jc w:val="left"/>
                        <w:rPr>
                          <w:sz w:val="14"/>
                          <w:szCs w:val="20"/>
                        </w:rPr>
                      </w:pPr>
                    </w:p>
                    <w:p w14:paraId="7C309A3D" w14:textId="485EC098" w:rsidR="006247E2" w:rsidRDefault="006247E2" w:rsidP="007F2FA6">
                      <w:pPr>
                        <w:pStyle w:val="Prrafodelista"/>
                        <w:numPr>
                          <w:ilvl w:val="0"/>
                          <w:numId w:val="11"/>
                        </w:numPr>
                        <w:spacing w:line="240" w:lineRule="auto"/>
                        <w:ind w:left="284" w:hanging="284"/>
                        <w:jc w:val="left"/>
                        <w:rPr>
                          <w:sz w:val="14"/>
                          <w:szCs w:val="20"/>
                        </w:rPr>
                      </w:pPr>
                      <w:r>
                        <w:rPr>
                          <w:sz w:val="14"/>
                          <w:szCs w:val="20"/>
                        </w:rPr>
                        <w:t>Descripción de</w:t>
                      </w:r>
                      <w:r w:rsidR="0016280F">
                        <w:rPr>
                          <w:sz w:val="14"/>
                          <w:szCs w:val="20"/>
                        </w:rPr>
                        <w:t>l Equipo</w:t>
                      </w:r>
                    </w:p>
                    <w:p w14:paraId="194B252A" w14:textId="77777777" w:rsidR="00B95459" w:rsidRPr="00B95459" w:rsidRDefault="00B95459" w:rsidP="00B95459">
                      <w:pPr>
                        <w:pStyle w:val="Prrafodelista"/>
                        <w:rPr>
                          <w:sz w:val="14"/>
                          <w:szCs w:val="20"/>
                        </w:rPr>
                      </w:pPr>
                    </w:p>
                    <w:p w14:paraId="333F2A6B" w14:textId="2ECBC1C7" w:rsidR="00B95459" w:rsidRDefault="00B95459" w:rsidP="007F2FA6">
                      <w:pPr>
                        <w:pStyle w:val="Prrafodelista"/>
                        <w:numPr>
                          <w:ilvl w:val="0"/>
                          <w:numId w:val="11"/>
                        </w:numPr>
                        <w:spacing w:line="240" w:lineRule="auto"/>
                        <w:ind w:left="284" w:hanging="284"/>
                        <w:jc w:val="left"/>
                        <w:rPr>
                          <w:sz w:val="14"/>
                          <w:szCs w:val="20"/>
                        </w:rPr>
                      </w:pPr>
                      <w:r>
                        <w:rPr>
                          <w:sz w:val="14"/>
                          <w:szCs w:val="20"/>
                        </w:rPr>
                        <w:t xml:space="preserve">Sociedad </w:t>
                      </w:r>
                      <w:r w:rsidR="00EF39DC">
                        <w:rPr>
                          <w:sz w:val="14"/>
                          <w:szCs w:val="20"/>
                        </w:rPr>
                        <w:t>asignada al equipo</w:t>
                      </w:r>
                    </w:p>
                    <w:p w14:paraId="6F9A0188" w14:textId="77777777" w:rsidR="006247E2" w:rsidRDefault="006247E2" w:rsidP="006247E2">
                      <w:pPr>
                        <w:pStyle w:val="Prrafodelista"/>
                        <w:spacing w:line="240" w:lineRule="auto"/>
                        <w:ind w:left="284"/>
                        <w:jc w:val="left"/>
                        <w:rPr>
                          <w:sz w:val="14"/>
                          <w:szCs w:val="20"/>
                        </w:rPr>
                      </w:pPr>
                    </w:p>
                    <w:p w14:paraId="0239A37D" w14:textId="15E415CB" w:rsidR="006247E2" w:rsidRDefault="003B75B5" w:rsidP="007F2FA6">
                      <w:pPr>
                        <w:pStyle w:val="Prrafodelista"/>
                        <w:numPr>
                          <w:ilvl w:val="0"/>
                          <w:numId w:val="11"/>
                        </w:numPr>
                        <w:spacing w:line="240" w:lineRule="auto"/>
                        <w:ind w:left="284" w:hanging="284"/>
                        <w:jc w:val="left"/>
                        <w:rPr>
                          <w:sz w:val="14"/>
                          <w:szCs w:val="20"/>
                        </w:rPr>
                      </w:pPr>
                      <w:r>
                        <w:rPr>
                          <w:sz w:val="14"/>
                          <w:szCs w:val="20"/>
                        </w:rPr>
                        <w:t>Categoría documental de destino</w:t>
                      </w:r>
                    </w:p>
                    <w:p w14:paraId="7841A73B" w14:textId="77777777" w:rsidR="006247E2" w:rsidRPr="003413DD" w:rsidRDefault="006247E2" w:rsidP="006247E2">
                      <w:pPr>
                        <w:pStyle w:val="Prrafodelista"/>
                        <w:spacing w:line="240" w:lineRule="auto"/>
                        <w:ind w:left="284"/>
                        <w:jc w:val="left"/>
                        <w:rPr>
                          <w:sz w:val="14"/>
                          <w:szCs w:val="20"/>
                        </w:rPr>
                      </w:pPr>
                    </w:p>
                    <w:p w14:paraId="09B984D1" w14:textId="1F54D244" w:rsidR="006247E2" w:rsidRDefault="003B75B5" w:rsidP="007F2FA6">
                      <w:pPr>
                        <w:pStyle w:val="Prrafodelista"/>
                        <w:numPr>
                          <w:ilvl w:val="0"/>
                          <w:numId w:val="11"/>
                        </w:numPr>
                        <w:spacing w:line="240" w:lineRule="auto"/>
                        <w:ind w:left="284" w:hanging="284"/>
                        <w:jc w:val="left"/>
                        <w:rPr>
                          <w:sz w:val="14"/>
                          <w:szCs w:val="20"/>
                        </w:rPr>
                      </w:pPr>
                      <w:r>
                        <w:rPr>
                          <w:sz w:val="14"/>
                          <w:szCs w:val="20"/>
                        </w:rPr>
                        <w:t>Responsable del equipo de tramitación</w:t>
                      </w:r>
                    </w:p>
                    <w:p w14:paraId="2D28EC37" w14:textId="77777777" w:rsidR="006247E2" w:rsidRDefault="006247E2" w:rsidP="006247E2">
                      <w:pPr>
                        <w:pStyle w:val="Prrafodelista"/>
                        <w:spacing w:line="240" w:lineRule="auto"/>
                        <w:ind w:left="284"/>
                        <w:jc w:val="left"/>
                        <w:rPr>
                          <w:sz w:val="14"/>
                          <w:szCs w:val="20"/>
                        </w:rPr>
                      </w:pPr>
                    </w:p>
                    <w:p w14:paraId="15FACCDB" w14:textId="27B0C0A0" w:rsidR="006247E2" w:rsidRDefault="003B75B5" w:rsidP="007F2FA6">
                      <w:pPr>
                        <w:pStyle w:val="Prrafodelista"/>
                        <w:numPr>
                          <w:ilvl w:val="0"/>
                          <w:numId w:val="11"/>
                        </w:numPr>
                        <w:spacing w:line="240" w:lineRule="auto"/>
                        <w:ind w:left="284" w:hanging="284"/>
                        <w:jc w:val="left"/>
                        <w:rPr>
                          <w:sz w:val="14"/>
                          <w:szCs w:val="20"/>
                        </w:rPr>
                      </w:pPr>
                      <w:r>
                        <w:rPr>
                          <w:sz w:val="14"/>
                          <w:szCs w:val="20"/>
                        </w:rPr>
                        <w:t>Componentes del equipo de tramitación</w:t>
                      </w:r>
                    </w:p>
                    <w:p w14:paraId="51919CFD" w14:textId="77777777" w:rsidR="006247E2" w:rsidRPr="003413DD" w:rsidRDefault="006247E2" w:rsidP="006247E2">
                      <w:pPr>
                        <w:pStyle w:val="Prrafodelista"/>
                        <w:spacing w:line="240" w:lineRule="auto"/>
                        <w:ind w:left="284"/>
                        <w:jc w:val="left"/>
                        <w:rPr>
                          <w:sz w:val="14"/>
                          <w:szCs w:val="20"/>
                        </w:rPr>
                      </w:pPr>
                    </w:p>
                    <w:p w14:paraId="1F6C0075" w14:textId="7A56898A" w:rsidR="001B501A" w:rsidRDefault="001B501A" w:rsidP="007F2FA6">
                      <w:pPr>
                        <w:pStyle w:val="Prrafodelista"/>
                        <w:numPr>
                          <w:ilvl w:val="0"/>
                          <w:numId w:val="11"/>
                        </w:numPr>
                        <w:spacing w:line="240" w:lineRule="auto"/>
                        <w:ind w:left="284" w:hanging="284"/>
                        <w:jc w:val="left"/>
                        <w:rPr>
                          <w:sz w:val="14"/>
                          <w:szCs w:val="20"/>
                        </w:rPr>
                      </w:pPr>
                      <w:r>
                        <w:rPr>
                          <w:sz w:val="14"/>
                          <w:szCs w:val="20"/>
                        </w:rPr>
                        <w:t xml:space="preserve">Posibles organismos emisores u </w:t>
                      </w:r>
                      <w:r w:rsidR="003643B5">
                        <w:rPr>
                          <w:sz w:val="14"/>
                          <w:szCs w:val="20"/>
                        </w:rPr>
                        <w:t>orígenes.</w:t>
                      </w:r>
                    </w:p>
                    <w:p w14:paraId="69473645" w14:textId="77777777" w:rsidR="003643B5" w:rsidRDefault="003643B5" w:rsidP="003643B5">
                      <w:pPr>
                        <w:pStyle w:val="Prrafodelista"/>
                        <w:spacing w:line="240" w:lineRule="auto"/>
                        <w:ind w:left="284"/>
                        <w:jc w:val="left"/>
                        <w:rPr>
                          <w:sz w:val="14"/>
                          <w:szCs w:val="20"/>
                        </w:rPr>
                      </w:pPr>
                    </w:p>
                    <w:p w14:paraId="5A406EEC" w14:textId="6680764C" w:rsidR="006247E2" w:rsidRDefault="006247E2" w:rsidP="007F2FA6">
                      <w:pPr>
                        <w:pStyle w:val="Prrafodelista"/>
                        <w:numPr>
                          <w:ilvl w:val="0"/>
                          <w:numId w:val="11"/>
                        </w:numPr>
                        <w:spacing w:line="240" w:lineRule="auto"/>
                        <w:ind w:left="284" w:hanging="284"/>
                        <w:jc w:val="left"/>
                        <w:rPr>
                          <w:sz w:val="14"/>
                          <w:szCs w:val="20"/>
                        </w:rPr>
                      </w:pPr>
                      <w:r>
                        <w:rPr>
                          <w:sz w:val="14"/>
                          <w:szCs w:val="20"/>
                        </w:rPr>
                        <w:t>Posibles Contenidos. De ayuda a la clasificación correcta. Contenido de las reglas de distribución</w:t>
                      </w:r>
                    </w:p>
                    <w:p w14:paraId="74EC4BD7" w14:textId="77777777" w:rsidR="006247E2" w:rsidRDefault="006247E2" w:rsidP="006247E2">
                      <w:pPr>
                        <w:pStyle w:val="Prrafodelista"/>
                        <w:spacing w:line="240" w:lineRule="auto"/>
                        <w:ind w:left="284"/>
                        <w:jc w:val="left"/>
                        <w:rPr>
                          <w:sz w:val="14"/>
                          <w:szCs w:val="20"/>
                        </w:rPr>
                      </w:pPr>
                    </w:p>
                    <w:p w14:paraId="28267DD4" w14:textId="77777777" w:rsidR="006247E2" w:rsidRDefault="006247E2" w:rsidP="007F2FA6">
                      <w:pPr>
                        <w:pStyle w:val="Prrafodelista"/>
                        <w:numPr>
                          <w:ilvl w:val="0"/>
                          <w:numId w:val="11"/>
                        </w:numPr>
                        <w:spacing w:line="240" w:lineRule="auto"/>
                        <w:ind w:left="284" w:hanging="284"/>
                        <w:jc w:val="left"/>
                        <w:rPr>
                          <w:sz w:val="14"/>
                          <w:szCs w:val="20"/>
                        </w:rPr>
                      </w:pPr>
                      <w:r>
                        <w:rPr>
                          <w:sz w:val="14"/>
                          <w:szCs w:val="20"/>
                        </w:rPr>
                        <w:t>Palabras Clave. De ayuda a la clasificación correcta. Contenido de las reglas de distribución</w:t>
                      </w:r>
                    </w:p>
                    <w:p w14:paraId="67B5F844" w14:textId="77777777" w:rsidR="006247E2" w:rsidRPr="003413DD" w:rsidRDefault="006247E2" w:rsidP="006247E2">
                      <w:pPr>
                        <w:pStyle w:val="Prrafodelista"/>
                        <w:spacing w:line="240" w:lineRule="auto"/>
                        <w:ind w:left="284"/>
                        <w:jc w:val="left"/>
                        <w:rPr>
                          <w:sz w:val="14"/>
                          <w:szCs w:val="20"/>
                        </w:rPr>
                      </w:pPr>
                    </w:p>
                  </w:txbxContent>
                </v:textbox>
                <w10:wrap anchorx="margin"/>
              </v:shape>
            </w:pict>
          </mc:Fallback>
        </mc:AlternateContent>
      </w:r>
      <w:r w:rsidR="006247E2" w:rsidRPr="00D10C8C">
        <w:t xml:space="preserve">Esta tabla almacena </w:t>
      </w:r>
      <w:r w:rsidR="003643B5" w:rsidRPr="00D10C8C">
        <w:t>los diferentes equipos de tramitación destino</w:t>
      </w:r>
      <w:r w:rsidR="006247E2" w:rsidRPr="00D10C8C">
        <w:t xml:space="preserve"> de las notificaciones y será clave su correcto mantenimiento y actualización para la correcta gestión y tramitación de estas, pues esta tabla determina tanto los criterios de clasificación como los usuarios asignados a cada </w:t>
      </w:r>
      <w:r w:rsidR="00F172DA" w:rsidRPr="00D10C8C">
        <w:t>equipo y la asignación de tareas</w:t>
      </w:r>
      <w:r w:rsidR="006247E2" w:rsidRPr="00D10C8C">
        <w:t>.</w:t>
      </w:r>
    </w:p>
    <w:p w14:paraId="2BFD4836" w14:textId="4A7B4F9F" w:rsidR="006247E2" w:rsidRPr="00D10C8C" w:rsidRDefault="00DA0AFB" w:rsidP="00C878BB">
      <w:pPr>
        <w:pStyle w:val="PiedeFoto"/>
        <w:jc w:val="left"/>
      </w:pPr>
      <w:bookmarkStart w:id="68" w:name="_Toc187188500"/>
      <w:r w:rsidRPr="00D10C8C">
        <w:t>Equipos de tramitación</w:t>
      </w:r>
      <w:bookmarkEnd w:id="68"/>
    </w:p>
    <w:p w14:paraId="2EC81A6F" w14:textId="77777777" w:rsidR="006247E2" w:rsidRPr="00D10C8C" w:rsidRDefault="006247E2" w:rsidP="006247E2"/>
    <w:p w14:paraId="1503B794" w14:textId="77777777" w:rsidR="00F56B16" w:rsidRPr="00D10C8C" w:rsidRDefault="00145EF6" w:rsidP="006247E2">
      <w:r w:rsidRPr="00D10C8C">
        <w:t xml:space="preserve">Los equipos de tramitación </w:t>
      </w:r>
      <w:r w:rsidR="006247E2" w:rsidRPr="00D10C8C">
        <w:t>se corresponden en mayor o menor medida con los departamentos destinatarios de las notificaciones</w:t>
      </w:r>
      <w:r w:rsidR="00E71927" w:rsidRPr="00D10C8C">
        <w:t>,</w:t>
      </w:r>
      <w:r w:rsidR="00F56B16" w:rsidRPr="00D10C8C">
        <w:t xml:space="preserve"> y la información contenida en esta tabla será determinante para definir el destino de cada documento. </w:t>
      </w:r>
    </w:p>
    <w:p w14:paraId="4DAACD7E" w14:textId="45F32EE6" w:rsidR="006247E2" w:rsidRPr="00D10C8C" w:rsidRDefault="00F56B16" w:rsidP="006247E2">
      <w:r w:rsidRPr="00D10C8C">
        <w:t>A</w:t>
      </w:r>
      <w:r w:rsidR="00817F5B" w:rsidRPr="00D10C8C">
        <w:t xml:space="preserve">unque todos los equipos de tramitación tendrán </w:t>
      </w:r>
      <w:r w:rsidR="00834F20" w:rsidRPr="00D10C8C">
        <w:t xml:space="preserve">obligatoriamente </w:t>
      </w:r>
      <w:r w:rsidR="00817F5B" w:rsidRPr="00D10C8C">
        <w:t>una categoría documental asignada, es posible que varios equipos compar</w:t>
      </w:r>
      <w:r w:rsidR="00834F20" w:rsidRPr="00D10C8C">
        <w:t>tan una misma categoría documental.</w:t>
      </w:r>
      <w:r w:rsidR="004823B3" w:rsidRPr="00D10C8C">
        <w:t xml:space="preserve"> De esta forma se podrán asignar tareas y seguridad de forma dinámica sobre los documentos almacenados en una categoría documental </w:t>
      </w:r>
      <w:r w:rsidR="00AA70D3" w:rsidRPr="00D10C8C">
        <w:t>pero siempre asignados al equipo correspondiente.</w:t>
      </w:r>
    </w:p>
    <w:p w14:paraId="1EF42A82" w14:textId="65707F76" w:rsidR="009B5B23" w:rsidRPr="00D10C8C" w:rsidRDefault="006247E2" w:rsidP="006247E2">
      <w:r w:rsidRPr="00D10C8C">
        <w:t xml:space="preserve">En el momento de la redacción de este documento se han establecido </w:t>
      </w:r>
      <w:r w:rsidR="004B2B1B" w:rsidRPr="00D10C8C">
        <w:t>los siguientes equipos de tramitación</w:t>
      </w:r>
      <w:r w:rsidRPr="00D10C8C">
        <w:t>, obtenid</w:t>
      </w:r>
      <w:r w:rsidR="004B2B1B" w:rsidRPr="00D10C8C">
        <w:t>o</w:t>
      </w:r>
      <w:r w:rsidRPr="00D10C8C">
        <w:t>s de las labores de análisis y auditorias previas al despliegue de la solución:</w:t>
      </w:r>
    </w:p>
    <w:tbl>
      <w:tblPr>
        <w:tblStyle w:val="Tablaconcuadrcula5oscura-nfasis3"/>
        <w:tblW w:w="8494" w:type="dxa"/>
        <w:tblLook w:val="04A0" w:firstRow="1" w:lastRow="0" w:firstColumn="1" w:lastColumn="0" w:noHBand="0" w:noVBand="1"/>
      </w:tblPr>
      <w:tblGrid>
        <w:gridCol w:w="948"/>
        <w:gridCol w:w="2024"/>
        <w:gridCol w:w="2121"/>
        <w:gridCol w:w="998"/>
        <w:gridCol w:w="2403"/>
      </w:tblGrid>
      <w:tr w:rsidR="007E46E2" w:rsidRPr="00D10C8C" w14:paraId="3FE42F04" w14:textId="77777777" w:rsidTr="00D2073C">
        <w:trPr>
          <w:cnfStyle w:val="100000000000" w:firstRow="1" w:lastRow="0" w:firstColumn="0" w:lastColumn="0" w:oddVBand="0" w:evenVBand="0" w:oddHBand="0"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48" w:type="dxa"/>
            <w:noWrap/>
            <w:hideMark/>
          </w:tcPr>
          <w:p w14:paraId="7AA64796" w14:textId="77777777" w:rsidR="007E46E2" w:rsidRPr="007E46E2" w:rsidRDefault="007E46E2" w:rsidP="007E46E2">
            <w:pPr>
              <w:spacing w:after="0" w:line="240" w:lineRule="auto"/>
              <w:jc w:val="left"/>
              <w:rPr>
                <w:rFonts w:eastAsia="Times New Roman" w:cs="Calibri"/>
                <w:color w:val="000000"/>
                <w:sz w:val="12"/>
                <w:szCs w:val="12"/>
                <w:lang w:eastAsia="es-ES"/>
              </w:rPr>
            </w:pPr>
            <w:proofErr w:type="spellStart"/>
            <w:r w:rsidRPr="007E46E2">
              <w:rPr>
                <w:rFonts w:eastAsia="Times New Roman" w:cs="Calibri"/>
                <w:color w:val="000000"/>
                <w:sz w:val="12"/>
                <w:szCs w:val="12"/>
                <w:lang w:eastAsia="es-ES"/>
              </w:rPr>
              <w:t>EquipoID</w:t>
            </w:r>
            <w:proofErr w:type="spellEnd"/>
          </w:p>
        </w:tc>
        <w:tc>
          <w:tcPr>
            <w:tcW w:w="2024" w:type="dxa"/>
            <w:noWrap/>
            <w:hideMark/>
          </w:tcPr>
          <w:p w14:paraId="58153CB4" w14:textId="77777777" w:rsidR="007E46E2" w:rsidRPr="007E46E2" w:rsidRDefault="007E46E2" w:rsidP="007E46E2">
            <w:pPr>
              <w:spacing w:after="0"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E46E2">
              <w:rPr>
                <w:rFonts w:eastAsia="Times New Roman" w:cs="Calibri"/>
                <w:color w:val="000000"/>
                <w:sz w:val="12"/>
                <w:szCs w:val="12"/>
                <w:lang w:eastAsia="es-ES"/>
              </w:rPr>
              <w:t>Equipo Alias</w:t>
            </w:r>
          </w:p>
        </w:tc>
        <w:tc>
          <w:tcPr>
            <w:tcW w:w="2121" w:type="dxa"/>
            <w:noWrap/>
            <w:hideMark/>
          </w:tcPr>
          <w:p w14:paraId="41C69EEE" w14:textId="77777777" w:rsidR="007E46E2" w:rsidRPr="007E46E2" w:rsidRDefault="007E46E2" w:rsidP="007E46E2">
            <w:pPr>
              <w:spacing w:after="0"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E46E2">
              <w:rPr>
                <w:rFonts w:eastAsia="Times New Roman" w:cs="Calibri"/>
                <w:color w:val="000000"/>
                <w:sz w:val="12"/>
                <w:szCs w:val="12"/>
                <w:lang w:eastAsia="es-ES"/>
              </w:rPr>
              <w:t>Equipo Descripción</w:t>
            </w:r>
          </w:p>
        </w:tc>
        <w:tc>
          <w:tcPr>
            <w:tcW w:w="998" w:type="dxa"/>
            <w:noWrap/>
            <w:hideMark/>
          </w:tcPr>
          <w:p w14:paraId="7BCBEC9F" w14:textId="77777777" w:rsidR="007E46E2" w:rsidRPr="007E46E2" w:rsidRDefault="007E46E2" w:rsidP="007E46E2">
            <w:pPr>
              <w:spacing w:after="0"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roofErr w:type="spellStart"/>
            <w:r w:rsidRPr="007E46E2">
              <w:rPr>
                <w:rFonts w:eastAsia="Times New Roman" w:cs="Calibri"/>
                <w:color w:val="000000"/>
                <w:sz w:val="12"/>
                <w:szCs w:val="12"/>
                <w:lang w:eastAsia="es-ES"/>
              </w:rPr>
              <w:t>CategoryID</w:t>
            </w:r>
            <w:proofErr w:type="spellEnd"/>
          </w:p>
        </w:tc>
        <w:tc>
          <w:tcPr>
            <w:tcW w:w="2403" w:type="dxa"/>
            <w:noWrap/>
            <w:hideMark/>
          </w:tcPr>
          <w:p w14:paraId="594179A2" w14:textId="77777777" w:rsidR="007E46E2" w:rsidRPr="007E46E2" w:rsidRDefault="007E46E2" w:rsidP="007E46E2">
            <w:pPr>
              <w:spacing w:after="0"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roofErr w:type="spellStart"/>
            <w:r w:rsidRPr="007E46E2">
              <w:rPr>
                <w:rFonts w:eastAsia="Times New Roman" w:cs="Calibri"/>
                <w:color w:val="000000"/>
                <w:sz w:val="12"/>
                <w:szCs w:val="12"/>
                <w:lang w:eastAsia="es-ES"/>
              </w:rPr>
              <w:t>Category</w:t>
            </w:r>
            <w:proofErr w:type="spellEnd"/>
            <w:r w:rsidRPr="007E46E2">
              <w:rPr>
                <w:rFonts w:eastAsia="Times New Roman" w:cs="Calibri"/>
                <w:color w:val="000000"/>
                <w:sz w:val="12"/>
                <w:szCs w:val="12"/>
                <w:lang w:eastAsia="es-ES"/>
              </w:rPr>
              <w:t xml:space="preserve"> Nombre</w:t>
            </w:r>
          </w:p>
        </w:tc>
      </w:tr>
      <w:tr w:rsidR="007E46E2" w:rsidRPr="00D10C8C" w14:paraId="0D13AABE" w14:textId="77777777" w:rsidTr="004102AF">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48" w:type="dxa"/>
            <w:noWrap/>
          </w:tcPr>
          <w:p w14:paraId="2FEC8D43" w14:textId="0984A262" w:rsidR="007E46E2" w:rsidRPr="007E46E2" w:rsidRDefault="004102AF" w:rsidP="007E46E2">
            <w:pPr>
              <w:spacing w:after="0" w:line="240" w:lineRule="auto"/>
              <w:jc w:val="right"/>
              <w:rPr>
                <w:rFonts w:eastAsia="Times New Roman" w:cs="Calibri"/>
                <w:color w:val="000000"/>
                <w:sz w:val="12"/>
                <w:szCs w:val="12"/>
                <w:lang w:eastAsia="es-ES"/>
              </w:rPr>
            </w:pPr>
            <w:r>
              <w:rPr>
                <w:rFonts w:eastAsia="Times New Roman" w:cs="Calibri"/>
                <w:color w:val="000000"/>
                <w:sz w:val="12"/>
                <w:szCs w:val="12"/>
                <w:lang w:eastAsia="es-ES"/>
              </w:rPr>
              <w:t>1</w:t>
            </w:r>
          </w:p>
        </w:tc>
        <w:tc>
          <w:tcPr>
            <w:tcW w:w="2024" w:type="dxa"/>
            <w:noWrap/>
          </w:tcPr>
          <w:p w14:paraId="20F410E5" w14:textId="4882CC7A"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2121" w:type="dxa"/>
            <w:noWrap/>
          </w:tcPr>
          <w:p w14:paraId="4E38D497" w14:textId="268E9F52"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998" w:type="dxa"/>
            <w:noWrap/>
          </w:tcPr>
          <w:p w14:paraId="754095EB" w14:textId="05764DAD" w:rsidR="007E46E2" w:rsidRPr="007E46E2" w:rsidRDefault="007E46E2" w:rsidP="007E46E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2403" w:type="dxa"/>
            <w:noWrap/>
          </w:tcPr>
          <w:p w14:paraId="49C45C3F" w14:textId="33169C48"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r>
      <w:tr w:rsidR="007E46E2" w:rsidRPr="00D10C8C" w14:paraId="30E0E7B3" w14:textId="77777777" w:rsidTr="004102AF">
        <w:trPr>
          <w:trHeight w:val="170"/>
        </w:trPr>
        <w:tc>
          <w:tcPr>
            <w:cnfStyle w:val="001000000000" w:firstRow="0" w:lastRow="0" w:firstColumn="1" w:lastColumn="0" w:oddVBand="0" w:evenVBand="0" w:oddHBand="0" w:evenHBand="0" w:firstRowFirstColumn="0" w:firstRowLastColumn="0" w:lastRowFirstColumn="0" w:lastRowLastColumn="0"/>
            <w:tcW w:w="948" w:type="dxa"/>
            <w:noWrap/>
          </w:tcPr>
          <w:p w14:paraId="4689E3EF" w14:textId="40564E50" w:rsidR="007E46E2" w:rsidRPr="007E46E2" w:rsidRDefault="004102AF" w:rsidP="007E46E2">
            <w:pPr>
              <w:spacing w:after="0" w:line="240" w:lineRule="auto"/>
              <w:jc w:val="right"/>
              <w:rPr>
                <w:rFonts w:eastAsia="Times New Roman" w:cs="Calibri"/>
                <w:color w:val="000000"/>
                <w:sz w:val="12"/>
                <w:szCs w:val="12"/>
                <w:lang w:eastAsia="es-ES"/>
              </w:rPr>
            </w:pPr>
            <w:r>
              <w:rPr>
                <w:rFonts w:eastAsia="Times New Roman" w:cs="Calibri"/>
                <w:color w:val="000000"/>
                <w:sz w:val="12"/>
                <w:szCs w:val="12"/>
                <w:lang w:eastAsia="es-ES"/>
              </w:rPr>
              <w:t>2</w:t>
            </w:r>
          </w:p>
        </w:tc>
        <w:tc>
          <w:tcPr>
            <w:tcW w:w="2024" w:type="dxa"/>
            <w:noWrap/>
          </w:tcPr>
          <w:p w14:paraId="32FA2868" w14:textId="3157C35C"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2121" w:type="dxa"/>
            <w:noWrap/>
          </w:tcPr>
          <w:p w14:paraId="41ECFCCA" w14:textId="28932DFB"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998" w:type="dxa"/>
            <w:noWrap/>
          </w:tcPr>
          <w:p w14:paraId="3BAAB783" w14:textId="4A012271" w:rsidR="007E46E2" w:rsidRPr="007E46E2" w:rsidRDefault="007E46E2" w:rsidP="007E46E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2403" w:type="dxa"/>
            <w:noWrap/>
          </w:tcPr>
          <w:p w14:paraId="1F4EE62C" w14:textId="5CEB4D4B"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r>
      <w:tr w:rsidR="007E46E2" w:rsidRPr="00D10C8C" w14:paraId="7E2CC21D" w14:textId="77777777" w:rsidTr="004102AF">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48" w:type="dxa"/>
            <w:noWrap/>
          </w:tcPr>
          <w:p w14:paraId="3F257CF8" w14:textId="4A071C31" w:rsidR="007E46E2" w:rsidRPr="007E46E2" w:rsidRDefault="004102AF" w:rsidP="007E46E2">
            <w:pPr>
              <w:spacing w:after="0" w:line="240" w:lineRule="auto"/>
              <w:jc w:val="right"/>
              <w:rPr>
                <w:rFonts w:eastAsia="Times New Roman" w:cs="Calibri"/>
                <w:color w:val="000000"/>
                <w:sz w:val="12"/>
                <w:szCs w:val="12"/>
                <w:lang w:eastAsia="es-ES"/>
              </w:rPr>
            </w:pPr>
            <w:r>
              <w:rPr>
                <w:rFonts w:eastAsia="Times New Roman" w:cs="Calibri"/>
                <w:color w:val="000000"/>
                <w:sz w:val="12"/>
                <w:szCs w:val="12"/>
                <w:lang w:eastAsia="es-ES"/>
              </w:rPr>
              <w:t>3</w:t>
            </w:r>
          </w:p>
        </w:tc>
        <w:tc>
          <w:tcPr>
            <w:tcW w:w="2024" w:type="dxa"/>
            <w:noWrap/>
          </w:tcPr>
          <w:p w14:paraId="1C37FFC0" w14:textId="7149604F"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2121" w:type="dxa"/>
            <w:noWrap/>
          </w:tcPr>
          <w:p w14:paraId="2B5B316F" w14:textId="76FA0972"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998" w:type="dxa"/>
            <w:noWrap/>
          </w:tcPr>
          <w:p w14:paraId="64842A24" w14:textId="6E59680F" w:rsidR="007E46E2" w:rsidRPr="007E46E2" w:rsidRDefault="007E46E2" w:rsidP="007E46E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2403" w:type="dxa"/>
            <w:noWrap/>
          </w:tcPr>
          <w:p w14:paraId="3D519779" w14:textId="0EEE7DB6"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r>
      <w:tr w:rsidR="007E46E2" w:rsidRPr="00D10C8C" w14:paraId="6F984646" w14:textId="77777777" w:rsidTr="004102AF">
        <w:trPr>
          <w:trHeight w:val="170"/>
        </w:trPr>
        <w:tc>
          <w:tcPr>
            <w:cnfStyle w:val="001000000000" w:firstRow="0" w:lastRow="0" w:firstColumn="1" w:lastColumn="0" w:oddVBand="0" w:evenVBand="0" w:oddHBand="0" w:evenHBand="0" w:firstRowFirstColumn="0" w:firstRowLastColumn="0" w:lastRowFirstColumn="0" w:lastRowLastColumn="0"/>
            <w:tcW w:w="948" w:type="dxa"/>
            <w:noWrap/>
          </w:tcPr>
          <w:p w14:paraId="161FC57A" w14:textId="0DD1686F" w:rsidR="007E46E2" w:rsidRPr="007E46E2" w:rsidRDefault="004102AF" w:rsidP="007E46E2">
            <w:pPr>
              <w:spacing w:after="0" w:line="240" w:lineRule="auto"/>
              <w:jc w:val="right"/>
              <w:rPr>
                <w:rFonts w:eastAsia="Times New Roman" w:cs="Calibri"/>
                <w:color w:val="000000"/>
                <w:sz w:val="12"/>
                <w:szCs w:val="12"/>
                <w:lang w:eastAsia="es-ES"/>
              </w:rPr>
            </w:pPr>
            <w:r>
              <w:rPr>
                <w:rFonts w:eastAsia="Times New Roman" w:cs="Calibri"/>
                <w:color w:val="000000"/>
                <w:sz w:val="12"/>
                <w:szCs w:val="12"/>
                <w:lang w:eastAsia="es-ES"/>
              </w:rPr>
              <w:t>4</w:t>
            </w:r>
          </w:p>
        </w:tc>
        <w:tc>
          <w:tcPr>
            <w:tcW w:w="2024" w:type="dxa"/>
            <w:noWrap/>
          </w:tcPr>
          <w:p w14:paraId="5BE7A55F" w14:textId="7CBF85D3"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2121" w:type="dxa"/>
            <w:noWrap/>
          </w:tcPr>
          <w:p w14:paraId="60C0155C" w14:textId="5C9289DB"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998" w:type="dxa"/>
            <w:noWrap/>
          </w:tcPr>
          <w:p w14:paraId="4400612F" w14:textId="5F1FA890" w:rsidR="007E46E2" w:rsidRPr="007E46E2" w:rsidRDefault="007E46E2" w:rsidP="007E46E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2403" w:type="dxa"/>
            <w:noWrap/>
          </w:tcPr>
          <w:p w14:paraId="5D9D1E17" w14:textId="2700A751"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r>
      <w:tr w:rsidR="007E46E2" w:rsidRPr="00D10C8C" w14:paraId="0D6D6744" w14:textId="77777777" w:rsidTr="004102AF">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48" w:type="dxa"/>
            <w:noWrap/>
          </w:tcPr>
          <w:p w14:paraId="3FCCD72D" w14:textId="35A01BA1" w:rsidR="007E46E2" w:rsidRPr="007E46E2" w:rsidRDefault="004102AF" w:rsidP="007E46E2">
            <w:pPr>
              <w:spacing w:after="0" w:line="240" w:lineRule="auto"/>
              <w:jc w:val="right"/>
              <w:rPr>
                <w:rFonts w:eastAsia="Times New Roman" w:cs="Calibri"/>
                <w:color w:val="000000"/>
                <w:sz w:val="12"/>
                <w:szCs w:val="12"/>
                <w:lang w:eastAsia="es-ES"/>
              </w:rPr>
            </w:pPr>
            <w:r>
              <w:rPr>
                <w:rFonts w:eastAsia="Times New Roman" w:cs="Calibri"/>
                <w:color w:val="000000"/>
                <w:sz w:val="12"/>
                <w:szCs w:val="12"/>
                <w:lang w:eastAsia="es-ES"/>
              </w:rPr>
              <w:t>5</w:t>
            </w:r>
          </w:p>
        </w:tc>
        <w:tc>
          <w:tcPr>
            <w:tcW w:w="2024" w:type="dxa"/>
            <w:noWrap/>
          </w:tcPr>
          <w:p w14:paraId="3067BAFB" w14:textId="3648B781"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2121" w:type="dxa"/>
            <w:noWrap/>
          </w:tcPr>
          <w:p w14:paraId="167CFCAA" w14:textId="710DB795"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998" w:type="dxa"/>
            <w:noWrap/>
          </w:tcPr>
          <w:p w14:paraId="53F5B230" w14:textId="2AE367B1" w:rsidR="007E46E2" w:rsidRPr="007E46E2" w:rsidRDefault="007E46E2" w:rsidP="007E46E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2403" w:type="dxa"/>
            <w:noWrap/>
          </w:tcPr>
          <w:p w14:paraId="13C1D0A1" w14:textId="5A7DE5BD"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r>
      <w:tr w:rsidR="007E46E2" w:rsidRPr="00D10C8C" w14:paraId="479E822A" w14:textId="77777777" w:rsidTr="004102AF">
        <w:trPr>
          <w:trHeight w:val="170"/>
        </w:trPr>
        <w:tc>
          <w:tcPr>
            <w:cnfStyle w:val="001000000000" w:firstRow="0" w:lastRow="0" w:firstColumn="1" w:lastColumn="0" w:oddVBand="0" w:evenVBand="0" w:oddHBand="0" w:evenHBand="0" w:firstRowFirstColumn="0" w:firstRowLastColumn="0" w:lastRowFirstColumn="0" w:lastRowLastColumn="0"/>
            <w:tcW w:w="948" w:type="dxa"/>
            <w:noWrap/>
          </w:tcPr>
          <w:p w14:paraId="391F46B6" w14:textId="5A50B6E5" w:rsidR="007E46E2" w:rsidRPr="007E46E2" w:rsidRDefault="004102AF" w:rsidP="007E46E2">
            <w:pPr>
              <w:spacing w:after="0" w:line="240" w:lineRule="auto"/>
              <w:jc w:val="right"/>
              <w:rPr>
                <w:rFonts w:eastAsia="Times New Roman" w:cs="Calibri"/>
                <w:color w:val="000000"/>
                <w:sz w:val="12"/>
                <w:szCs w:val="12"/>
                <w:lang w:eastAsia="es-ES"/>
              </w:rPr>
            </w:pPr>
            <w:r>
              <w:rPr>
                <w:rFonts w:eastAsia="Times New Roman" w:cs="Calibri"/>
                <w:color w:val="000000"/>
                <w:sz w:val="12"/>
                <w:szCs w:val="12"/>
                <w:lang w:eastAsia="es-ES"/>
              </w:rPr>
              <w:t>6</w:t>
            </w:r>
          </w:p>
        </w:tc>
        <w:tc>
          <w:tcPr>
            <w:tcW w:w="2024" w:type="dxa"/>
            <w:noWrap/>
          </w:tcPr>
          <w:p w14:paraId="7FE897FE" w14:textId="11D18EF5"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2121" w:type="dxa"/>
            <w:noWrap/>
          </w:tcPr>
          <w:p w14:paraId="191BF059" w14:textId="7C1D79AB"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998" w:type="dxa"/>
            <w:noWrap/>
          </w:tcPr>
          <w:p w14:paraId="5FE05096" w14:textId="14076E41" w:rsidR="007E46E2" w:rsidRPr="007E46E2" w:rsidRDefault="007E46E2" w:rsidP="007E46E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2403" w:type="dxa"/>
            <w:noWrap/>
          </w:tcPr>
          <w:p w14:paraId="3B80648E" w14:textId="1EB4AAC1"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r>
      <w:tr w:rsidR="007E46E2" w:rsidRPr="00D10C8C" w14:paraId="031DAA27" w14:textId="77777777" w:rsidTr="004102AF">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48" w:type="dxa"/>
            <w:noWrap/>
          </w:tcPr>
          <w:p w14:paraId="26F45249" w14:textId="65854D00" w:rsidR="007E46E2" w:rsidRPr="007E46E2" w:rsidRDefault="004102AF" w:rsidP="007E46E2">
            <w:pPr>
              <w:spacing w:after="0" w:line="240" w:lineRule="auto"/>
              <w:jc w:val="right"/>
              <w:rPr>
                <w:rFonts w:eastAsia="Times New Roman" w:cs="Calibri"/>
                <w:color w:val="000000"/>
                <w:sz w:val="12"/>
                <w:szCs w:val="12"/>
                <w:lang w:eastAsia="es-ES"/>
              </w:rPr>
            </w:pPr>
            <w:r>
              <w:rPr>
                <w:rFonts w:eastAsia="Times New Roman" w:cs="Calibri"/>
                <w:color w:val="000000"/>
                <w:sz w:val="12"/>
                <w:szCs w:val="12"/>
                <w:lang w:eastAsia="es-ES"/>
              </w:rPr>
              <w:t>7</w:t>
            </w:r>
          </w:p>
        </w:tc>
        <w:tc>
          <w:tcPr>
            <w:tcW w:w="2024" w:type="dxa"/>
            <w:noWrap/>
          </w:tcPr>
          <w:p w14:paraId="060589DF" w14:textId="6E94BA93"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2121" w:type="dxa"/>
            <w:noWrap/>
          </w:tcPr>
          <w:p w14:paraId="1D86F134" w14:textId="278D30C5"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998" w:type="dxa"/>
            <w:noWrap/>
          </w:tcPr>
          <w:p w14:paraId="5CE00C6A" w14:textId="7932A913" w:rsidR="007E46E2" w:rsidRPr="007E46E2" w:rsidRDefault="007E46E2" w:rsidP="007E46E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2403" w:type="dxa"/>
            <w:noWrap/>
          </w:tcPr>
          <w:p w14:paraId="1A492503" w14:textId="2F660DF8"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r>
      <w:tr w:rsidR="007E46E2" w:rsidRPr="00D10C8C" w14:paraId="7FD5B9B3" w14:textId="77777777" w:rsidTr="004102AF">
        <w:trPr>
          <w:trHeight w:val="170"/>
        </w:trPr>
        <w:tc>
          <w:tcPr>
            <w:cnfStyle w:val="001000000000" w:firstRow="0" w:lastRow="0" w:firstColumn="1" w:lastColumn="0" w:oddVBand="0" w:evenVBand="0" w:oddHBand="0" w:evenHBand="0" w:firstRowFirstColumn="0" w:firstRowLastColumn="0" w:lastRowFirstColumn="0" w:lastRowLastColumn="0"/>
            <w:tcW w:w="948" w:type="dxa"/>
            <w:noWrap/>
          </w:tcPr>
          <w:p w14:paraId="24154747" w14:textId="45E7E2B9" w:rsidR="007E46E2" w:rsidRPr="007E46E2" w:rsidRDefault="004102AF" w:rsidP="007E46E2">
            <w:pPr>
              <w:spacing w:after="0" w:line="240" w:lineRule="auto"/>
              <w:jc w:val="right"/>
              <w:rPr>
                <w:rFonts w:eastAsia="Times New Roman" w:cs="Calibri"/>
                <w:color w:val="000000"/>
                <w:sz w:val="12"/>
                <w:szCs w:val="12"/>
                <w:lang w:eastAsia="es-ES"/>
              </w:rPr>
            </w:pPr>
            <w:r>
              <w:rPr>
                <w:rFonts w:eastAsia="Times New Roman" w:cs="Calibri"/>
                <w:color w:val="000000"/>
                <w:sz w:val="12"/>
                <w:szCs w:val="12"/>
                <w:lang w:eastAsia="es-ES"/>
              </w:rPr>
              <w:t>8</w:t>
            </w:r>
          </w:p>
        </w:tc>
        <w:tc>
          <w:tcPr>
            <w:tcW w:w="2024" w:type="dxa"/>
            <w:noWrap/>
          </w:tcPr>
          <w:p w14:paraId="5F5C2F9B" w14:textId="759A9A05"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2121" w:type="dxa"/>
            <w:noWrap/>
          </w:tcPr>
          <w:p w14:paraId="6E9B42B8" w14:textId="7EF77042"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998" w:type="dxa"/>
            <w:noWrap/>
          </w:tcPr>
          <w:p w14:paraId="555B7EE2" w14:textId="0BEC2FEE" w:rsidR="007E46E2" w:rsidRPr="007E46E2" w:rsidRDefault="007E46E2" w:rsidP="007E46E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2403" w:type="dxa"/>
            <w:noWrap/>
          </w:tcPr>
          <w:p w14:paraId="321F8FA0" w14:textId="5AC67E68"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r>
      <w:tr w:rsidR="007E46E2" w:rsidRPr="00D10C8C" w14:paraId="78F72265" w14:textId="77777777" w:rsidTr="004102AF">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48" w:type="dxa"/>
            <w:noWrap/>
          </w:tcPr>
          <w:p w14:paraId="4541FA4B" w14:textId="6BF1B85C" w:rsidR="007E46E2" w:rsidRPr="007E46E2" w:rsidRDefault="004102AF" w:rsidP="007E46E2">
            <w:pPr>
              <w:spacing w:after="0" w:line="240" w:lineRule="auto"/>
              <w:jc w:val="right"/>
              <w:rPr>
                <w:rFonts w:eastAsia="Times New Roman" w:cs="Calibri"/>
                <w:color w:val="000000"/>
                <w:sz w:val="12"/>
                <w:szCs w:val="12"/>
                <w:lang w:eastAsia="es-ES"/>
              </w:rPr>
            </w:pPr>
            <w:r>
              <w:rPr>
                <w:rFonts w:eastAsia="Times New Roman" w:cs="Calibri"/>
                <w:color w:val="000000"/>
                <w:sz w:val="12"/>
                <w:szCs w:val="12"/>
                <w:lang w:eastAsia="es-ES"/>
              </w:rPr>
              <w:t>9</w:t>
            </w:r>
          </w:p>
        </w:tc>
        <w:tc>
          <w:tcPr>
            <w:tcW w:w="2024" w:type="dxa"/>
            <w:noWrap/>
          </w:tcPr>
          <w:p w14:paraId="0F2BE93D" w14:textId="387A2321"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2121" w:type="dxa"/>
            <w:noWrap/>
          </w:tcPr>
          <w:p w14:paraId="229F8268" w14:textId="1F69CA14"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998" w:type="dxa"/>
            <w:noWrap/>
          </w:tcPr>
          <w:p w14:paraId="5C5AA0ED" w14:textId="5961FE68" w:rsidR="007E46E2" w:rsidRPr="007E46E2" w:rsidRDefault="007E46E2" w:rsidP="007E46E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2403" w:type="dxa"/>
            <w:noWrap/>
          </w:tcPr>
          <w:p w14:paraId="1BDC9970" w14:textId="4713B05F"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r>
      <w:tr w:rsidR="007E46E2" w:rsidRPr="00D10C8C" w14:paraId="0DE94CA8" w14:textId="77777777" w:rsidTr="004102AF">
        <w:trPr>
          <w:trHeight w:val="170"/>
        </w:trPr>
        <w:tc>
          <w:tcPr>
            <w:cnfStyle w:val="001000000000" w:firstRow="0" w:lastRow="0" w:firstColumn="1" w:lastColumn="0" w:oddVBand="0" w:evenVBand="0" w:oddHBand="0" w:evenHBand="0" w:firstRowFirstColumn="0" w:firstRowLastColumn="0" w:lastRowFirstColumn="0" w:lastRowLastColumn="0"/>
            <w:tcW w:w="948" w:type="dxa"/>
            <w:noWrap/>
          </w:tcPr>
          <w:p w14:paraId="3BEF6C2F" w14:textId="66D3BCDC" w:rsidR="007E46E2" w:rsidRPr="007E46E2" w:rsidRDefault="004102AF" w:rsidP="007E46E2">
            <w:pPr>
              <w:spacing w:after="0" w:line="240" w:lineRule="auto"/>
              <w:jc w:val="right"/>
              <w:rPr>
                <w:rFonts w:eastAsia="Times New Roman" w:cs="Calibri"/>
                <w:color w:val="000000"/>
                <w:sz w:val="12"/>
                <w:szCs w:val="12"/>
                <w:lang w:eastAsia="es-ES"/>
              </w:rPr>
            </w:pPr>
            <w:r>
              <w:rPr>
                <w:rFonts w:eastAsia="Times New Roman" w:cs="Calibri"/>
                <w:color w:val="000000"/>
                <w:sz w:val="12"/>
                <w:szCs w:val="12"/>
                <w:lang w:eastAsia="es-ES"/>
              </w:rPr>
              <w:t>10</w:t>
            </w:r>
          </w:p>
        </w:tc>
        <w:tc>
          <w:tcPr>
            <w:tcW w:w="2024" w:type="dxa"/>
            <w:noWrap/>
          </w:tcPr>
          <w:p w14:paraId="6B162BB3" w14:textId="19B936AA"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2121" w:type="dxa"/>
            <w:noWrap/>
          </w:tcPr>
          <w:p w14:paraId="4C97700E" w14:textId="4A9A3A3E"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998" w:type="dxa"/>
            <w:noWrap/>
          </w:tcPr>
          <w:p w14:paraId="68B2B701" w14:textId="33908710" w:rsidR="007E46E2" w:rsidRPr="007E46E2" w:rsidRDefault="007E46E2" w:rsidP="007E46E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2403" w:type="dxa"/>
            <w:noWrap/>
          </w:tcPr>
          <w:p w14:paraId="2B238D1D" w14:textId="40A275DD"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r>
      <w:tr w:rsidR="007E46E2" w:rsidRPr="00D10C8C" w14:paraId="350D9913" w14:textId="77777777" w:rsidTr="004102AF">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48" w:type="dxa"/>
            <w:noWrap/>
          </w:tcPr>
          <w:p w14:paraId="4A2E8892" w14:textId="1BE7DC1B" w:rsidR="007E46E2" w:rsidRPr="007E46E2" w:rsidRDefault="004102AF" w:rsidP="007E46E2">
            <w:pPr>
              <w:spacing w:after="0" w:line="240" w:lineRule="auto"/>
              <w:jc w:val="right"/>
              <w:rPr>
                <w:rFonts w:eastAsia="Times New Roman" w:cs="Calibri"/>
                <w:color w:val="000000"/>
                <w:sz w:val="12"/>
                <w:szCs w:val="12"/>
                <w:lang w:eastAsia="es-ES"/>
              </w:rPr>
            </w:pPr>
            <w:r>
              <w:rPr>
                <w:rFonts w:eastAsia="Times New Roman" w:cs="Calibri"/>
                <w:color w:val="000000"/>
                <w:sz w:val="12"/>
                <w:szCs w:val="12"/>
                <w:lang w:eastAsia="es-ES"/>
              </w:rPr>
              <w:t>11</w:t>
            </w:r>
          </w:p>
        </w:tc>
        <w:tc>
          <w:tcPr>
            <w:tcW w:w="2024" w:type="dxa"/>
            <w:noWrap/>
          </w:tcPr>
          <w:p w14:paraId="763A2413" w14:textId="720F58F8"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2121" w:type="dxa"/>
            <w:noWrap/>
          </w:tcPr>
          <w:p w14:paraId="2F86E158" w14:textId="411C344E"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998" w:type="dxa"/>
            <w:noWrap/>
          </w:tcPr>
          <w:p w14:paraId="647FAAEF" w14:textId="5EDF8C74" w:rsidR="007E46E2" w:rsidRPr="007E46E2" w:rsidRDefault="007E46E2" w:rsidP="007E46E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2403" w:type="dxa"/>
            <w:noWrap/>
          </w:tcPr>
          <w:p w14:paraId="10CD74FC" w14:textId="7172DEF0"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r>
      <w:tr w:rsidR="007E46E2" w:rsidRPr="00D10C8C" w14:paraId="3A1E87D1" w14:textId="77777777" w:rsidTr="004102AF">
        <w:trPr>
          <w:trHeight w:val="170"/>
        </w:trPr>
        <w:tc>
          <w:tcPr>
            <w:cnfStyle w:val="001000000000" w:firstRow="0" w:lastRow="0" w:firstColumn="1" w:lastColumn="0" w:oddVBand="0" w:evenVBand="0" w:oddHBand="0" w:evenHBand="0" w:firstRowFirstColumn="0" w:firstRowLastColumn="0" w:lastRowFirstColumn="0" w:lastRowLastColumn="0"/>
            <w:tcW w:w="948" w:type="dxa"/>
            <w:noWrap/>
          </w:tcPr>
          <w:p w14:paraId="65B64A36" w14:textId="2A20DD1C" w:rsidR="007E46E2" w:rsidRPr="007E46E2" w:rsidRDefault="004102AF" w:rsidP="007E46E2">
            <w:pPr>
              <w:spacing w:after="0" w:line="240" w:lineRule="auto"/>
              <w:jc w:val="right"/>
              <w:rPr>
                <w:rFonts w:eastAsia="Times New Roman" w:cs="Calibri"/>
                <w:color w:val="000000"/>
                <w:sz w:val="12"/>
                <w:szCs w:val="12"/>
                <w:lang w:eastAsia="es-ES"/>
              </w:rPr>
            </w:pPr>
            <w:r>
              <w:rPr>
                <w:rFonts w:eastAsia="Times New Roman" w:cs="Calibri"/>
                <w:color w:val="000000"/>
                <w:sz w:val="12"/>
                <w:szCs w:val="12"/>
                <w:lang w:eastAsia="es-ES"/>
              </w:rPr>
              <w:t>12</w:t>
            </w:r>
          </w:p>
        </w:tc>
        <w:tc>
          <w:tcPr>
            <w:tcW w:w="2024" w:type="dxa"/>
            <w:noWrap/>
          </w:tcPr>
          <w:p w14:paraId="1D49F16E" w14:textId="22D9B10E"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2121" w:type="dxa"/>
            <w:noWrap/>
          </w:tcPr>
          <w:p w14:paraId="38BFCD72" w14:textId="644AC0F7"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998" w:type="dxa"/>
            <w:noWrap/>
          </w:tcPr>
          <w:p w14:paraId="31396901" w14:textId="75053838" w:rsidR="007E46E2" w:rsidRPr="007E46E2" w:rsidRDefault="007E46E2" w:rsidP="007E46E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2403" w:type="dxa"/>
            <w:noWrap/>
          </w:tcPr>
          <w:p w14:paraId="027E15FF" w14:textId="51D50A9E"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r>
      <w:tr w:rsidR="007E46E2" w:rsidRPr="00D10C8C" w14:paraId="457ED774" w14:textId="77777777" w:rsidTr="004102AF">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48" w:type="dxa"/>
            <w:noWrap/>
          </w:tcPr>
          <w:p w14:paraId="404D2EE6" w14:textId="32170499" w:rsidR="007E46E2" w:rsidRPr="007E46E2" w:rsidRDefault="004102AF" w:rsidP="007E46E2">
            <w:pPr>
              <w:spacing w:after="0" w:line="240" w:lineRule="auto"/>
              <w:jc w:val="right"/>
              <w:rPr>
                <w:rFonts w:eastAsia="Times New Roman" w:cs="Calibri"/>
                <w:color w:val="000000"/>
                <w:sz w:val="12"/>
                <w:szCs w:val="12"/>
                <w:lang w:eastAsia="es-ES"/>
              </w:rPr>
            </w:pPr>
            <w:r>
              <w:rPr>
                <w:rFonts w:eastAsia="Times New Roman" w:cs="Calibri"/>
                <w:color w:val="000000"/>
                <w:sz w:val="12"/>
                <w:szCs w:val="12"/>
                <w:lang w:eastAsia="es-ES"/>
              </w:rPr>
              <w:t>13</w:t>
            </w:r>
          </w:p>
        </w:tc>
        <w:tc>
          <w:tcPr>
            <w:tcW w:w="2024" w:type="dxa"/>
            <w:noWrap/>
          </w:tcPr>
          <w:p w14:paraId="6C0D1374" w14:textId="08FE6CD6"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2121" w:type="dxa"/>
            <w:noWrap/>
          </w:tcPr>
          <w:p w14:paraId="4CB04A8B" w14:textId="185ED42C"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998" w:type="dxa"/>
            <w:noWrap/>
          </w:tcPr>
          <w:p w14:paraId="222884A6" w14:textId="45779A14" w:rsidR="007E46E2" w:rsidRPr="007E46E2" w:rsidRDefault="007E46E2" w:rsidP="007E46E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c>
          <w:tcPr>
            <w:tcW w:w="2403" w:type="dxa"/>
            <w:noWrap/>
          </w:tcPr>
          <w:p w14:paraId="07759918" w14:textId="146A1A17" w:rsidR="007E46E2" w:rsidRPr="007E46E2" w:rsidRDefault="007E46E2" w:rsidP="007E46E2">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
        </w:tc>
      </w:tr>
      <w:tr w:rsidR="007E46E2" w:rsidRPr="00D10C8C" w14:paraId="62A0120C" w14:textId="77777777" w:rsidTr="004102AF">
        <w:trPr>
          <w:trHeight w:val="170"/>
        </w:trPr>
        <w:tc>
          <w:tcPr>
            <w:cnfStyle w:val="001000000000" w:firstRow="0" w:lastRow="0" w:firstColumn="1" w:lastColumn="0" w:oddVBand="0" w:evenVBand="0" w:oddHBand="0" w:evenHBand="0" w:firstRowFirstColumn="0" w:firstRowLastColumn="0" w:lastRowFirstColumn="0" w:lastRowLastColumn="0"/>
            <w:tcW w:w="948" w:type="dxa"/>
            <w:noWrap/>
          </w:tcPr>
          <w:p w14:paraId="2E1C5DA6" w14:textId="14CC0E7D" w:rsidR="007E46E2" w:rsidRPr="007E46E2" w:rsidRDefault="004102AF" w:rsidP="007E46E2">
            <w:pPr>
              <w:spacing w:after="0" w:line="240" w:lineRule="auto"/>
              <w:jc w:val="right"/>
              <w:rPr>
                <w:rFonts w:eastAsia="Times New Roman" w:cs="Calibri"/>
                <w:color w:val="000000"/>
                <w:sz w:val="12"/>
                <w:szCs w:val="12"/>
                <w:lang w:eastAsia="es-ES"/>
              </w:rPr>
            </w:pPr>
            <w:r>
              <w:rPr>
                <w:rFonts w:eastAsia="Times New Roman" w:cs="Calibri"/>
                <w:color w:val="000000"/>
                <w:sz w:val="12"/>
                <w:szCs w:val="12"/>
                <w:lang w:eastAsia="es-ES"/>
              </w:rPr>
              <w:t>14</w:t>
            </w:r>
          </w:p>
        </w:tc>
        <w:tc>
          <w:tcPr>
            <w:tcW w:w="2024" w:type="dxa"/>
            <w:noWrap/>
          </w:tcPr>
          <w:p w14:paraId="11418159" w14:textId="29F570AF"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2121" w:type="dxa"/>
            <w:noWrap/>
          </w:tcPr>
          <w:p w14:paraId="190BF738" w14:textId="4455C864"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998" w:type="dxa"/>
            <w:noWrap/>
          </w:tcPr>
          <w:p w14:paraId="7B17E88C" w14:textId="190733AA" w:rsidR="007E46E2" w:rsidRPr="007E46E2" w:rsidRDefault="007E46E2" w:rsidP="007E46E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c>
          <w:tcPr>
            <w:tcW w:w="2403" w:type="dxa"/>
            <w:noWrap/>
          </w:tcPr>
          <w:p w14:paraId="5F412E74" w14:textId="23A200D8" w:rsidR="007E46E2" w:rsidRPr="007E46E2" w:rsidRDefault="007E46E2" w:rsidP="007E46E2">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
        </w:tc>
      </w:tr>
    </w:tbl>
    <w:p w14:paraId="2C9A4B51" w14:textId="000E8656" w:rsidR="006247E2" w:rsidRPr="00D10C8C" w:rsidRDefault="009B5B23" w:rsidP="006247E2">
      <w:r w:rsidRPr="00D10C8C">
        <w:br/>
      </w:r>
      <w:r w:rsidRPr="00D10C8C">
        <w:br/>
      </w:r>
    </w:p>
    <w:p w14:paraId="211FB830" w14:textId="77777777" w:rsidR="006247E2" w:rsidRPr="00D10C8C" w:rsidRDefault="006247E2" w:rsidP="00536F09">
      <w:pPr>
        <w:pStyle w:val="Titulo3"/>
      </w:pPr>
      <w:bookmarkStart w:id="69" w:name="_Toc188990054"/>
      <w:bookmarkStart w:id="70" w:name="_Toc188990864"/>
      <w:r w:rsidRPr="00D10C8C">
        <w:lastRenderedPageBreak/>
        <w:t>Sociedades</w:t>
      </w:r>
      <w:bookmarkEnd w:id="69"/>
      <w:bookmarkEnd w:id="70"/>
    </w:p>
    <w:p w14:paraId="58E9DDA8" w14:textId="305928CD" w:rsidR="006247E2" w:rsidRPr="00D10C8C" w:rsidRDefault="00EE50A5" w:rsidP="006247E2">
      <w:r w:rsidRPr="00D10C8C">
        <w:rPr>
          <w:noProof/>
        </w:rPr>
        <w:drawing>
          <wp:anchor distT="0" distB="0" distL="114300" distR="114300" simplePos="0" relativeHeight="251658241" behindDoc="0" locked="0" layoutInCell="1" allowOverlap="1" wp14:anchorId="7A377032" wp14:editId="5C0A7758">
            <wp:simplePos x="0" y="0"/>
            <wp:positionH relativeFrom="margin">
              <wp:posOffset>5080</wp:posOffset>
            </wp:positionH>
            <wp:positionV relativeFrom="paragraph">
              <wp:posOffset>635055</wp:posOffset>
            </wp:positionV>
            <wp:extent cx="2713355" cy="2407920"/>
            <wp:effectExtent l="0" t="0" r="0" b="0"/>
            <wp:wrapTopAndBottom/>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2713355" cy="2407920"/>
                    </a:xfrm>
                    <a:prstGeom prst="rect">
                      <a:avLst/>
                    </a:prstGeom>
                    <a:noFill/>
                    <a:ln w="3175">
                      <a:noFill/>
                    </a:ln>
                  </pic:spPr>
                </pic:pic>
              </a:graphicData>
            </a:graphic>
            <wp14:sizeRelH relativeFrom="margin">
              <wp14:pctWidth>0</wp14:pctWidth>
            </wp14:sizeRelH>
            <wp14:sizeRelV relativeFrom="margin">
              <wp14:pctHeight>0</wp14:pctHeight>
            </wp14:sizeRelV>
          </wp:anchor>
        </w:drawing>
      </w:r>
      <w:r w:rsidR="00176B03" w:rsidRPr="00D10C8C">
        <w:rPr>
          <w:noProof/>
        </w:rPr>
        <mc:AlternateContent>
          <mc:Choice Requires="wps">
            <w:drawing>
              <wp:anchor distT="45720" distB="45720" distL="114300" distR="114300" simplePos="0" relativeHeight="251658248" behindDoc="0" locked="0" layoutInCell="1" allowOverlap="1" wp14:anchorId="05255CD6" wp14:editId="712E29CD">
                <wp:simplePos x="0" y="0"/>
                <wp:positionH relativeFrom="column">
                  <wp:posOffset>3169649</wp:posOffset>
                </wp:positionH>
                <wp:positionV relativeFrom="paragraph">
                  <wp:posOffset>1198396</wp:posOffset>
                </wp:positionV>
                <wp:extent cx="2271395" cy="1071880"/>
                <wp:effectExtent l="0" t="0" r="0" b="0"/>
                <wp:wrapNone/>
                <wp:docPr id="24" name="Cuadro de texto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1395" cy="1071880"/>
                        </a:xfrm>
                        <a:prstGeom prst="rect">
                          <a:avLst/>
                        </a:prstGeom>
                        <a:solidFill>
                          <a:srgbClr val="FFFFCC"/>
                        </a:solidFill>
                        <a:ln w="6350">
                          <a:noFill/>
                        </a:ln>
                      </wps:spPr>
                      <wps:txbx>
                        <w:txbxContent>
                          <w:p w14:paraId="31BC5D91" w14:textId="77777777" w:rsidR="006247E2" w:rsidRDefault="006247E2" w:rsidP="006247E2">
                            <w:pPr>
                              <w:pStyle w:val="Prrafodelista"/>
                              <w:spacing w:line="240" w:lineRule="auto"/>
                              <w:ind w:left="284"/>
                              <w:rPr>
                                <w:sz w:val="14"/>
                                <w:szCs w:val="20"/>
                              </w:rPr>
                            </w:pPr>
                            <w:r w:rsidRPr="00EE4EB6">
                              <w:rPr>
                                <w:sz w:val="14"/>
                                <w:szCs w:val="20"/>
                              </w:rPr>
                              <w:t xml:space="preserve">El Campo clave de la Sociedad es su CIF. </w:t>
                            </w:r>
                          </w:p>
                          <w:p w14:paraId="225E50B4" w14:textId="77777777" w:rsidR="006247E2" w:rsidRPr="00EE4EB6" w:rsidRDefault="006247E2" w:rsidP="006247E2">
                            <w:pPr>
                              <w:pStyle w:val="Prrafodelista"/>
                              <w:spacing w:line="240" w:lineRule="auto"/>
                              <w:ind w:left="284"/>
                              <w:rPr>
                                <w:sz w:val="14"/>
                                <w:szCs w:val="20"/>
                              </w:rPr>
                            </w:pPr>
                            <w:r w:rsidRPr="00EE4EB6">
                              <w:rPr>
                                <w:sz w:val="14"/>
                                <w:szCs w:val="20"/>
                              </w:rPr>
                              <w:br/>
                              <w:t>El resto de los campos, aunque no sean de una inmediata aplicación visible serán necesarios y deberán ser correctamente cumplimentados para los procesos de notificación, presentación de escritos,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255CD6" id="Cuadro de texto 24" o:spid="_x0000_s1033" type="#_x0000_t202" style="position:absolute;left:0;text-align:left;margin-left:249.6pt;margin-top:94.35pt;width:178.85pt;height:84.4pt;z-index:251658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" fillcolor="#ffc" stroked="f" strokeweight=".5pt">
                <v:textbox>
                  <w:txbxContent>
                    <w:p w14:paraId="31BC5D91" w14:textId="77777777" w:rsidR="006247E2" w:rsidRDefault="006247E2" w:rsidP="006247E2">
                      <w:pPr>
                        <w:pStyle w:val="Prrafodelista"/>
                        <w:spacing w:line="240" w:lineRule="auto"/>
                        <w:ind w:left="284"/>
                        <w:rPr>
                          <w:sz w:val="14"/>
                          <w:szCs w:val="20"/>
                        </w:rPr>
                      </w:pPr>
                      <w:r w:rsidRPr="00EE4EB6">
                        <w:rPr>
                          <w:sz w:val="14"/>
                          <w:szCs w:val="20"/>
                        </w:rPr>
                        <w:t xml:space="preserve">El Campo clave de la Sociedad es su CIF. </w:t>
                      </w:r>
                    </w:p>
                    <w:p w14:paraId="225E50B4" w14:textId="77777777" w:rsidR="006247E2" w:rsidRPr="00EE4EB6" w:rsidRDefault="006247E2" w:rsidP="006247E2">
                      <w:pPr>
                        <w:pStyle w:val="Prrafodelista"/>
                        <w:spacing w:line="240" w:lineRule="auto"/>
                        <w:ind w:left="284"/>
                        <w:rPr>
                          <w:sz w:val="14"/>
                          <w:szCs w:val="20"/>
                        </w:rPr>
                      </w:pPr>
                      <w:r w:rsidRPr="00EE4EB6">
                        <w:rPr>
                          <w:sz w:val="14"/>
                          <w:szCs w:val="20"/>
                        </w:rPr>
                        <w:br/>
                        <w:t>El resto de los campos, aunque no sean de una inmediata aplicación visible serán necesarios y deberán ser correctamente cumplimentados para los procesos de notificación, presentación de escritos, etc.</w:t>
                      </w:r>
                    </w:p>
                  </w:txbxContent>
                </v:textbox>
              </v:shape>
            </w:pict>
          </mc:Fallback>
        </mc:AlternateContent>
      </w:r>
      <w:r w:rsidR="006247E2" w:rsidRPr="00D10C8C">
        <w:t>La tabla maestra de sociedades es clave para la asignación y tratamiento correctos de las notificaciones. Mediante ella se identifica de manera univoca a la sociedad objeto.</w:t>
      </w:r>
    </w:p>
    <w:p w14:paraId="1EE9562B" w14:textId="2C93776C" w:rsidR="006247E2" w:rsidRPr="00D10C8C" w:rsidRDefault="006247E2" w:rsidP="006247E2"/>
    <w:p w14:paraId="344B70D0" w14:textId="77777777" w:rsidR="006247E2" w:rsidRPr="00D10C8C" w:rsidRDefault="006247E2" w:rsidP="00176B03">
      <w:pPr>
        <w:pStyle w:val="PiedeFoto"/>
        <w:jc w:val="left"/>
        <w:rPr>
          <w:rFonts w:asciiTheme="majorHAnsi" w:eastAsia="Arial" w:hAnsiTheme="majorHAnsi" w:cstheme="majorBidi"/>
          <w:b/>
          <w:bCs/>
        </w:rPr>
      </w:pPr>
      <w:bookmarkStart w:id="71" w:name="_Toc187188501"/>
      <w:r w:rsidRPr="00D10C8C">
        <w:t>Ficha de Sociedades</w:t>
      </w:r>
      <w:bookmarkEnd w:id="71"/>
    </w:p>
    <w:p w14:paraId="4D33A8F7" w14:textId="77777777" w:rsidR="006247E2" w:rsidRPr="00D10C8C" w:rsidRDefault="006247E2" w:rsidP="006247E2"/>
    <w:p w14:paraId="51E5D78F" w14:textId="77777777" w:rsidR="006247E2" w:rsidRPr="00D10C8C" w:rsidRDefault="006247E2" w:rsidP="006247E2">
      <w:pPr>
        <w:spacing w:after="200" w:line="276" w:lineRule="auto"/>
        <w:jc w:val="left"/>
        <w:rPr>
          <w:color w:val="ED7D31" w:themeColor="accent2"/>
          <w:sz w:val="24"/>
        </w:rPr>
      </w:pPr>
      <w:r w:rsidRPr="00D10C8C">
        <w:br w:type="page"/>
      </w:r>
    </w:p>
    <w:p w14:paraId="265DCA3D" w14:textId="77777777" w:rsidR="002E6B6B" w:rsidRPr="00D10C8C" w:rsidRDefault="002E6B6B" w:rsidP="00536F09">
      <w:pPr>
        <w:pStyle w:val="Titulo3"/>
      </w:pPr>
      <w:bookmarkStart w:id="72" w:name="_Toc188990055"/>
      <w:bookmarkStart w:id="73" w:name="_Toc188990865"/>
      <w:r w:rsidRPr="00D10C8C">
        <w:lastRenderedPageBreak/>
        <w:t>Activos</w:t>
      </w:r>
      <w:bookmarkEnd w:id="72"/>
      <w:bookmarkEnd w:id="73"/>
    </w:p>
    <w:p w14:paraId="7724514F" w14:textId="7C2935AC" w:rsidR="002E6B6B" w:rsidRPr="00D10C8C" w:rsidRDefault="002E6B6B" w:rsidP="002E6B6B">
      <w:r w:rsidRPr="00D10C8C">
        <w:t>La tabla maestra de activos recoge toda la información de los inmuebles cuyas notificaciones son gestionadas y se trata de una información clave para la asignación de cada notificación al Objeto Inmobiliario correspondiente.</w:t>
      </w:r>
    </w:p>
    <w:p w14:paraId="47504B05" w14:textId="49D897AD" w:rsidR="002E6B6B" w:rsidRPr="00D10C8C" w:rsidRDefault="00355C60" w:rsidP="002E6B6B">
      <w:r w:rsidRPr="00D10C8C">
        <w:rPr>
          <w:noProof/>
        </w:rPr>
        <w:drawing>
          <wp:anchor distT="0" distB="0" distL="114300" distR="114300" simplePos="0" relativeHeight="251658261" behindDoc="1" locked="0" layoutInCell="1" allowOverlap="1" wp14:anchorId="3B22B3B2" wp14:editId="7A26F030">
            <wp:simplePos x="0" y="0"/>
            <wp:positionH relativeFrom="margin">
              <wp:posOffset>1051560</wp:posOffset>
            </wp:positionH>
            <wp:positionV relativeFrom="paragraph">
              <wp:posOffset>693420</wp:posOffset>
            </wp:positionV>
            <wp:extent cx="3618865" cy="2969895"/>
            <wp:effectExtent l="0" t="0" r="635" b="1905"/>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618865" cy="2969895"/>
                    </a:xfrm>
                    <a:prstGeom prst="rect">
                      <a:avLst/>
                    </a:prstGeom>
                    <a:noFill/>
                    <a:ln w="3175">
                      <a:noFill/>
                    </a:ln>
                  </pic:spPr>
                </pic:pic>
              </a:graphicData>
            </a:graphic>
            <wp14:sizeRelH relativeFrom="margin">
              <wp14:pctWidth>0</wp14:pctWidth>
            </wp14:sizeRelH>
            <wp14:sizeRelV relativeFrom="margin">
              <wp14:pctHeight>0</wp14:pctHeight>
            </wp14:sizeRelV>
          </wp:anchor>
        </w:drawing>
      </w:r>
      <w:r w:rsidR="002E6B6B" w:rsidRPr="00D10C8C">
        <w:t>La disponibilidad de estos datos en la herramienta de Dispatching Room proporcionara una mayor agilidad en la elección del activo al cual ira la notificación asociada y evitara en una mayor medida la posibilidad de errores de transcripción de datos. (Ref. Catastral, IDUFIR, etc.)</w:t>
      </w:r>
    </w:p>
    <w:p w14:paraId="1756CDDB" w14:textId="7FE75389" w:rsidR="002E6B6B" w:rsidRPr="00D10C8C" w:rsidRDefault="00355C60" w:rsidP="002E6B6B">
      <w:pPr>
        <w:pStyle w:val="PiedeFoto"/>
        <w:ind w:left="720" w:hanging="360"/>
        <w:rPr>
          <w:rFonts w:asciiTheme="majorHAnsi" w:eastAsia="Arial" w:hAnsiTheme="majorHAnsi" w:cstheme="majorBidi"/>
          <w:b/>
          <w:bCs/>
        </w:rPr>
      </w:pPr>
      <w:bookmarkStart w:id="74" w:name="_Toc187188502"/>
      <w:r w:rsidRPr="00D10C8C">
        <w:t>F</w:t>
      </w:r>
      <w:r w:rsidR="002E6B6B" w:rsidRPr="00D10C8C">
        <w:t>icha de Activos</w:t>
      </w:r>
      <w:bookmarkEnd w:id="74"/>
    </w:p>
    <w:p w14:paraId="782413AF" w14:textId="50F57B7F" w:rsidR="002E6B6B" w:rsidRPr="00D10C8C" w:rsidRDefault="002E6B6B" w:rsidP="002E6B6B">
      <w:r w:rsidRPr="00D10C8C">
        <w:rPr>
          <w:noProof/>
        </w:rPr>
        <mc:AlternateContent>
          <mc:Choice Requires="wps">
            <w:drawing>
              <wp:anchor distT="45720" distB="45720" distL="114300" distR="114300" simplePos="0" relativeHeight="251658262" behindDoc="0" locked="0" layoutInCell="1" allowOverlap="1" wp14:anchorId="66816EA9" wp14:editId="65A87F98">
                <wp:simplePos x="0" y="0"/>
                <wp:positionH relativeFrom="column">
                  <wp:posOffset>15135</wp:posOffset>
                </wp:positionH>
                <wp:positionV relativeFrom="paragraph">
                  <wp:posOffset>128430</wp:posOffset>
                </wp:positionV>
                <wp:extent cx="5365820" cy="813917"/>
                <wp:effectExtent l="0" t="0" r="6350" b="5715"/>
                <wp:wrapNone/>
                <wp:docPr id="566739936"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5820" cy="813917"/>
                        </a:xfrm>
                        <a:prstGeom prst="rect">
                          <a:avLst/>
                        </a:prstGeom>
                        <a:solidFill>
                          <a:srgbClr val="FFFFCC"/>
                        </a:solidFill>
                        <a:ln w="6350">
                          <a:noFill/>
                        </a:ln>
                      </wps:spPr>
                      <wps:txbx>
                        <w:txbxContent>
                          <w:p w14:paraId="0E7F3B83" w14:textId="20AAE075" w:rsidR="002E6B6B" w:rsidRDefault="00572134" w:rsidP="00BB7E80">
                            <w:r>
                              <w:t>En el ejemplo mostrado, e</w:t>
                            </w:r>
                            <w:r w:rsidR="002E6B6B" w:rsidRPr="00EE4EB6">
                              <w:t xml:space="preserve">l </w:t>
                            </w:r>
                            <w:r w:rsidR="002E6B6B" w:rsidRPr="00572134">
                              <w:rPr>
                                <w:b/>
                                <w:bCs/>
                              </w:rPr>
                              <w:t>Campo clave</w:t>
                            </w:r>
                            <w:r w:rsidR="002E6B6B" w:rsidRPr="00EE4EB6">
                              <w:t xml:space="preserve"> de </w:t>
                            </w:r>
                            <w:r w:rsidR="002E6B6B">
                              <w:t>cada activo es [</w:t>
                            </w:r>
                            <w:proofErr w:type="spellStart"/>
                            <w:r w:rsidR="002E6B6B">
                              <w:t>Objeto_inmobiliario</w:t>
                            </w:r>
                            <w:proofErr w:type="spellEnd"/>
                            <w:r w:rsidR="002E6B6B">
                              <w:t>]</w:t>
                            </w:r>
                          </w:p>
                          <w:p w14:paraId="421ADC91" w14:textId="5677BF83" w:rsidR="002E6B6B" w:rsidRDefault="002E6B6B" w:rsidP="00BB7E80">
                            <w:r w:rsidRPr="00EE4EB6">
                              <w:t xml:space="preserve">El resto de los campos, aunque no sean de una inmediata aplicación visible serán necesarios y deberán ser correctamente cumplimentados para los procesos de </w:t>
                            </w:r>
                            <w:r>
                              <w:t>clasificación por parte del BPO.</w:t>
                            </w:r>
                          </w:p>
                          <w:p w14:paraId="1B8C8790" w14:textId="77777777" w:rsidR="002E6B6B" w:rsidRDefault="002E6B6B" w:rsidP="00BB7E8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816EA9" id="Cuadro de texto 1" o:spid="_x0000_s1034" type="#_x0000_t202" style="position:absolute;left:0;text-align:left;margin-left:1.2pt;margin-top:10.1pt;width:422.5pt;height:64.1pt;z-index:25165826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" fillcolor="#ffc" stroked="f" strokeweight=".5pt">
                <v:textbox>
                  <w:txbxContent>
                    <w:p w14:paraId="0E7F3B83" w14:textId="20AAE075" w:rsidR="002E6B6B" w:rsidRDefault="00572134" w:rsidP="00BB7E80">
                      <w:r>
                        <w:t>En el ejemplo mostrado, e</w:t>
                      </w:r>
                      <w:r w:rsidR="002E6B6B" w:rsidRPr="00EE4EB6">
                        <w:t xml:space="preserve">l </w:t>
                      </w:r>
                      <w:r w:rsidR="002E6B6B" w:rsidRPr="00572134">
                        <w:rPr>
                          <w:b/>
                          <w:bCs/>
                        </w:rPr>
                        <w:t>Campo clave</w:t>
                      </w:r>
                      <w:r w:rsidR="002E6B6B" w:rsidRPr="00EE4EB6">
                        <w:t xml:space="preserve"> de </w:t>
                      </w:r>
                      <w:r w:rsidR="002E6B6B">
                        <w:t>cada activo es [Objeto_inmobiliario]</w:t>
                      </w:r>
                    </w:p>
                    <w:p w14:paraId="421ADC91" w14:textId="5677BF83" w:rsidR="002E6B6B" w:rsidRDefault="002E6B6B" w:rsidP="00BB7E80">
                      <w:r w:rsidRPr="00EE4EB6">
                        <w:t xml:space="preserve">El resto de los campos, aunque no sean de una inmediata aplicación visible serán necesarios y deberán ser correctamente cumplimentados para los procesos de </w:t>
                      </w:r>
                      <w:r>
                        <w:t>clasificación por parte del BPO.</w:t>
                      </w:r>
                    </w:p>
                    <w:p w14:paraId="1B8C8790" w14:textId="77777777" w:rsidR="002E6B6B" w:rsidRDefault="002E6B6B" w:rsidP="00BB7E80"/>
                  </w:txbxContent>
                </v:textbox>
              </v:shape>
            </w:pict>
          </mc:Fallback>
        </mc:AlternateContent>
      </w:r>
    </w:p>
    <w:p w14:paraId="1B142B92" w14:textId="77777777" w:rsidR="002E6B6B" w:rsidRPr="00D10C8C" w:rsidRDefault="002E6B6B" w:rsidP="002E6B6B">
      <w:pPr>
        <w:spacing w:after="200" w:line="276" w:lineRule="auto"/>
        <w:jc w:val="left"/>
      </w:pPr>
    </w:p>
    <w:p w14:paraId="6FD8316A" w14:textId="77777777" w:rsidR="002E6B6B" w:rsidRPr="00D10C8C" w:rsidRDefault="002E6B6B" w:rsidP="002E6B6B">
      <w:pPr>
        <w:spacing w:after="200" w:line="276" w:lineRule="auto"/>
        <w:jc w:val="left"/>
      </w:pPr>
    </w:p>
    <w:p w14:paraId="53ECA43F" w14:textId="77777777" w:rsidR="002E6B6B" w:rsidRPr="00D10C8C" w:rsidRDefault="002E6B6B" w:rsidP="002E6B6B">
      <w:pPr>
        <w:spacing w:after="200" w:line="276" w:lineRule="auto"/>
        <w:jc w:val="left"/>
      </w:pPr>
    </w:p>
    <w:p w14:paraId="3865DEBA" w14:textId="51CA79B1" w:rsidR="002E6B6B" w:rsidRPr="00D10C8C" w:rsidRDefault="002E6B6B" w:rsidP="002E6B6B">
      <w:r w:rsidRPr="00D10C8C">
        <w:t xml:space="preserve">Dada la necesidad de mantener actualizados los registros de los activos dentro del entrono Therefore™ se ha planteado como método para ello una importación periódica desde un fichero CSV que </w:t>
      </w:r>
      <w:r w:rsidR="00506260">
        <w:t>&lt;&lt;COMPAÑIA&gt;&gt;</w:t>
      </w:r>
      <w:r w:rsidRPr="00D10C8C">
        <w:t xml:space="preserve"> elaborará de acuerdo con un formato concreto:</w:t>
      </w:r>
    </w:p>
    <w:p w14:paraId="371E573E" w14:textId="77777777" w:rsidR="002E6B6B" w:rsidRPr="00D10C8C" w:rsidRDefault="002E6B6B" w:rsidP="002E6B6B">
      <w:pPr>
        <w:pStyle w:val="Listas"/>
      </w:pPr>
      <w:r w:rsidRPr="00D10C8C">
        <w:t>Fichero CSV (utilizando como separador el carácter punto y coma “;”)</w:t>
      </w:r>
    </w:p>
    <w:p w14:paraId="2205BEEA" w14:textId="77777777" w:rsidR="002E6B6B" w:rsidRPr="00D10C8C" w:rsidRDefault="002E6B6B" w:rsidP="002E6B6B">
      <w:pPr>
        <w:pStyle w:val="Listas"/>
      </w:pPr>
      <w:r w:rsidRPr="00D10C8C">
        <w:t>De acuerdo con la siguiente estructura por línea (Se adjunta a la documentación un ejemplo de formato y cabeceras correctas)</w:t>
      </w:r>
    </w:p>
    <w:p w14:paraId="5179E53B" w14:textId="77777777" w:rsidR="002E6B6B" w:rsidRPr="00D10C8C" w:rsidRDefault="002E6B6B" w:rsidP="002E6B6B">
      <w:pPr>
        <w:pStyle w:val="Listas2Nivel"/>
        <w:rPr>
          <w:rFonts w:ascii="Courier New" w:hAnsi="Courier New" w:cs="Courier New"/>
          <w:sz w:val="14"/>
          <w:szCs w:val="20"/>
        </w:rPr>
      </w:pPr>
      <w:proofErr w:type="spellStart"/>
      <w:r w:rsidRPr="00D10C8C">
        <w:rPr>
          <w:rFonts w:ascii="Courier New" w:hAnsi="Courier New" w:cs="Courier New"/>
          <w:sz w:val="14"/>
          <w:szCs w:val="20"/>
        </w:rPr>
        <w:t>Sociedad;Objeto</w:t>
      </w:r>
      <w:proofErr w:type="spellEnd"/>
      <w:r w:rsidRPr="00D10C8C">
        <w:rPr>
          <w:rFonts w:ascii="Courier New" w:hAnsi="Courier New" w:cs="Courier New"/>
          <w:sz w:val="14"/>
          <w:szCs w:val="20"/>
        </w:rPr>
        <w:t xml:space="preserve"> </w:t>
      </w:r>
      <w:proofErr w:type="spellStart"/>
      <w:r w:rsidRPr="00D10C8C">
        <w:rPr>
          <w:rFonts w:ascii="Courier New" w:hAnsi="Courier New" w:cs="Courier New"/>
          <w:sz w:val="14"/>
          <w:szCs w:val="20"/>
        </w:rPr>
        <w:t>Inmobiliario;Calle</w:t>
      </w:r>
      <w:proofErr w:type="spellEnd"/>
      <w:r w:rsidRPr="00D10C8C">
        <w:rPr>
          <w:rFonts w:ascii="Courier New" w:hAnsi="Courier New" w:cs="Courier New"/>
          <w:sz w:val="14"/>
          <w:szCs w:val="20"/>
        </w:rPr>
        <w:t xml:space="preserve"> </w:t>
      </w:r>
      <w:proofErr w:type="spellStart"/>
      <w:r w:rsidRPr="00D10C8C">
        <w:rPr>
          <w:rFonts w:ascii="Courier New" w:hAnsi="Courier New" w:cs="Courier New"/>
          <w:sz w:val="14"/>
          <w:szCs w:val="20"/>
        </w:rPr>
        <w:t>OI;Número</w:t>
      </w:r>
      <w:proofErr w:type="spellEnd"/>
      <w:r w:rsidRPr="00D10C8C">
        <w:rPr>
          <w:rFonts w:ascii="Courier New" w:hAnsi="Courier New" w:cs="Courier New"/>
          <w:sz w:val="14"/>
          <w:szCs w:val="20"/>
        </w:rPr>
        <w:t xml:space="preserve"> de la </w:t>
      </w:r>
      <w:proofErr w:type="spellStart"/>
      <w:r w:rsidRPr="00D10C8C">
        <w:rPr>
          <w:rFonts w:ascii="Courier New" w:hAnsi="Courier New" w:cs="Courier New"/>
          <w:sz w:val="14"/>
          <w:szCs w:val="20"/>
        </w:rPr>
        <w:t>calle;Bloque</w:t>
      </w:r>
      <w:proofErr w:type="spellEnd"/>
      <w:r w:rsidRPr="00D10C8C">
        <w:rPr>
          <w:rFonts w:ascii="Courier New" w:hAnsi="Courier New" w:cs="Courier New"/>
          <w:sz w:val="14"/>
          <w:szCs w:val="20"/>
        </w:rPr>
        <w:t xml:space="preserve">; </w:t>
      </w:r>
      <w:proofErr w:type="spellStart"/>
      <w:r w:rsidRPr="00D10C8C">
        <w:rPr>
          <w:rFonts w:ascii="Courier New" w:hAnsi="Courier New" w:cs="Courier New"/>
          <w:sz w:val="14"/>
          <w:szCs w:val="20"/>
        </w:rPr>
        <w:t>Planta;Puerta</w:t>
      </w:r>
      <w:proofErr w:type="spellEnd"/>
      <w:r w:rsidRPr="00D10C8C">
        <w:rPr>
          <w:rFonts w:ascii="Courier New" w:hAnsi="Courier New" w:cs="Courier New"/>
          <w:sz w:val="14"/>
          <w:szCs w:val="20"/>
        </w:rPr>
        <w:t>/</w:t>
      </w:r>
      <w:proofErr w:type="spellStart"/>
      <w:r w:rsidRPr="00D10C8C">
        <w:rPr>
          <w:rFonts w:ascii="Courier New" w:hAnsi="Courier New" w:cs="Courier New"/>
          <w:sz w:val="14"/>
          <w:szCs w:val="20"/>
        </w:rPr>
        <w:t>Plaza;Escalera</w:t>
      </w:r>
      <w:proofErr w:type="spellEnd"/>
      <w:r w:rsidRPr="00D10C8C">
        <w:rPr>
          <w:rFonts w:ascii="Courier New" w:hAnsi="Courier New" w:cs="Courier New"/>
          <w:sz w:val="14"/>
          <w:szCs w:val="20"/>
        </w:rPr>
        <w:t xml:space="preserve">; </w:t>
      </w:r>
      <w:proofErr w:type="spellStart"/>
      <w:r w:rsidRPr="00D10C8C">
        <w:rPr>
          <w:rFonts w:ascii="Courier New" w:hAnsi="Courier New" w:cs="Courier New"/>
          <w:sz w:val="14"/>
          <w:szCs w:val="20"/>
        </w:rPr>
        <w:t>Población;Código</w:t>
      </w:r>
      <w:proofErr w:type="spellEnd"/>
      <w:r w:rsidRPr="00D10C8C">
        <w:rPr>
          <w:rFonts w:ascii="Courier New" w:hAnsi="Courier New" w:cs="Courier New"/>
          <w:sz w:val="14"/>
          <w:szCs w:val="20"/>
        </w:rPr>
        <w:t xml:space="preserve"> </w:t>
      </w:r>
      <w:proofErr w:type="spellStart"/>
      <w:r w:rsidRPr="00D10C8C">
        <w:rPr>
          <w:rFonts w:ascii="Courier New" w:hAnsi="Courier New" w:cs="Courier New"/>
          <w:sz w:val="14"/>
          <w:szCs w:val="20"/>
        </w:rPr>
        <w:t>postal;Provincia;Comunidad</w:t>
      </w:r>
      <w:proofErr w:type="spellEnd"/>
      <w:r w:rsidRPr="00D10C8C">
        <w:rPr>
          <w:rFonts w:ascii="Courier New" w:hAnsi="Courier New" w:cs="Courier New"/>
          <w:sz w:val="14"/>
          <w:szCs w:val="20"/>
        </w:rPr>
        <w:t xml:space="preserve"> </w:t>
      </w:r>
      <w:proofErr w:type="spellStart"/>
      <w:r w:rsidRPr="00D10C8C">
        <w:rPr>
          <w:rFonts w:ascii="Courier New" w:hAnsi="Courier New" w:cs="Courier New"/>
          <w:sz w:val="14"/>
          <w:szCs w:val="20"/>
        </w:rPr>
        <w:t>Autónoma;Origen;Flag</w:t>
      </w:r>
      <w:proofErr w:type="spellEnd"/>
      <w:r w:rsidRPr="00D10C8C">
        <w:rPr>
          <w:rFonts w:ascii="Courier New" w:hAnsi="Courier New" w:cs="Courier New"/>
          <w:sz w:val="14"/>
          <w:szCs w:val="20"/>
        </w:rPr>
        <w:t xml:space="preserve"> de </w:t>
      </w:r>
      <w:proofErr w:type="spellStart"/>
      <w:r w:rsidRPr="00D10C8C">
        <w:rPr>
          <w:rFonts w:ascii="Courier New" w:hAnsi="Courier New" w:cs="Courier New"/>
          <w:sz w:val="14"/>
          <w:szCs w:val="20"/>
        </w:rPr>
        <w:t>Stock;Fecha</w:t>
      </w:r>
      <w:proofErr w:type="spellEnd"/>
      <w:r w:rsidRPr="00D10C8C">
        <w:rPr>
          <w:rFonts w:ascii="Courier New" w:hAnsi="Courier New" w:cs="Courier New"/>
          <w:sz w:val="14"/>
          <w:szCs w:val="20"/>
        </w:rPr>
        <w:t xml:space="preserve"> de </w:t>
      </w:r>
      <w:proofErr w:type="spellStart"/>
      <w:r w:rsidRPr="00D10C8C">
        <w:rPr>
          <w:rFonts w:ascii="Courier New" w:hAnsi="Courier New" w:cs="Courier New"/>
          <w:sz w:val="14"/>
          <w:szCs w:val="20"/>
        </w:rPr>
        <w:t>venta;Fecha</w:t>
      </w:r>
      <w:proofErr w:type="spellEnd"/>
      <w:r w:rsidRPr="00D10C8C">
        <w:rPr>
          <w:rFonts w:ascii="Courier New" w:hAnsi="Courier New" w:cs="Courier New"/>
          <w:sz w:val="14"/>
          <w:szCs w:val="20"/>
        </w:rPr>
        <w:t xml:space="preserve"> de baja </w:t>
      </w:r>
      <w:proofErr w:type="spellStart"/>
      <w:r w:rsidRPr="00D10C8C">
        <w:rPr>
          <w:rFonts w:ascii="Courier New" w:hAnsi="Courier New" w:cs="Courier New"/>
          <w:sz w:val="14"/>
          <w:szCs w:val="20"/>
        </w:rPr>
        <w:t>HRE;Motivo</w:t>
      </w:r>
      <w:proofErr w:type="spellEnd"/>
      <w:r w:rsidRPr="00D10C8C">
        <w:rPr>
          <w:rFonts w:ascii="Courier New" w:hAnsi="Courier New" w:cs="Courier New"/>
          <w:sz w:val="14"/>
          <w:szCs w:val="20"/>
        </w:rPr>
        <w:t xml:space="preserve"> de </w:t>
      </w:r>
      <w:proofErr w:type="spellStart"/>
      <w:r w:rsidRPr="00D10C8C">
        <w:rPr>
          <w:rFonts w:ascii="Courier New" w:hAnsi="Courier New" w:cs="Courier New"/>
          <w:sz w:val="14"/>
          <w:szCs w:val="20"/>
        </w:rPr>
        <w:t>baja;Referencia</w:t>
      </w:r>
      <w:proofErr w:type="spellEnd"/>
      <w:r w:rsidRPr="00D10C8C">
        <w:rPr>
          <w:rFonts w:ascii="Courier New" w:hAnsi="Courier New" w:cs="Courier New"/>
          <w:sz w:val="14"/>
          <w:szCs w:val="20"/>
        </w:rPr>
        <w:t xml:space="preserve"> </w:t>
      </w:r>
      <w:proofErr w:type="spellStart"/>
      <w:r w:rsidRPr="00D10C8C">
        <w:rPr>
          <w:rFonts w:ascii="Courier New" w:hAnsi="Courier New" w:cs="Courier New"/>
          <w:sz w:val="14"/>
          <w:szCs w:val="20"/>
        </w:rPr>
        <w:t>catastral;Código</w:t>
      </w:r>
      <w:proofErr w:type="spellEnd"/>
      <w:r w:rsidRPr="00D10C8C">
        <w:rPr>
          <w:rFonts w:ascii="Courier New" w:hAnsi="Courier New" w:cs="Courier New"/>
          <w:sz w:val="14"/>
          <w:szCs w:val="20"/>
        </w:rPr>
        <w:t xml:space="preserve"> </w:t>
      </w:r>
      <w:proofErr w:type="spellStart"/>
      <w:r w:rsidRPr="00D10C8C">
        <w:rPr>
          <w:rFonts w:ascii="Courier New" w:hAnsi="Courier New" w:cs="Courier New"/>
          <w:sz w:val="14"/>
          <w:szCs w:val="20"/>
        </w:rPr>
        <w:t>IDUFIR;Finca;Nº</w:t>
      </w:r>
      <w:proofErr w:type="spellEnd"/>
      <w:r w:rsidRPr="00D10C8C">
        <w:rPr>
          <w:rFonts w:ascii="Courier New" w:hAnsi="Courier New" w:cs="Courier New"/>
          <w:sz w:val="14"/>
          <w:szCs w:val="20"/>
        </w:rPr>
        <w:t xml:space="preserve"> del </w:t>
      </w:r>
      <w:proofErr w:type="spellStart"/>
      <w:r w:rsidRPr="00D10C8C">
        <w:rPr>
          <w:rFonts w:ascii="Courier New" w:hAnsi="Courier New" w:cs="Courier New"/>
          <w:sz w:val="14"/>
          <w:szCs w:val="20"/>
        </w:rPr>
        <w:t>Registro;Municipo</w:t>
      </w:r>
      <w:proofErr w:type="spellEnd"/>
      <w:r w:rsidRPr="00D10C8C">
        <w:rPr>
          <w:rFonts w:ascii="Courier New" w:hAnsi="Courier New" w:cs="Courier New"/>
          <w:sz w:val="14"/>
          <w:szCs w:val="20"/>
        </w:rPr>
        <w:t xml:space="preserve"> </w:t>
      </w:r>
      <w:proofErr w:type="spellStart"/>
      <w:r w:rsidRPr="00D10C8C">
        <w:rPr>
          <w:rFonts w:ascii="Courier New" w:hAnsi="Courier New" w:cs="Courier New"/>
          <w:sz w:val="14"/>
          <w:szCs w:val="20"/>
        </w:rPr>
        <w:t>registro;Tipo</w:t>
      </w:r>
      <w:proofErr w:type="spellEnd"/>
      <w:r w:rsidRPr="00D10C8C">
        <w:rPr>
          <w:rFonts w:ascii="Courier New" w:hAnsi="Courier New" w:cs="Courier New"/>
          <w:sz w:val="14"/>
          <w:szCs w:val="20"/>
        </w:rPr>
        <w:t xml:space="preserve"> de </w:t>
      </w:r>
      <w:proofErr w:type="spellStart"/>
      <w:r w:rsidRPr="00D10C8C">
        <w:rPr>
          <w:rFonts w:ascii="Courier New" w:hAnsi="Courier New" w:cs="Courier New"/>
          <w:sz w:val="14"/>
          <w:szCs w:val="20"/>
        </w:rPr>
        <w:t>Inmueble;Situación</w:t>
      </w:r>
      <w:proofErr w:type="spellEnd"/>
      <w:r w:rsidRPr="00D10C8C">
        <w:rPr>
          <w:rFonts w:ascii="Courier New" w:hAnsi="Courier New" w:cs="Courier New"/>
          <w:sz w:val="14"/>
          <w:szCs w:val="20"/>
        </w:rPr>
        <w:t xml:space="preserve"> </w:t>
      </w:r>
      <w:proofErr w:type="spellStart"/>
      <w:r w:rsidRPr="00D10C8C">
        <w:rPr>
          <w:rFonts w:ascii="Courier New" w:hAnsi="Courier New" w:cs="Courier New"/>
          <w:sz w:val="14"/>
          <w:szCs w:val="20"/>
        </w:rPr>
        <w:t>Posesoria;Fecha</w:t>
      </w:r>
      <w:proofErr w:type="spellEnd"/>
      <w:r w:rsidRPr="00D10C8C">
        <w:rPr>
          <w:rFonts w:ascii="Courier New" w:hAnsi="Courier New" w:cs="Courier New"/>
          <w:sz w:val="14"/>
          <w:szCs w:val="20"/>
        </w:rPr>
        <w:t xml:space="preserve"> prevista </w:t>
      </w:r>
      <w:proofErr w:type="spellStart"/>
      <w:r w:rsidRPr="00D10C8C">
        <w:rPr>
          <w:rFonts w:ascii="Courier New" w:hAnsi="Courier New" w:cs="Courier New"/>
          <w:sz w:val="14"/>
          <w:szCs w:val="20"/>
        </w:rPr>
        <w:t>lanzamiento;Contrato</w:t>
      </w:r>
      <w:proofErr w:type="spellEnd"/>
      <w:r w:rsidRPr="00D10C8C">
        <w:rPr>
          <w:rFonts w:ascii="Courier New" w:hAnsi="Courier New" w:cs="Courier New"/>
          <w:sz w:val="14"/>
          <w:szCs w:val="20"/>
        </w:rPr>
        <w:t xml:space="preserve"> alquiler </w:t>
      </w:r>
      <w:proofErr w:type="spellStart"/>
      <w:r w:rsidRPr="00D10C8C">
        <w:rPr>
          <w:rFonts w:ascii="Courier New" w:hAnsi="Courier New" w:cs="Courier New"/>
          <w:sz w:val="14"/>
          <w:szCs w:val="20"/>
        </w:rPr>
        <w:t>vigente;Nombre</w:t>
      </w:r>
      <w:proofErr w:type="spellEnd"/>
      <w:r w:rsidRPr="00D10C8C">
        <w:rPr>
          <w:rFonts w:ascii="Courier New" w:hAnsi="Courier New" w:cs="Courier New"/>
          <w:sz w:val="14"/>
          <w:szCs w:val="20"/>
        </w:rPr>
        <w:t xml:space="preserve"> y Apellido (Inquilino); Fecha </w:t>
      </w:r>
      <w:proofErr w:type="spellStart"/>
      <w:r w:rsidRPr="00D10C8C">
        <w:rPr>
          <w:rFonts w:ascii="Courier New" w:hAnsi="Courier New" w:cs="Courier New"/>
          <w:sz w:val="14"/>
          <w:szCs w:val="20"/>
        </w:rPr>
        <w:t>incio</w:t>
      </w:r>
      <w:proofErr w:type="spellEnd"/>
      <w:r w:rsidRPr="00D10C8C">
        <w:rPr>
          <w:rFonts w:ascii="Courier New" w:hAnsi="Courier New" w:cs="Courier New"/>
          <w:sz w:val="14"/>
          <w:szCs w:val="20"/>
        </w:rPr>
        <w:t xml:space="preserve"> contrato </w:t>
      </w:r>
      <w:proofErr w:type="spellStart"/>
      <w:r w:rsidRPr="00D10C8C">
        <w:rPr>
          <w:rFonts w:ascii="Courier New" w:hAnsi="Courier New" w:cs="Courier New"/>
          <w:sz w:val="14"/>
          <w:szCs w:val="20"/>
        </w:rPr>
        <w:t>alquiler;Fecha</w:t>
      </w:r>
      <w:proofErr w:type="spellEnd"/>
      <w:r w:rsidRPr="00D10C8C">
        <w:rPr>
          <w:rFonts w:ascii="Courier New" w:hAnsi="Courier New" w:cs="Courier New"/>
          <w:sz w:val="14"/>
          <w:szCs w:val="20"/>
        </w:rPr>
        <w:t xml:space="preserve"> fin contrato </w:t>
      </w:r>
      <w:proofErr w:type="spellStart"/>
      <w:r w:rsidRPr="00D10C8C">
        <w:rPr>
          <w:rFonts w:ascii="Courier New" w:hAnsi="Courier New" w:cs="Courier New"/>
          <w:sz w:val="14"/>
          <w:szCs w:val="20"/>
        </w:rPr>
        <w:t>alquiler;Origen</w:t>
      </w:r>
      <w:proofErr w:type="spellEnd"/>
      <w:r w:rsidRPr="00D10C8C">
        <w:rPr>
          <w:rFonts w:ascii="Courier New" w:hAnsi="Courier New" w:cs="Courier New"/>
          <w:sz w:val="14"/>
          <w:szCs w:val="20"/>
        </w:rPr>
        <w:t xml:space="preserve"> contrato </w:t>
      </w:r>
      <w:proofErr w:type="spellStart"/>
      <w:r w:rsidRPr="00D10C8C">
        <w:rPr>
          <w:rFonts w:ascii="Courier New" w:hAnsi="Courier New" w:cs="Courier New"/>
          <w:sz w:val="14"/>
          <w:szCs w:val="20"/>
        </w:rPr>
        <w:t>alquiler;Suborigen</w:t>
      </w:r>
      <w:proofErr w:type="spellEnd"/>
      <w:r w:rsidRPr="00D10C8C">
        <w:rPr>
          <w:rFonts w:ascii="Courier New" w:hAnsi="Courier New" w:cs="Courier New"/>
          <w:sz w:val="14"/>
          <w:szCs w:val="20"/>
        </w:rPr>
        <w:t xml:space="preserve"> contrato </w:t>
      </w:r>
      <w:proofErr w:type="spellStart"/>
      <w:r w:rsidRPr="00D10C8C">
        <w:rPr>
          <w:rFonts w:ascii="Courier New" w:hAnsi="Courier New" w:cs="Courier New"/>
          <w:sz w:val="14"/>
          <w:szCs w:val="20"/>
        </w:rPr>
        <w:t>alquiler;Situación</w:t>
      </w:r>
      <w:proofErr w:type="spellEnd"/>
      <w:r w:rsidRPr="00D10C8C">
        <w:rPr>
          <w:rFonts w:ascii="Courier New" w:hAnsi="Courier New" w:cs="Courier New"/>
          <w:sz w:val="14"/>
          <w:szCs w:val="20"/>
        </w:rPr>
        <w:t xml:space="preserve"> Comer. </w:t>
      </w:r>
      <w:proofErr w:type="spellStart"/>
      <w:proofErr w:type="gramStart"/>
      <w:r w:rsidRPr="00D10C8C">
        <w:rPr>
          <w:rFonts w:ascii="Courier New" w:hAnsi="Courier New" w:cs="Courier New"/>
          <w:sz w:val="14"/>
          <w:szCs w:val="20"/>
        </w:rPr>
        <w:t>alquiler;perímetro</w:t>
      </w:r>
      <w:proofErr w:type="spellEnd"/>
      <w:proofErr w:type="gramEnd"/>
    </w:p>
    <w:p w14:paraId="4C5BFA8D" w14:textId="4C7DA5C6" w:rsidR="002E6B6B" w:rsidRPr="00D10C8C" w:rsidRDefault="002E6B6B" w:rsidP="002E6B6B">
      <w:r w:rsidRPr="00D10C8C">
        <w:t xml:space="preserve">Este fichero se depositará según la frecuencia o necesidades de actualización que </w:t>
      </w:r>
      <w:r w:rsidR="00506260">
        <w:t>&lt;&lt;COMPAÑIA&gt;&gt;</w:t>
      </w:r>
      <w:r w:rsidRPr="00D10C8C">
        <w:t xml:space="preserve"> requiera en el sitio </w:t>
      </w:r>
      <w:proofErr w:type="spellStart"/>
      <w:r w:rsidRPr="00D10C8C">
        <w:t>FTPs</w:t>
      </w:r>
      <w:proofErr w:type="spellEnd"/>
      <w:r w:rsidRPr="00D10C8C">
        <w:t xml:space="preserve"> asignado para ello y que responde a la siguiente configuración de conexión:</w:t>
      </w:r>
    </w:p>
    <w:p w14:paraId="7FA7BF32" w14:textId="26E12A86" w:rsidR="002E6B6B" w:rsidRPr="00D10C8C" w:rsidRDefault="002E6B6B" w:rsidP="002E6B6B">
      <w:pPr>
        <w:spacing w:after="0" w:line="240" w:lineRule="auto"/>
        <w:ind w:left="708"/>
        <w:jc w:val="left"/>
        <w:rPr>
          <w:rFonts w:ascii="Courier New" w:eastAsiaTheme="minorEastAsia" w:hAnsi="Courier New" w:cs="Courier New"/>
        </w:rPr>
      </w:pPr>
      <w:r w:rsidRPr="00D10C8C">
        <w:rPr>
          <w:rFonts w:ascii="Courier New" w:eastAsiaTheme="minorEastAsia" w:hAnsi="Courier New" w:cs="Courier New"/>
        </w:rPr>
        <w:t xml:space="preserve">SERVIDOR: </w:t>
      </w:r>
      <w:r w:rsidR="00C67134">
        <w:rPr>
          <w:rFonts w:ascii="Courier New" w:eastAsiaTheme="minorEastAsia" w:hAnsi="Courier New" w:cs="Courier New"/>
        </w:rPr>
        <w:t>xxxxxxxxxxxx</w:t>
      </w:r>
      <w:r w:rsidRPr="00D10C8C">
        <w:rPr>
          <w:rFonts w:ascii="Courier New" w:eastAsiaTheme="minorEastAsia" w:hAnsi="Courier New" w:cs="Courier New"/>
        </w:rPr>
        <w:t>.thereforeonline.com/</w:t>
      </w:r>
      <w:proofErr w:type="spellStart"/>
      <w:r w:rsidRPr="00D10C8C">
        <w:rPr>
          <w:rFonts w:ascii="Courier New" w:eastAsiaTheme="minorEastAsia" w:hAnsi="Courier New" w:cs="Courier New"/>
        </w:rPr>
        <w:t>MasterSync</w:t>
      </w:r>
      <w:proofErr w:type="spellEnd"/>
    </w:p>
    <w:p w14:paraId="615EE868" w14:textId="77777777" w:rsidR="002E6B6B" w:rsidRPr="00D10C8C" w:rsidRDefault="002E6B6B" w:rsidP="002E6B6B">
      <w:pPr>
        <w:spacing w:after="0" w:line="240" w:lineRule="auto"/>
        <w:ind w:left="708"/>
        <w:jc w:val="left"/>
        <w:rPr>
          <w:rFonts w:ascii="Courier New" w:eastAsiaTheme="minorEastAsia" w:hAnsi="Courier New" w:cs="Courier New"/>
        </w:rPr>
      </w:pPr>
      <w:r w:rsidRPr="00D10C8C">
        <w:rPr>
          <w:rFonts w:ascii="Courier New" w:eastAsiaTheme="minorEastAsia" w:hAnsi="Courier New" w:cs="Courier New"/>
        </w:rPr>
        <w:t>Modo: FTP Explicito a través de TLS</w:t>
      </w:r>
    </w:p>
    <w:p w14:paraId="1106D8BE" w14:textId="12DDBFF7" w:rsidR="002E6B6B" w:rsidRPr="00D10C8C" w:rsidRDefault="002E6B6B" w:rsidP="002E6B6B">
      <w:pPr>
        <w:spacing w:after="0" w:line="240" w:lineRule="auto"/>
        <w:ind w:left="708"/>
        <w:jc w:val="left"/>
        <w:rPr>
          <w:rFonts w:ascii="Courier New" w:eastAsiaTheme="minorEastAsia" w:hAnsi="Courier New" w:cs="Courier New"/>
        </w:rPr>
      </w:pPr>
      <w:r w:rsidRPr="00D10C8C">
        <w:rPr>
          <w:rFonts w:ascii="Courier New" w:eastAsiaTheme="minorEastAsia" w:hAnsi="Courier New" w:cs="Courier New"/>
        </w:rPr>
        <w:t xml:space="preserve">Usuario: </w:t>
      </w:r>
      <w:proofErr w:type="spellStart"/>
      <w:r w:rsidR="00C67134">
        <w:rPr>
          <w:rFonts w:ascii="Courier New" w:eastAsiaTheme="minorEastAsia" w:hAnsi="Courier New" w:cs="Courier New"/>
        </w:rPr>
        <w:t>xxxxxxxxx</w:t>
      </w:r>
      <w:proofErr w:type="spellEnd"/>
    </w:p>
    <w:p w14:paraId="4EB5A745" w14:textId="77777777" w:rsidR="002E6B6B" w:rsidRPr="00D10C8C" w:rsidRDefault="002E6B6B" w:rsidP="002E6B6B">
      <w:pPr>
        <w:spacing w:after="0" w:line="240" w:lineRule="auto"/>
        <w:ind w:left="708"/>
        <w:jc w:val="left"/>
        <w:rPr>
          <w:rFonts w:ascii="Courier New" w:eastAsiaTheme="minorEastAsia" w:hAnsi="Courier New" w:cs="Courier New"/>
        </w:rPr>
      </w:pPr>
      <w:r w:rsidRPr="00D10C8C">
        <w:rPr>
          <w:rFonts w:ascii="Courier New" w:eastAsiaTheme="minorEastAsia" w:hAnsi="Courier New" w:cs="Courier New"/>
        </w:rPr>
        <w:t>Password: ******** (Se proporcionará a los usuarios autorizados)</w:t>
      </w:r>
    </w:p>
    <w:p w14:paraId="29DEEF63" w14:textId="77777777" w:rsidR="002E6B6B" w:rsidRPr="00D10C8C" w:rsidRDefault="002E6B6B" w:rsidP="002E6B6B">
      <w:pPr>
        <w:spacing w:after="0" w:line="240" w:lineRule="auto"/>
        <w:ind w:left="708"/>
        <w:jc w:val="left"/>
        <w:rPr>
          <w:rFonts w:ascii="Courier New" w:eastAsiaTheme="minorEastAsia" w:hAnsi="Courier New" w:cs="Courier New"/>
        </w:rPr>
      </w:pPr>
    </w:p>
    <w:p w14:paraId="5BA79406" w14:textId="77777777" w:rsidR="001A5421" w:rsidRPr="00D10C8C" w:rsidRDefault="001A5421">
      <w:pPr>
        <w:spacing w:after="160" w:line="259" w:lineRule="auto"/>
        <w:jc w:val="left"/>
      </w:pPr>
      <w:r w:rsidRPr="00D10C8C">
        <w:br w:type="page"/>
      </w:r>
    </w:p>
    <w:p w14:paraId="68928354" w14:textId="3A716896" w:rsidR="002E6B6B" w:rsidRPr="00D10C8C" w:rsidRDefault="002E6B6B" w:rsidP="002E6B6B">
      <w:r w:rsidRPr="00D10C8C">
        <w:lastRenderedPageBreak/>
        <w:t>El servicio Content Connector de Therefore™ se encuentra vigilando esta ubicación FTP y con cada ocurrencia de un nuevo archivo guardado en ella ejecutar</w:t>
      </w:r>
      <w:r w:rsidR="006467E5" w:rsidRPr="00D10C8C">
        <w:t>á</w:t>
      </w:r>
      <w:r w:rsidRPr="00D10C8C">
        <w:t xml:space="preserve"> una carga automatizada mediante el perfil de indexación “</w:t>
      </w:r>
      <w:proofErr w:type="spellStart"/>
      <w:r w:rsidRPr="00D10C8C">
        <w:t>ImportarActivos</w:t>
      </w:r>
      <w:proofErr w:type="spellEnd"/>
      <w:r w:rsidRPr="00D10C8C">
        <w:t>” mediante esta configuración de carpeta vigilada.</w:t>
      </w:r>
    </w:p>
    <w:p w14:paraId="57C5099A" w14:textId="77777777" w:rsidR="002E6B6B" w:rsidRPr="00D10C8C" w:rsidRDefault="002E6B6B" w:rsidP="002E6B6B">
      <w:r w:rsidRPr="00D10C8C">
        <w:rPr>
          <w:noProof/>
        </w:rPr>
        <w:drawing>
          <wp:anchor distT="0" distB="0" distL="114300" distR="114300" simplePos="0" relativeHeight="251658263" behindDoc="1" locked="0" layoutInCell="1" allowOverlap="1" wp14:anchorId="6DDF9564" wp14:editId="02B7DC7A">
            <wp:simplePos x="0" y="0"/>
            <wp:positionH relativeFrom="column">
              <wp:posOffset>24765</wp:posOffset>
            </wp:positionH>
            <wp:positionV relativeFrom="paragraph">
              <wp:posOffset>104775</wp:posOffset>
            </wp:positionV>
            <wp:extent cx="2108835" cy="2066290"/>
            <wp:effectExtent l="0" t="0" r="5715"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08835" cy="2066290"/>
                    </a:xfrm>
                    <a:prstGeom prst="rect">
                      <a:avLst/>
                    </a:prstGeom>
                  </pic:spPr>
                </pic:pic>
              </a:graphicData>
            </a:graphic>
            <wp14:sizeRelH relativeFrom="margin">
              <wp14:pctWidth>0</wp14:pctWidth>
            </wp14:sizeRelH>
            <wp14:sizeRelV relativeFrom="margin">
              <wp14:pctHeight>0</wp14:pctHeight>
            </wp14:sizeRelV>
          </wp:anchor>
        </w:drawing>
      </w:r>
    </w:p>
    <w:p w14:paraId="3D0E3BDA" w14:textId="77777777" w:rsidR="002E6B6B" w:rsidRPr="00D10C8C" w:rsidRDefault="002E6B6B" w:rsidP="002E6B6B"/>
    <w:p w14:paraId="661AEB0A" w14:textId="23288F33" w:rsidR="002E6B6B" w:rsidRPr="00D10C8C" w:rsidRDefault="002E6B6B" w:rsidP="002E6B6B">
      <w:r w:rsidRPr="00D10C8C">
        <w:t>Este perfil está configurado de forma que añada los nuevos registros proporcionados y actualice los datos de los ya existentes.</w:t>
      </w:r>
      <w:r w:rsidR="001D22AB" w:rsidRPr="00D10C8C">
        <w:t xml:space="preserve"> (1)</w:t>
      </w:r>
    </w:p>
    <w:p w14:paraId="31B7DE76" w14:textId="0AD57250" w:rsidR="002E6B6B" w:rsidRPr="00D10C8C" w:rsidRDefault="002E6B6B" w:rsidP="002E6B6B">
      <w:r w:rsidRPr="00D10C8C">
        <w:t>Para ello se considera como clave única de la tabla el campo [</w:t>
      </w:r>
      <w:proofErr w:type="spellStart"/>
      <w:r w:rsidRPr="00D10C8C">
        <w:t>Objeto</w:t>
      </w:r>
      <w:r w:rsidR="00C82763" w:rsidRPr="00D10C8C">
        <w:t>_</w:t>
      </w:r>
      <w:r w:rsidRPr="00D10C8C">
        <w:t>Inmobiliario</w:t>
      </w:r>
      <w:proofErr w:type="spellEnd"/>
      <w:r w:rsidRPr="00D10C8C">
        <w:t>]</w:t>
      </w:r>
      <w:r w:rsidR="001D22AB" w:rsidRPr="00D10C8C">
        <w:t xml:space="preserve"> (2)</w:t>
      </w:r>
    </w:p>
    <w:p w14:paraId="75DE2A0F" w14:textId="77777777" w:rsidR="002E6B6B" w:rsidRPr="00D10C8C" w:rsidRDefault="002E6B6B" w:rsidP="002E6B6B">
      <w:pPr>
        <w:spacing w:after="200" w:line="276" w:lineRule="auto"/>
        <w:jc w:val="left"/>
      </w:pPr>
    </w:p>
    <w:p w14:paraId="67006F71" w14:textId="77777777" w:rsidR="002E6B6B" w:rsidRPr="00D10C8C" w:rsidRDefault="002E6B6B" w:rsidP="002E6B6B">
      <w:pPr>
        <w:spacing w:after="200" w:line="276" w:lineRule="auto"/>
        <w:jc w:val="left"/>
      </w:pPr>
    </w:p>
    <w:p w14:paraId="16C034C5" w14:textId="77777777" w:rsidR="002E6B6B" w:rsidRPr="00D10C8C" w:rsidRDefault="002E6B6B" w:rsidP="002E6B6B">
      <w:pPr>
        <w:spacing w:after="200" w:line="276" w:lineRule="auto"/>
        <w:jc w:val="left"/>
        <w:rPr>
          <w:color w:val="ED7D31" w:themeColor="accent2"/>
          <w:sz w:val="24"/>
        </w:rPr>
      </w:pPr>
    </w:p>
    <w:p w14:paraId="16DBE70D" w14:textId="77777777" w:rsidR="00AB68C9" w:rsidRPr="00D10C8C" w:rsidRDefault="00AB68C9" w:rsidP="002E6B6B">
      <w:pPr>
        <w:spacing w:after="200" w:line="276" w:lineRule="auto"/>
        <w:jc w:val="left"/>
        <w:rPr>
          <w:color w:val="ED7D31" w:themeColor="accent2"/>
          <w:sz w:val="24"/>
        </w:rPr>
      </w:pPr>
    </w:p>
    <w:p w14:paraId="77470D48" w14:textId="77777777" w:rsidR="00AB68C9" w:rsidRPr="00D10C8C" w:rsidRDefault="00AB68C9" w:rsidP="002E6B6B">
      <w:pPr>
        <w:spacing w:after="200" w:line="276" w:lineRule="auto"/>
        <w:jc w:val="left"/>
        <w:rPr>
          <w:color w:val="ED7D31" w:themeColor="accent2"/>
          <w:sz w:val="24"/>
        </w:rPr>
      </w:pPr>
    </w:p>
    <w:p w14:paraId="66B52090" w14:textId="77777777" w:rsidR="002E6B6B" w:rsidRPr="00D10C8C" w:rsidRDefault="002E6B6B" w:rsidP="002E6B6B">
      <w:pPr>
        <w:spacing w:after="200" w:line="276" w:lineRule="auto"/>
        <w:jc w:val="left"/>
        <w:rPr>
          <w:color w:val="ED7D31" w:themeColor="accent2"/>
          <w:sz w:val="24"/>
        </w:rPr>
      </w:pPr>
      <w:r w:rsidRPr="00D10C8C">
        <w:rPr>
          <w:noProof/>
          <w:color w:val="ED7D31" w:themeColor="accent2"/>
          <w:sz w:val="24"/>
        </w:rPr>
        <w:drawing>
          <wp:anchor distT="0" distB="0" distL="114300" distR="114300" simplePos="0" relativeHeight="251658264" behindDoc="1" locked="0" layoutInCell="1" allowOverlap="1" wp14:anchorId="1752D4DB" wp14:editId="1674323C">
            <wp:simplePos x="0" y="0"/>
            <wp:positionH relativeFrom="column">
              <wp:posOffset>157022</wp:posOffset>
            </wp:positionH>
            <wp:positionV relativeFrom="paragraph">
              <wp:posOffset>30989</wp:posOffset>
            </wp:positionV>
            <wp:extent cx="5242758" cy="2698189"/>
            <wp:effectExtent l="0" t="0" r="0" b="698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42758" cy="2698189"/>
                    </a:xfrm>
                    <a:prstGeom prst="rect">
                      <a:avLst/>
                    </a:prstGeom>
                  </pic:spPr>
                </pic:pic>
              </a:graphicData>
            </a:graphic>
            <wp14:sizeRelH relativeFrom="margin">
              <wp14:pctWidth>0</wp14:pctWidth>
            </wp14:sizeRelH>
            <wp14:sizeRelV relativeFrom="margin">
              <wp14:pctHeight>0</wp14:pctHeight>
            </wp14:sizeRelV>
          </wp:anchor>
        </w:drawing>
      </w:r>
    </w:p>
    <w:p w14:paraId="4DAF1A97" w14:textId="77777777" w:rsidR="002E6B6B" w:rsidRPr="00D10C8C" w:rsidRDefault="002E6B6B" w:rsidP="002E6B6B">
      <w:pPr>
        <w:spacing w:after="200" w:line="276" w:lineRule="auto"/>
        <w:jc w:val="left"/>
        <w:rPr>
          <w:color w:val="ED7D31" w:themeColor="accent2"/>
          <w:sz w:val="24"/>
        </w:rPr>
      </w:pPr>
    </w:p>
    <w:p w14:paraId="519BEA5F" w14:textId="77777777" w:rsidR="002E6B6B" w:rsidRPr="00D10C8C" w:rsidRDefault="002E6B6B" w:rsidP="002E6B6B">
      <w:pPr>
        <w:spacing w:after="200" w:line="276" w:lineRule="auto"/>
        <w:jc w:val="left"/>
        <w:rPr>
          <w:color w:val="ED7D31" w:themeColor="accent2"/>
          <w:sz w:val="24"/>
        </w:rPr>
      </w:pPr>
    </w:p>
    <w:p w14:paraId="657B1E58" w14:textId="77777777" w:rsidR="002E6B6B" w:rsidRPr="00D10C8C" w:rsidRDefault="002E6B6B" w:rsidP="002E6B6B">
      <w:pPr>
        <w:spacing w:after="200" w:line="276" w:lineRule="auto"/>
        <w:jc w:val="left"/>
        <w:rPr>
          <w:color w:val="ED7D31" w:themeColor="accent2"/>
          <w:sz w:val="24"/>
        </w:rPr>
      </w:pPr>
    </w:p>
    <w:p w14:paraId="3F47FC05" w14:textId="77777777" w:rsidR="002E6B6B" w:rsidRPr="00D10C8C" w:rsidRDefault="002E6B6B" w:rsidP="002E6B6B">
      <w:pPr>
        <w:spacing w:after="200" w:line="276" w:lineRule="auto"/>
        <w:jc w:val="left"/>
        <w:rPr>
          <w:color w:val="ED7D31" w:themeColor="accent2"/>
          <w:sz w:val="24"/>
        </w:rPr>
      </w:pPr>
    </w:p>
    <w:p w14:paraId="479C34CA" w14:textId="77777777" w:rsidR="002E6B6B" w:rsidRPr="00D10C8C" w:rsidRDefault="002E6B6B" w:rsidP="002E6B6B">
      <w:pPr>
        <w:spacing w:after="200" w:line="276" w:lineRule="auto"/>
        <w:jc w:val="left"/>
        <w:rPr>
          <w:color w:val="ED7D31" w:themeColor="accent2"/>
          <w:sz w:val="24"/>
        </w:rPr>
      </w:pPr>
    </w:p>
    <w:p w14:paraId="4EA21594" w14:textId="77777777" w:rsidR="002E6B6B" w:rsidRPr="00D10C8C" w:rsidRDefault="002E6B6B" w:rsidP="002E6B6B"/>
    <w:p w14:paraId="713A5951" w14:textId="77777777" w:rsidR="002E6B6B" w:rsidRPr="00D10C8C" w:rsidRDefault="002E6B6B">
      <w:pPr>
        <w:spacing w:after="160" w:line="259" w:lineRule="auto"/>
        <w:jc w:val="left"/>
        <w:rPr>
          <w:rFonts w:ascii="Montserrat Light" w:eastAsiaTheme="majorEastAsia" w:hAnsi="Montserrat Light" w:cstheme="majorBidi"/>
          <w:b/>
          <w:color w:val="C00000"/>
          <w:sz w:val="24"/>
          <w:szCs w:val="26"/>
        </w:rPr>
      </w:pPr>
      <w:r w:rsidRPr="00D10C8C">
        <w:br w:type="page"/>
      </w:r>
    </w:p>
    <w:p w14:paraId="798B5BE4" w14:textId="60C4994F" w:rsidR="006247E2" w:rsidRPr="00D10C8C" w:rsidRDefault="006247E2" w:rsidP="00DD1570">
      <w:pPr>
        <w:pStyle w:val="Ttulo2"/>
      </w:pPr>
      <w:bookmarkStart w:id="75" w:name="_Toc188990056"/>
      <w:bookmarkStart w:id="76" w:name="_Toc188990866"/>
      <w:r w:rsidRPr="00D10C8C">
        <w:lastRenderedPageBreak/>
        <w:t>Tablas referenciadas</w:t>
      </w:r>
      <w:bookmarkEnd w:id="75"/>
      <w:bookmarkEnd w:id="76"/>
    </w:p>
    <w:p w14:paraId="72513CF3" w14:textId="77777777" w:rsidR="006247E2" w:rsidRPr="00D10C8C" w:rsidRDefault="006247E2" w:rsidP="006247E2">
      <w:r w:rsidRPr="00D10C8C">
        <w:t>Para la utilización de los datos almacenados en tablas maestras como índices dentro de la aplicación. Therefore™ se basa en el concepto de tablas referenciadas.</w:t>
      </w:r>
    </w:p>
    <w:p w14:paraId="319C31AF" w14:textId="77777777" w:rsidR="006247E2" w:rsidRPr="00D10C8C" w:rsidRDefault="006247E2" w:rsidP="006247E2">
      <w:r w:rsidRPr="00D10C8C">
        <w:t>Estas tablas referenciadas pueden ser tablas maestras alojadas en servidores vinculados, tablas replicadas desde otros servicios, o tablas existentes en la misma base de datos que da soporte al servidor Therefore™.</w:t>
      </w:r>
    </w:p>
    <w:p w14:paraId="502AE6B5" w14:textId="31856D0C" w:rsidR="006247E2" w:rsidRPr="00D10C8C" w:rsidRDefault="006247E2" w:rsidP="006247E2">
      <w:r w:rsidRPr="00D10C8C">
        <w:t xml:space="preserve">En este caso y para ofrecer una mayor flexibilidad y escalabilidad, los datos a utilizar proceden de las tablas maestras existentes en Therefore™. </w:t>
      </w:r>
    </w:p>
    <w:p w14:paraId="18E18952" w14:textId="3625917D" w:rsidR="006247E2" w:rsidRPr="00D10C8C" w:rsidRDefault="00E94CA7" w:rsidP="006247E2">
      <w:r w:rsidRPr="00D10C8C">
        <w:rPr>
          <w:noProof/>
        </w:rPr>
        <w:drawing>
          <wp:anchor distT="0" distB="0" distL="114300" distR="114300" simplePos="0" relativeHeight="251658259" behindDoc="0" locked="0" layoutInCell="1" allowOverlap="1" wp14:anchorId="6E49CB8C" wp14:editId="732776B8">
            <wp:simplePos x="0" y="0"/>
            <wp:positionH relativeFrom="column">
              <wp:posOffset>-75446</wp:posOffset>
            </wp:positionH>
            <wp:positionV relativeFrom="paragraph">
              <wp:posOffset>851535</wp:posOffset>
            </wp:positionV>
            <wp:extent cx="2094865" cy="1361440"/>
            <wp:effectExtent l="0" t="0" r="635"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22">
                      <a:extLst>
                        <a:ext uri="{28A0092B-C50C-407E-A947-70E740481C1C}">
                          <a14:useLocalDpi xmlns:a14="http://schemas.microsoft.com/office/drawing/2010/main" val="0"/>
                        </a:ext>
                      </a:extLst>
                    </a:blip>
                    <a:stretch>
                      <a:fillRect/>
                    </a:stretch>
                  </pic:blipFill>
                  <pic:spPr>
                    <a:xfrm>
                      <a:off x="0" y="0"/>
                      <a:ext cx="2094865" cy="1361440"/>
                    </a:xfrm>
                    <a:prstGeom prst="rect">
                      <a:avLst/>
                    </a:prstGeom>
                  </pic:spPr>
                </pic:pic>
              </a:graphicData>
            </a:graphic>
            <wp14:sizeRelH relativeFrom="margin">
              <wp14:pctWidth>0</wp14:pctWidth>
            </wp14:sizeRelH>
            <wp14:sizeRelV relativeFrom="margin">
              <wp14:pctHeight>0</wp14:pctHeight>
            </wp14:sizeRelV>
          </wp:anchor>
        </w:drawing>
      </w:r>
      <w:r w:rsidR="006247E2" w:rsidRPr="00D10C8C">
        <w:t xml:space="preserve">A continuación, se detallan las tablas referenciadas utilizadas en esta aplicación en el momento de la redacción de este documento y su correspondencia exacta en el proyecto de </w:t>
      </w:r>
      <w:r w:rsidR="00506260">
        <w:t>&lt;&lt;COMPAÑIA&gt;&gt;</w:t>
      </w:r>
      <w:r w:rsidR="006247E2" w:rsidRPr="00D10C8C">
        <w:t>. Es evidente que en otras instalaciones o frente a la migración a otros sistemas estas relaciones deberán ser modificadas y adaptadas al entorno.</w:t>
      </w:r>
    </w:p>
    <w:p w14:paraId="1F5DC0EB" w14:textId="58ADCEEE" w:rsidR="006247E2" w:rsidRPr="00D10C8C" w:rsidRDefault="006247E2" w:rsidP="006247E2"/>
    <w:tbl>
      <w:tblPr>
        <w:tblStyle w:val="Tablaconcuadrcula5oscura-nfasis3"/>
        <w:tblW w:w="5000" w:type="pct"/>
        <w:tblLook w:val="04A0" w:firstRow="1" w:lastRow="0" w:firstColumn="1" w:lastColumn="0" w:noHBand="0" w:noVBand="1"/>
      </w:tblPr>
      <w:tblGrid>
        <w:gridCol w:w="2650"/>
        <w:gridCol w:w="2769"/>
        <w:gridCol w:w="3075"/>
      </w:tblGrid>
      <w:tr w:rsidR="006247E2" w:rsidRPr="00D10C8C" w14:paraId="483A1F92" w14:textId="77777777" w:rsidTr="00283FDB">
        <w:trPr>
          <w:cnfStyle w:val="100000000000" w:firstRow="1" w:lastRow="0" w:firstColumn="0" w:lastColumn="0" w:oddVBand="0" w:evenVBand="0" w:oddHBand="0"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1560" w:type="pct"/>
            <w:noWrap/>
            <w:hideMark/>
          </w:tcPr>
          <w:p w14:paraId="6ABEBEB3" w14:textId="77777777" w:rsidR="006247E2" w:rsidRPr="00D10C8C" w:rsidRDefault="006247E2" w:rsidP="00283FDB">
            <w:pPr>
              <w:spacing w:after="0" w:line="240" w:lineRule="auto"/>
              <w:jc w:val="left"/>
              <w:rPr>
                <w:rFonts w:eastAsia="Times New Roman" w:cs="Calibri"/>
                <w:color w:val="000000"/>
                <w:sz w:val="12"/>
                <w:szCs w:val="12"/>
                <w:lang w:eastAsia="es-ES"/>
              </w:rPr>
            </w:pPr>
            <w:r w:rsidRPr="00D10C8C">
              <w:rPr>
                <w:rFonts w:eastAsia="Times New Roman" w:cs="Calibri"/>
                <w:color w:val="000000"/>
                <w:sz w:val="12"/>
                <w:szCs w:val="12"/>
                <w:lang w:eastAsia="es-ES"/>
              </w:rPr>
              <w:t>Nombre</w:t>
            </w:r>
          </w:p>
        </w:tc>
        <w:tc>
          <w:tcPr>
            <w:tcW w:w="1630" w:type="pct"/>
            <w:noWrap/>
            <w:hideMark/>
          </w:tcPr>
          <w:p w14:paraId="32A6D63C" w14:textId="77777777" w:rsidR="006247E2" w:rsidRPr="00D10C8C" w:rsidRDefault="006247E2" w:rsidP="00283FDB">
            <w:pPr>
              <w:spacing w:after="0"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D10C8C">
              <w:rPr>
                <w:rFonts w:eastAsia="Times New Roman" w:cs="Calibri"/>
                <w:color w:val="000000"/>
                <w:sz w:val="12"/>
                <w:szCs w:val="12"/>
                <w:lang w:eastAsia="es-ES"/>
              </w:rPr>
              <w:t>Nombre Tabla (o Vista)</w:t>
            </w:r>
          </w:p>
        </w:tc>
        <w:tc>
          <w:tcPr>
            <w:tcW w:w="1810" w:type="pct"/>
            <w:noWrap/>
            <w:hideMark/>
          </w:tcPr>
          <w:p w14:paraId="45758347" w14:textId="77777777" w:rsidR="006247E2" w:rsidRPr="00D10C8C" w:rsidRDefault="006247E2" w:rsidP="00283FDB">
            <w:pPr>
              <w:spacing w:after="0" w:line="240" w:lineRule="auto"/>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D10C8C">
              <w:rPr>
                <w:rFonts w:eastAsia="Times New Roman" w:cs="Calibri"/>
                <w:color w:val="000000"/>
                <w:sz w:val="12"/>
                <w:szCs w:val="12"/>
                <w:lang w:eastAsia="es-ES"/>
              </w:rPr>
              <w:t xml:space="preserve">Identificador </w:t>
            </w:r>
            <w:proofErr w:type="spellStart"/>
            <w:r w:rsidRPr="00D10C8C">
              <w:rPr>
                <w:rFonts w:eastAsia="Times New Roman" w:cs="Calibri"/>
                <w:color w:val="000000"/>
                <w:sz w:val="12"/>
                <w:szCs w:val="12"/>
                <w:lang w:eastAsia="es-ES"/>
              </w:rPr>
              <w:t>Unico</w:t>
            </w:r>
            <w:proofErr w:type="spellEnd"/>
          </w:p>
        </w:tc>
      </w:tr>
      <w:tr w:rsidR="006247E2" w:rsidRPr="00D10C8C" w14:paraId="530A08B3" w14:textId="77777777" w:rsidTr="00283FDB">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1560" w:type="pct"/>
            <w:noWrap/>
          </w:tcPr>
          <w:p w14:paraId="78DA09A4" w14:textId="4C260380" w:rsidR="006247E2" w:rsidRPr="00D10C8C" w:rsidRDefault="00576284" w:rsidP="00283FDB">
            <w:pPr>
              <w:spacing w:after="0" w:line="240" w:lineRule="auto"/>
              <w:jc w:val="left"/>
              <w:rPr>
                <w:rFonts w:eastAsia="Times New Roman" w:cs="Calibri"/>
                <w:b w:val="0"/>
                <w:bCs w:val="0"/>
                <w:color w:val="000000"/>
                <w:sz w:val="12"/>
                <w:szCs w:val="12"/>
                <w:lang w:eastAsia="es-ES"/>
              </w:rPr>
            </w:pPr>
            <w:r w:rsidRPr="00D10C8C">
              <w:rPr>
                <w:rFonts w:eastAsia="Times New Roman" w:cs="Calibri"/>
                <w:b w:val="0"/>
                <w:bCs w:val="0"/>
                <w:color w:val="000000"/>
                <w:sz w:val="12"/>
                <w:szCs w:val="12"/>
                <w:lang w:eastAsia="es-ES"/>
              </w:rPr>
              <w:t>Activos</w:t>
            </w:r>
          </w:p>
        </w:tc>
        <w:tc>
          <w:tcPr>
            <w:tcW w:w="1630" w:type="pct"/>
            <w:noWrap/>
          </w:tcPr>
          <w:p w14:paraId="5FB0BE1B" w14:textId="26E6C178" w:rsidR="006247E2" w:rsidRPr="00D10C8C" w:rsidRDefault="006247E2" w:rsidP="00283FD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D10C8C">
              <w:rPr>
                <w:rFonts w:eastAsia="Times New Roman" w:cs="Calibri"/>
                <w:color w:val="000000"/>
                <w:sz w:val="12"/>
                <w:szCs w:val="12"/>
                <w:lang w:eastAsia="es-ES"/>
              </w:rPr>
              <w:t>TheCat</w:t>
            </w:r>
            <w:r w:rsidR="00714A22" w:rsidRPr="00D10C8C">
              <w:rPr>
                <w:rFonts w:eastAsia="Times New Roman" w:cs="Calibri"/>
                <w:color w:val="000000"/>
                <w:sz w:val="12"/>
                <w:szCs w:val="12"/>
                <w:lang w:eastAsia="es-ES"/>
              </w:rPr>
              <w:t>7</w:t>
            </w:r>
          </w:p>
        </w:tc>
        <w:tc>
          <w:tcPr>
            <w:tcW w:w="1810" w:type="pct"/>
            <w:noWrap/>
          </w:tcPr>
          <w:p w14:paraId="1A79F072" w14:textId="36769F1B" w:rsidR="006247E2" w:rsidRPr="00D10C8C" w:rsidRDefault="00714A22" w:rsidP="00283FD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roofErr w:type="spellStart"/>
            <w:r w:rsidRPr="00D10C8C">
              <w:rPr>
                <w:rFonts w:eastAsia="Times New Roman" w:cs="Calibri"/>
                <w:color w:val="000000"/>
                <w:sz w:val="12"/>
                <w:szCs w:val="12"/>
                <w:lang w:eastAsia="es-ES"/>
              </w:rPr>
              <w:t>Objeto_Inmobiliario</w:t>
            </w:r>
            <w:proofErr w:type="spellEnd"/>
          </w:p>
        </w:tc>
      </w:tr>
      <w:tr w:rsidR="006247E2" w:rsidRPr="00D10C8C" w14:paraId="53ADBFC5" w14:textId="77777777" w:rsidTr="00283FDB">
        <w:trPr>
          <w:trHeight w:val="170"/>
        </w:trPr>
        <w:tc>
          <w:tcPr>
            <w:cnfStyle w:val="001000000000" w:firstRow="0" w:lastRow="0" w:firstColumn="1" w:lastColumn="0" w:oddVBand="0" w:evenVBand="0" w:oddHBand="0" w:evenHBand="0" w:firstRowFirstColumn="0" w:firstRowLastColumn="0" w:lastRowFirstColumn="0" w:lastRowLastColumn="0"/>
            <w:tcW w:w="1560" w:type="pct"/>
            <w:noWrap/>
          </w:tcPr>
          <w:p w14:paraId="42FC9936" w14:textId="2B8FD636" w:rsidR="006247E2" w:rsidRPr="00D10C8C" w:rsidRDefault="00714A22" w:rsidP="00283FDB">
            <w:pPr>
              <w:spacing w:after="0" w:line="240" w:lineRule="auto"/>
              <w:jc w:val="left"/>
              <w:rPr>
                <w:rFonts w:eastAsia="Times New Roman" w:cs="Calibri"/>
                <w:b w:val="0"/>
                <w:bCs w:val="0"/>
                <w:color w:val="000000"/>
                <w:sz w:val="12"/>
                <w:szCs w:val="12"/>
                <w:lang w:eastAsia="es-ES"/>
              </w:rPr>
            </w:pPr>
            <w:r w:rsidRPr="00D10C8C">
              <w:rPr>
                <w:rFonts w:eastAsia="Times New Roman" w:cs="Calibri"/>
                <w:b w:val="0"/>
                <w:bCs w:val="0"/>
                <w:color w:val="000000"/>
                <w:sz w:val="12"/>
                <w:szCs w:val="12"/>
                <w:lang w:eastAsia="es-ES"/>
              </w:rPr>
              <w:t>Criticidades</w:t>
            </w:r>
          </w:p>
        </w:tc>
        <w:tc>
          <w:tcPr>
            <w:tcW w:w="1630" w:type="pct"/>
            <w:noWrap/>
          </w:tcPr>
          <w:p w14:paraId="6F8E92D1" w14:textId="3A84F524" w:rsidR="006247E2" w:rsidRPr="00D10C8C" w:rsidRDefault="006247E2" w:rsidP="00283FDB">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D10C8C">
              <w:rPr>
                <w:rFonts w:eastAsia="Times New Roman" w:cs="Calibri"/>
                <w:color w:val="000000"/>
                <w:sz w:val="12"/>
                <w:szCs w:val="12"/>
                <w:lang w:eastAsia="es-ES"/>
              </w:rPr>
              <w:t>TheCat</w:t>
            </w:r>
            <w:r w:rsidR="007C4368" w:rsidRPr="00D10C8C">
              <w:rPr>
                <w:rFonts w:eastAsia="Times New Roman" w:cs="Calibri"/>
                <w:color w:val="000000"/>
                <w:sz w:val="12"/>
                <w:szCs w:val="12"/>
                <w:lang w:eastAsia="es-ES"/>
              </w:rPr>
              <w:t>54</w:t>
            </w:r>
          </w:p>
        </w:tc>
        <w:tc>
          <w:tcPr>
            <w:tcW w:w="1810" w:type="pct"/>
            <w:noWrap/>
          </w:tcPr>
          <w:p w14:paraId="4BA352D6" w14:textId="4B5CCA43" w:rsidR="006247E2" w:rsidRPr="00D10C8C" w:rsidRDefault="006247E2" w:rsidP="00283FDB">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D10C8C">
              <w:rPr>
                <w:rFonts w:eastAsia="Times New Roman" w:cs="Calibri"/>
                <w:color w:val="000000"/>
                <w:sz w:val="12"/>
                <w:szCs w:val="12"/>
                <w:lang w:eastAsia="es-ES"/>
              </w:rPr>
              <w:t>C</w:t>
            </w:r>
            <w:r w:rsidR="007C4368" w:rsidRPr="00D10C8C">
              <w:rPr>
                <w:rFonts w:eastAsia="Times New Roman" w:cs="Calibri"/>
                <w:color w:val="000000"/>
                <w:sz w:val="12"/>
                <w:szCs w:val="12"/>
                <w:lang w:eastAsia="es-ES"/>
              </w:rPr>
              <w:t>riticidad</w:t>
            </w:r>
          </w:p>
        </w:tc>
      </w:tr>
      <w:tr w:rsidR="006247E2" w:rsidRPr="00D10C8C" w14:paraId="4FC6EA86" w14:textId="77777777" w:rsidTr="00283FDB">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1560" w:type="pct"/>
            <w:noWrap/>
          </w:tcPr>
          <w:p w14:paraId="4BA2D536" w14:textId="56F9C6CF" w:rsidR="006247E2" w:rsidRPr="00D10C8C" w:rsidRDefault="007C4368" w:rsidP="00283FDB">
            <w:pPr>
              <w:spacing w:after="0" w:line="240" w:lineRule="auto"/>
              <w:jc w:val="left"/>
              <w:rPr>
                <w:rFonts w:eastAsia="Times New Roman" w:cs="Calibri"/>
                <w:b w:val="0"/>
                <w:bCs w:val="0"/>
                <w:color w:val="000000"/>
                <w:sz w:val="12"/>
                <w:szCs w:val="12"/>
                <w:lang w:eastAsia="es-ES"/>
              </w:rPr>
            </w:pPr>
            <w:r w:rsidRPr="00D10C8C">
              <w:rPr>
                <w:rFonts w:eastAsia="Times New Roman" w:cs="Calibri"/>
                <w:b w:val="0"/>
                <w:bCs w:val="0"/>
                <w:color w:val="000000"/>
                <w:sz w:val="12"/>
                <w:szCs w:val="12"/>
                <w:lang w:eastAsia="es-ES"/>
              </w:rPr>
              <w:t xml:space="preserve">Equipos de </w:t>
            </w:r>
            <w:proofErr w:type="spellStart"/>
            <w:r w:rsidRPr="00D10C8C">
              <w:rPr>
                <w:rFonts w:eastAsia="Times New Roman" w:cs="Calibri"/>
                <w:b w:val="0"/>
                <w:bCs w:val="0"/>
                <w:color w:val="000000"/>
                <w:sz w:val="12"/>
                <w:szCs w:val="12"/>
                <w:lang w:eastAsia="es-ES"/>
              </w:rPr>
              <w:t>Tramitacion</w:t>
            </w:r>
            <w:proofErr w:type="spellEnd"/>
          </w:p>
        </w:tc>
        <w:tc>
          <w:tcPr>
            <w:tcW w:w="1630" w:type="pct"/>
            <w:noWrap/>
          </w:tcPr>
          <w:p w14:paraId="40DA60FE" w14:textId="77BF270E" w:rsidR="006247E2" w:rsidRPr="00D10C8C" w:rsidRDefault="006247E2" w:rsidP="00283FD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D10C8C">
              <w:rPr>
                <w:rFonts w:eastAsia="Times New Roman" w:cs="Calibri"/>
                <w:color w:val="000000"/>
                <w:sz w:val="12"/>
                <w:szCs w:val="12"/>
                <w:lang w:eastAsia="es-ES"/>
              </w:rPr>
              <w:t>TheCat</w:t>
            </w:r>
            <w:r w:rsidR="007C4368" w:rsidRPr="00D10C8C">
              <w:rPr>
                <w:rFonts w:eastAsia="Times New Roman" w:cs="Calibri"/>
                <w:color w:val="000000"/>
                <w:sz w:val="12"/>
                <w:szCs w:val="12"/>
                <w:lang w:eastAsia="es-ES"/>
              </w:rPr>
              <w:t>10</w:t>
            </w:r>
          </w:p>
        </w:tc>
        <w:tc>
          <w:tcPr>
            <w:tcW w:w="1810" w:type="pct"/>
            <w:noWrap/>
          </w:tcPr>
          <w:p w14:paraId="14C7CB17" w14:textId="59D203A1" w:rsidR="006247E2" w:rsidRPr="00D10C8C" w:rsidRDefault="007C4368" w:rsidP="00283FD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roofErr w:type="spellStart"/>
            <w:r w:rsidRPr="00D10C8C">
              <w:rPr>
                <w:rFonts w:eastAsia="Times New Roman" w:cs="Calibri"/>
                <w:color w:val="000000"/>
                <w:sz w:val="12"/>
                <w:szCs w:val="12"/>
                <w:lang w:eastAsia="es-ES"/>
              </w:rPr>
              <w:t>Zona</w:t>
            </w:r>
            <w:r w:rsidR="006247E2" w:rsidRPr="00D10C8C">
              <w:rPr>
                <w:rFonts w:eastAsia="Times New Roman" w:cs="Calibri"/>
                <w:color w:val="000000"/>
                <w:sz w:val="12"/>
                <w:szCs w:val="12"/>
                <w:lang w:eastAsia="es-ES"/>
              </w:rPr>
              <w:t>_ID</w:t>
            </w:r>
            <w:proofErr w:type="spellEnd"/>
          </w:p>
        </w:tc>
      </w:tr>
      <w:tr w:rsidR="006247E2" w:rsidRPr="00D10C8C" w14:paraId="3CA6C3A3" w14:textId="77777777" w:rsidTr="00283FDB">
        <w:trPr>
          <w:trHeight w:val="170"/>
        </w:trPr>
        <w:tc>
          <w:tcPr>
            <w:cnfStyle w:val="001000000000" w:firstRow="0" w:lastRow="0" w:firstColumn="1" w:lastColumn="0" w:oddVBand="0" w:evenVBand="0" w:oddHBand="0" w:evenHBand="0" w:firstRowFirstColumn="0" w:firstRowLastColumn="0" w:lastRowFirstColumn="0" w:lastRowLastColumn="0"/>
            <w:tcW w:w="1560" w:type="pct"/>
            <w:noWrap/>
          </w:tcPr>
          <w:p w14:paraId="1D200739" w14:textId="731F3BCD" w:rsidR="006247E2" w:rsidRPr="00D10C8C" w:rsidRDefault="003A4941" w:rsidP="00283FDB">
            <w:pPr>
              <w:spacing w:after="0" w:line="240" w:lineRule="auto"/>
              <w:jc w:val="left"/>
              <w:rPr>
                <w:rFonts w:eastAsia="Times New Roman" w:cs="Calibri"/>
                <w:b w:val="0"/>
                <w:bCs w:val="0"/>
                <w:color w:val="000000"/>
                <w:sz w:val="12"/>
                <w:szCs w:val="12"/>
                <w:lang w:eastAsia="es-ES"/>
              </w:rPr>
            </w:pPr>
            <w:r w:rsidRPr="00D10C8C">
              <w:rPr>
                <w:rFonts w:eastAsia="Times New Roman" w:cs="Calibri"/>
                <w:b w:val="0"/>
                <w:bCs w:val="0"/>
                <w:color w:val="000000"/>
                <w:sz w:val="12"/>
                <w:szCs w:val="12"/>
                <w:lang w:eastAsia="es-ES"/>
              </w:rPr>
              <w:t xml:space="preserve">Estados de </w:t>
            </w:r>
            <w:proofErr w:type="spellStart"/>
            <w:r w:rsidRPr="00D10C8C">
              <w:rPr>
                <w:rFonts w:eastAsia="Times New Roman" w:cs="Calibri"/>
                <w:b w:val="0"/>
                <w:bCs w:val="0"/>
                <w:color w:val="000000"/>
                <w:sz w:val="12"/>
                <w:szCs w:val="12"/>
                <w:lang w:eastAsia="es-ES"/>
              </w:rPr>
              <w:t>Notificacion</w:t>
            </w:r>
            <w:proofErr w:type="spellEnd"/>
          </w:p>
        </w:tc>
        <w:tc>
          <w:tcPr>
            <w:tcW w:w="1630" w:type="pct"/>
            <w:noWrap/>
          </w:tcPr>
          <w:p w14:paraId="70C1E8CD" w14:textId="181BBF14" w:rsidR="006247E2" w:rsidRPr="00D10C8C" w:rsidRDefault="006247E2" w:rsidP="00283FDB">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D10C8C">
              <w:rPr>
                <w:rFonts w:eastAsia="Times New Roman" w:cs="Calibri"/>
                <w:color w:val="000000"/>
                <w:sz w:val="12"/>
                <w:szCs w:val="12"/>
                <w:lang w:eastAsia="es-ES"/>
              </w:rPr>
              <w:t>TheCat</w:t>
            </w:r>
            <w:r w:rsidR="003A4941" w:rsidRPr="00D10C8C">
              <w:rPr>
                <w:rFonts w:eastAsia="Times New Roman" w:cs="Calibri"/>
                <w:color w:val="000000"/>
                <w:sz w:val="12"/>
                <w:szCs w:val="12"/>
                <w:lang w:eastAsia="es-ES"/>
              </w:rPr>
              <w:t>11</w:t>
            </w:r>
          </w:p>
        </w:tc>
        <w:tc>
          <w:tcPr>
            <w:tcW w:w="1810" w:type="pct"/>
            <w:noWrap/>
          </w:tcPr>
          <w:p w14:paraId="5A0CEB2B" w14:textId="7175010D" w:rsidR="006247E2" w:rsidRPr="00D10C8C" w:rsidRDefault="003A4941" w:rsidP="00283FDB">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roofErr w:type="spellStart"/>
            <w:r w:rsidRPr="00D10C8C">
              <w:rPr>
                <w:rFonts w:eastAsia="Times New Roman" w:cs="Calibri"/>
                <w:color w:val="000000"/>
                <w:sz w:val="12"/>
                <w:szCs w:val="12"/>
                <w:lang w:eastAsia="es-ES"/>
              </w:rPr>
              <w:t>Estado</w:t>
            </w:r>
            <w:r w:rsidR="006247E2" w:rsidRPr="00D10C8C">
              <w:rPr>
                <w:rFonts w:eastAsia="Times New Roman" w:cs="Calibri"/>
                <w:color w:val="000000"/>
                <w:sz w:val="12"/>
                <w:szCs w:val="12"/>
                <w:lang w:eastAsia="es-ES"/>
              </w:rPr>
              <w:t>_ID</w:t>
            </w:r>
            <w:proofErr w:type="spellEnd"/>
          </w:p>
        </w:tc>
      </w:tr>
      <w:tr w:rsidR="006247E2" w:rsidRPr="00D10C8C" w14:paraId="7FD59F03" w14:textId="77777777" w:rsidTr="00283FDB">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1560" w:type="pct"/>
            <w:noWrap/>
          </w:tcPr>
          <w:p w14:paraId="64AC1715" w14:textId="7A51F9E0" w:rsidR="006247E2" w:rsidRPr="00D10C8C" w:rsidRDefault="003A4941" w:rsidP="00283FDB">
            <w:pPr>
              <w:spacing w:after="0" w:line="240" w:lineRule="auto"/>
              <w:jc w:val="left"/>
              <w:rPr>
                <w:rFonts w:eastAsia="Times New Roman" w:cs="Calibri"/>
                <w:b w:val="0"/>
                <w:bCs w:val="0"/>
                <w:color w:val="000000"/>
                <w:sz w:val="12"/>
                <w:szCs w:val="12"/>
                <w:lang w:eastAsia="es-ES"/>
              </w:rPr>
            </w:pPr>
            <w:r w:rsidRPr="00D10C8C">
              <w:rPr>
                <w:rFonts w:eastAsia="Times New Roman" w:cs="Calibri"/>
                <w:b w:val="0"/>
                <w:bCs w:val="0"/>
                <w:color w:val="000000"/>
                <w:sz w:val="12"/>
                <w:szCs w:val="12"/>
                <w:lang w:eastAsia="es-ES"/>
              </w:rPr>
              <w:t>Sociedades</w:t>
            </w:r>
          </w:p>
        </w:tc>
        <w:tc>
          <w:tcPr>
            <w:tcW w:w="1630" w:type="pct"/>
            <w:noWrap/>
          </w:tcPr>
          <w:p w14:paraId="38FE7CC9" w14:textId="783E2EB3" w:rsidR="006247E2" w:rsidRPr="00D10C8C" w:rsidRDefault="006247E2" w:rsidP="00283FDB">
            <w:pPr>
              <w:tabs>
                <w:tab w:val="left" w:pos="1359"/>
              </w:tabs>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D10C8C">
              <w:rPr>
                <w:rFonts w:eastAsia="Times New Roman" w:cs="Calibri"/>
                <w:color w:val="000000"/>
                <w:sz w:val="12"/>
                <w:szCs w:val="12"/>
                <w:lang w:eastAsia="es-ES"/>
              </w:rPr>
              <w:t>TheCat</w:t>
            </w:r>
            <w:r w:rsidR="003A4941" w:rsidRPr="00D10C8C">
              <w:rPr>
                <w:rFonts w:eastAsia="Times New Roman" w:cs="Calibri"/>
                <w:color w:val="000000"/>
                <w:sz w:val="12"/>
                <w:szCs w:val="12"/>
                <w:lang w:eastAsia="es-ES"/>
              </w:rPr>
              <w:t>14</w:t>
            </w:r>
          </w:p>
        </w:tc>
        <w:tc>
          <w:tcPr>
            <w:tcW w:w="1810" w:type="pct"/>
            <w:noWrap/>
          </w:tcPr>
          <w:p w14:paraId="1606040A" w14:textId="1FDCAACD" w:rsidR="006247E2" w:rsidRPr="00D10C8C" w:rsidRDefault="003A4941" w:rsidP="00283FD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D10C8C">
              <w:rPr>
                <w:rFonts w:eastAsia="Times New Roman" w:cs="Calibri"/>
                <w:color w:val="000000"/>
                <w:sz w:val="12"/>
                <w:szCs w:val="12"/>
                <w:lang w:eastAsia="es-ES"/>
              </w:rPr>
              <w:t>CIF</w:t>
            </w:r>
          </w:p>
        </w:tc>
      </w:tr>
      <w:tr w:rsidR="003A4941" w:rsidRPr="00D10C8C" w14:paraId="608AF2A5" w14:textId="77777777" w:rsidTr="00283FDB">
        <w:trPr>
          <w:trHeight w:val="170"/>
        </w:trPr>
        <w:tc>
          <w:tcPr>
            <w:cnfStyle w:val="001000000000" w:firstRow="0" w:lastRow="0" w:firstColumn="1" w:lastColumn="0" w:oddVBand="0" w:evenVBand="0" w:oddHBand="0" w:evenHBand="0" w:firstRowFirstColumn="0" w:firstRowLastColumn="0" w:lastRowFirstColumn="0" w:lastRowLastColumn="0"/>
            <w:tcW w:w="1560" w:type="pct"/>
            <w:noWrap/>
          </w:tcPr>
          <w:p w14:paraId="63A7FF4D" w14:textId="35B5EDAE" w:rsidR="003A4941" w:rsidRPr="00D10C8C" w:rsidRDefault="00F50833" w:rsidP="00283FDB">
            <w:pPr>
              <w:spacing w:after="0" w:line="240" w:lineRule="auto"/>
              <w:jc w:val="left"/>
              <w:rPr>
                <w:rFonts w:eastAsia="Times New Roman" w:cs="Calibri"/>
                <w:b w:val="0"/>
                <w:bCs w:val="0"/>
                <w:color w:val="000000"/>
                <w:sz w:val="12"/>
                <w:szCs w:val="12"/>
                <w:lang w:eastAsia="es-ES"/>
              </w:rPr>
            </w:pPr>
            <w:r w:rsidRPr="00D10C8C">
              <w:rPr>
                <w:rFonts w:eastAsia="Times New Roman" w:cs="Calibri"/>
                <w:b w:val="0"/>
                <w:bCs w:val="0"/>
                <w:color w:val="000000"/>
                <w:sz w:val="12"/>
                <w:szCs w:val="12"/>
                <w:lang w:eastAsia="es-ES"/>
              </w:rPr>
              <w:t xml:space="preserve">Tipos </w:t>
            </w:r>
            <w:proofErr w:type="spellStart"/>
            <w:r w:rsidRPr="00D10C8C">
              <w:rPr>
                <w:rFonts w:eastAsia="Times New Roman" w:cs="Calibri"/>
                <w:b w:val="0"/>
                <w:bCs w:val="0"/>
                <w:color w:val="000000"/>
                <w:sz w:val="12"/>
                <w:szCs w:val="12"/>
                <w:lang w:eastAsia="es-ES"/>
              </w:rPr>
              <w:t>Notificacion</w:t>
            </w:r>
            <w:proofErr w:type="spellEnd"/>
          </w:p>
        </w:tc>
        <w:tc>
          <w:tcPr>
            <w:tcW w:w="1630" w:type="pct"/>
            <w:noWrap/>
          </w:tcPr>
          <w:p w14:paraId="3EFA1593" w14:textId="12568322" w:rsidR="003A4941" w:rsidRPr="00D10C8C" w:rsidRDefault="00F50833" w:rsidP="00283FDB">
            <w:pPr>
              <w:tabs>
                <w:tab w:val="left" w:pos="1359"/>
              </w:tabs>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D10C8C">
              <w:rPr>
                <w:rFonts w:eastAsia="Times New Roman" w:cs="Calibri"/>
                <w:color w:val="000000"/>
                <w:sz w:val="12"/>
                <w:szCs w:val="12"/>
                <w:lang w:eastAsia="es-ES"/>
              </w:rPr>
              <w:t>TheCat9</w:t>
            </w:r>
          </w:p>
        </w:tc>
        <w:tc>
          <w:tcPr>
            <w:tcW w:w="1810" w:type="pct"/>
            <w:noWrap/>
          </w:tcPr>
          <w:p w14:paraId="1B1A71C2" w14:textId="3AAC4439" w:rsidR="003A4941" w:rsidRPr="00D10C8C" w:rsidRDefault="00F50833" w:rsidP="00283FDB">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roofErr w:type="spellStart"/>
            <w:r w:rsidRPr="00D10C8C">
              <w:rPr>
                <w:rFonts w:eastAsia="Times New Roman" w:cs="Calibri"/>
                <w:color w:val="000000"/>
                <w:sz w:val="12"/>
                <w:szCs w:val="12"/>
                <w:lang w:eastAsia="es-ES"/>
              </w:rPr>
              <w:t>TipoNotificacion_ID</w:t>
            </w:r>
            <w:proofErr w:type="spellEnd"/>
          </w:p>
        </w:tc>
      </w:tr>
      <w:tr w:rsidR="00F50833" w:rsidRPr="00D10C8C" w14:paraId="03E46099" w14:textId="77777777" w:rsidTr="00283FDB">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1560" w:type="pct"/>
            <w:noWrap/>
          </w:tcPr>
          <w:p w14:paraId="5A8F54FA" w14:textId="0595952A" w:rsidR="00F50833" w:rsidRPr="00D10C8C" w:rsidRDefault="00FA67BD" w:rsidP="00283FDB">
            <w:pPr>
              <w:spacing w:after="0" w:line="240" w:lineRule="auto"/>
              <w:jc w:val="left"/>
              <w:rPr>
                <w:rFonts w:eastAsia="Times New Roman" w:cs="Calibri"/>
                <w:b w:val="0"/>
                <w:bCs w:val="0"/>
                <w:color w:val="000000"/>
                <w:sz w:val="12"/>
                <w:szCs w:val="12"/>
                <w:lang w:eastAsia="es-ES"/>
              </w:rPr>
            </w:pPr>
            <w:r w:rsidRPr="00D10C8C">
              <w:rPr>
                <w:rFonts w:eastAsia="Times New Roman" w:cs="Calibri"/>
                <w:b w:val="0"/>
                <w:bCs w:val="0"/>
                <w:color w:val="000000"/>
                <w:sz w:val="12"/>
                <w:szCs w:val="12"/>
                <w:lang w:eastAsia="es-ES"/>
              </w:rPr>
              <w:t>Usuarios</w:t>
            </w:r>
          </w:p>
        </w:tc>
        <w:tc>
          <w:tcPr>
            <w:tcW w:w="1630" w:type="pct"/>
            <w:noWrap/>
          </w:tcPr>
          <w:p w14:paraId="47BBED50" w14:textId="35E73FEF" w:rsidR="00F50833" w:rsidRPr="00D10C8C" w:rsidRDefault="00FA67BD" w:rsidP="00283FDB">
            <w:pPr>
              <w:tabs>
                <w:tab w:val="left" w:pos="1359"/>
              </w:tabs>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D10C8C">
              <w:rPr>
                <w:rFonts w:eastAsia="Times New Roman" w:cs="Calibri"/>
                <w:color w:val="000000"/>
                <w:sz w:val="12"/>
                <w:szCs w:val="12"/>
                <w:lang w:eastAsia="es-ES"/>
              </w:rPr>
              <w:t>TheCat8</w:t>
            </w:r>
          </w:p>
        </w:tc>
        <w:tc>
          <w:tcPr>
            <w:tcW w:w="1810" w:type="pct"/>
            <w:noWrap/>
          </w:tcPr>
          <w:p w14:paraId="0F8BDE85" w14:textId="52C30165" w:rsidR="00F50833" w:rsidRPr="00D10C8C" w:rsidRDefault="00FA67BD" w:rsidP="00283FD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proofErr w:type="spellStart"/>
            <w:r w:rsidRPr="00D10C8C">
              <w:rPr>
                <w:rFonts w:eastAsia="Times New Roman" w:cs="Calibri"/>
                <w:color w:val="000000"/>
                <w:sz w:val="12"/>
                <w:szCs w:val="12"/>
                <w:lang w:eastAsia="es-ES"/>
              </w:rPr>
              <w:t>Usaurio_ID</w:t>
            </w:r>
            <w:proofErr w:type="spellEnd"/>
          </w:p>
        </w:tc>
      </w:tr>
    </w:tbl>
    <w:p w14:paraId="41423CD0" w14:textId="77777777" w:rsidR="006247E2" w:rsidRPr="00D10C8C" w:rsidRDefault="006247E2" w:rsidP="006247E2"/>
    <w:p w14:paraId="2523C1D2" w14:textId="77777777" w:rsidR="006247E2" w:rsidRPr="00D10C8C" w:rsidRDefault="006247E2" w:rsidP="006247E2"/>
    <w:p w14:paraId="67CF48FD" w14:textId="77777777" w:rsidR="006247E2" w:rsidRPr="00D10C8C" w:rsidRDefault="006247E2" w:rsidP="006247E2">
      <w:pPr>
        <w:spacing w:after="200" w:line="276" w:lineRule="auto"/>
        <w:jc w:val="left"/>
      </w:pPr>
      <w:r w:rsidRPr="00D10C8C">
        <w:br w:type="page"/>
      </w:r>
    </w:p>
    <w:p w14:paraId="162FF87D" w14:textId="703559FE" w:rsidR="006247E2" w:rsidRPr="00D10C8C" w:rsidRDefault="006247E2" w:rsidP="00CA6497">
      <w:pPr>
        <w:pStyle w:val="Ttulo1"/>
      </w:pPr>
      <w:bookmarkStart w:id="77" w:name="_Toc188990057"/>
      <w:bookmarkStart w:id="78" w:name="_Toc188990867"/>
      <w:r w:rsidRPr="00D10C8C">
        <w:lastRenderedPageBreak/>
        <w:t xml:space="preserve">Registros de </w:t>
      </w:r>
      <w:r w:rsidR="007E5997" w:rsidRPr="00D10C8C">
        <w:t>operación</w:t>
      </w:r>
      <w:bookmarkEnd w:id="77"/>
      <w:bookmarkEnd w:id="78"/>
    </w:p>
    <w:p w14:paraId="4C0B88A2" w14:textId="1BC57760" w:rsidR="00901719" w:rsidRPr="00D10C8C" w:rsidRDefault="00901719" w:rsidP="00901719">
      <w:pPr>
        <w:pStyle w:val="Ttulo2"/>
      </w:pPr>
      <w:bookmarkStart w:id="79" w:name="_Toc188990058"/>
      <w:bookmarkStart w:id="80" w:name="_Toc188990868"/>
      <w:r w:rsidRPr="00D10C8C">
        <w:t>Categorías Documentales</w:t>
      </w:r>
      <w:bookmarkEnd w:id="79"/>
      <w:bookmarkEnd w:id="80"/>
    </w:p>
    <w:p w14:paraId="412D65FA" w14:textId="15A62C58" w:rsidR="005E06A2" w:rsidRPr="00D10C8C" w:rsidRDefault="005E06A2" w:rsidP="005E06A2">
      <w:r w:rsidRPr="00D10C8C">
        <w:t xml:space="preserve"> En este capítulo se definen las diferentes categorías documentales que son clave en el proyecto y que servirán como elementos de registro de las notificaciones y su distribución a las Zonas correspondientes.</w:t>
      </w:r>
    </w:p>
    <w:p w14:paraId="2931777D" w14:textId="1E3FDDFD" w:rsidR="005E06A2" w:rsidRPr="00D10C8C" w:rsidRDefault="005E06A2" w:rsidP="005E06A2">
      <w:r w:rsidRPr="00D10C8C">
        <w:t>En ellas se tramitarán las notificaciones y se almacenarán los documentos relativas a las mismas</w:t>
      </w:r>
    </w:p>
    <w:p w14:paraId="584E3AB1" w14:textId="1333F2AD" w:rsidR="00EE2465" w:rsidRPr="00D10C8C" w:rsidRDefault="00FA1851" w:rsidP="005E06A2">
      <w:r w:rsidRPr="00D10C8C">
        <w:rPr>
          <w:noProof/>
        </w:rPr>
        <w:drawing>
          <wp:anchor distT="0" distB="0" distL="114300" distR="114300" simplePos="0" relativeHeight="251658260" behindDoc="0" locked="0" layoutInCell="1" allowOverlap="1" wp14:anchorId="556C2971" wp14:editId="344F330A">
            <wp:simplePos x="0" y="0"/>
            <wp:positionH relativeFrom="margin">
              <wp:posOffset>960755</wp:posOffset>
            </wp:positionH>
            <wp:positionV relativeFrom="paragraph">
              <wp:posOffset>226060</wp:posOffset>
            </wp:positionV>
            <wp:extent cx="3400425" cy="2254250"/>
            <wp:effectExtent l="19050" t="19050" r="28575" b="12700"/>
            <wp:wrapTopAndBottom/>
            <wp:docPr id="851" name="Imagen 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 name="Imagen 851"/>
                    <pic:cNvPicPr/>
                  </pic:nvPicPr>
                  <pic:blipFill>
                    <a:blip r:embed="rId23">
                      <a:extLst>
                        <a:ext uri="{28A0092B-C50C-407E-A947-70E740481C1C}">
                          <a14:useLocalDpi xmlns:a14="http://schemas.microsoft.com/office/drawing/2010/main" val="0"/>
                        </a:ext>
                      </a:extLst>
                    </a:blip>
                    <a:stretch>
                      <a:fillRect/>
                    </a:stretch>
                  </pic:blipFill>
                  <pic:spPr>
                    <a:xfrm>
                      <a:off x="0" y="0"/>
                      <a:ext cx="3400425" cy="225425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EE2465" w:rsidRPr="00D10C8C">
        <w:t>:</w:t>
      </w:r>
    </w:p>
    <w:p w14:paraId="4C2E877E" w14:textId="01791754" w:rsidR="00EE2465" w:rsidRPr="00D10C8C" w:rsidRDefault="00EE2465" w:rsidP="00EE2465">
      <w:pPr>
        <w:pStyle w:val="PiedeFoto"/>
      </w:pPr>
      <w:bookmarkStart w:id="81" w:name="_Toc187188503"/>
      <w:r w:rsidRPr="00D10C8C">
        <w:t>Relación de categorías documentales</w:t>
      </w:r>
      <w:bookmarkEnd w:id="81"/>
    </w:p>
    <w:p w14:paraId="3010DBE5" w14:textId="6F420E90" w:rsidR="00EE2465" w:rsidRPr="00D10C8C" w:rsidRDefault="00EE2465" w:rsidP="00EE2465"/>
    <w:p w14:paraId="11D0A1FB" w14:textId="77777777" w:rsidR="00EE2465" w:rsidRPr="00D10C8C" w:rsidRDefault="00EE2465" w:rsidP="00EE2465">
      <w:r w:rsidRPr="00D10C8C">
        <w:t>Respecto a las categorías documentales establecidas para el proyecto:</w:t>
      </w:r>
    </w:p>
    <w:p w14:paraId="1435923C" w14:textId="55F582A3" w:rsidR="00013DB0" w:rsidRPr="00D10C8C" w:rsidRDefault="00013DB0" w:rsidP="00013DB0">
      <w:pPr>
        <w:pStyle w:val="Listas"/>
      </w:pPr>
      <w:r w:rsidRPr="00D10C8C">
        <w:t>La imagen anterior (fig.1</w:t>
      </w:r>
      <w:r w:rsidR="00E20288" w:rsidRPr="00D10C8C">
        <w:t>3</w:t>
      </w:r>
      <w:r w:rsidRPr="00D10C8C">
        <w:t>) solo presenta las categorías documentales establecidas inicialmente en el desarrollo de este proyecto.</w:t>
      </w:r>
    </w:p>
    <w:p w14:paraId="19BBBE41" w14:textId="3EC40F9F" w:rsidR="00EE2465" w:rsidRPr="00D10C8C" w:rsidRDefault="00EE2465" w:rsidP="00EE2465">
      <w:pPr>
        <w:pStyle w:val="Listas"/>
      </w:pPr>
      <w:r w:rsidRPr="00D10C8C">
        <w:t xml:space="preserve">Se ha establecido que tanto las tablas maestras (Master Data) como las referidas a la Documentación del proyecto son las presentadas a falta de determinar algunos campos relativos a la tabla “Activos” que incluirá la información de los activos a los que </w:t>
      </w:r>
      <w:r w:rsidR="00E20288" w:rsidRPr="00D10C8C">
        <w:t>s</w:t>
      </w:r>
      <w:r w:rsidRPr="00D10C8C">
        <w:t>e refieran las notificaciones referidas</w:t>
      </w:r>
    </w:p>
    <w:p w14:paraId="527E8CAB" w14:textId="77777777" w:rsidR="00EE2465" w:rsidRPr="00D10C8C" w:rsidRDefault="00EE2465" w:rsidP="00EE2465">
      <w:pPr>
        <w:pStyle w:val="Listas"/>
      </w:pPr>
      <w:r w:rsidRPr="00D10C8C">
        <w:t>Las zonas de reparto (Categorías Documentales) están basadas en los equipos de gestión de cada una de ellas y en el momento de la redacción de este documento se encuentran pendientes de definir. En cuanto a títulos, contenido, etc.</w:t>
      </w:r>
    </w:p>
    <w:p w14:paraId="5BE759C8" w14:textId="78CBD555" w:rsidR="00EE2465" w:rsidRPr="00D10C8C" w:rsidRDefault="00EE2465" w:rsidP="00EE2465">
      <w:pPr>
        <w:pStyle w:val="Listas"/>
      </w:pPr>
      <w:r w:rsidRPr="00D10C8C">
        <w:t>Se ha establecido que para la primera fase del proyecto se configurará un máximo de</w:t>
      </w:r>
      <w:r w:rsidR="007E5997">
        <w:t xml:space="preserve"> XX</w:t>
      </w:r>
      <w:r w:rsidRPr="00D10C8C">
        <w:t xml:space="preserve"> categorías documentales.</w:t>
      </w:r>
    </w:p>
    <w:p w14:paraId="7E4DE45C" w14:textId="77777777" w:rsidR="006247E2" w:rsidRPr="00D10C8C" w:rsidRDefault="006247E2" w:rsidP="006247E2">
      <w:pPr>
        <w:pStyle w:val="PiedeFoto"/>
        <w:numPr>
          <w:ilvl w:val="0"/>
          <w:numId w:val="0"/>
        </w:numPr>
        <w:ind w:left="720"/>
        <w:jc w:val="both"/>
      </w:pPr>
    </w:p>
    <w:p w14:paraId="0D3EA75E" w14:textId="4A26FC64" w:rsidR="00631AEE" w:rsidRPr="00D10C8C" w:rsidRDefault="00631AEE">
      <w:pPr>
        <w:spacing w:after="160" w:line="259" w:lineRule="auto"/>
        <w:jc w:val="left"/>
        <w:rPr>
          <w:rFonts w:asciiTheme="majorHAnsi" w:eastAsia="Arial" w:hAnsiTheme="majorHAnsi" w:cstheme="majorBidi"/>
          <w:b/>
          <w:bCs/>
          <w:i/>
          <w:color w:val="7F7F7F" w:themeColor="text1" w:themeTint="80"/>
          <w:sz w:val="12"/>
          <w:szCs w:val="16"/>
        </w:rPr>
      </w:pPr>
      <w:r w:rsidRPr="00D10C8C">
        <w:rPr>
          <w:rFonts w:asciiTheme="majorHAnsi" w:eastAsia="Arial" w:hAnsiTheme="majorHAnsi" w:cstheme="majorBidi"/>
          <w:b/>
          <w:bCs/>
        </w:rPr>
        <w:br w:type="page"/>
      </w:r>
    </w:p>
    <w:p w14:paraId="0692B1B0" w14:textId="6A9358C8" w:rsidR="00631AEE" w:rsidRPr="00D10C8C" w:rsidRDefault="00631AEE" w:rsidP="009D131B">
      <w:pPr>
        <w:pStyle w:val="Ttulo2"/>
      </w:pPr>
      <w:bookmarkStart w:id="82" w:name="_Toc172828525"/>
      <w:bookmarkStart w:id="83" w:name="_Toc188990059"/>
      <w:bookmarkStart w:id="84" w:name="_Toc188990869"/>
      <w:r w:rsidRPr="00D10C8C">
        <w:lastRenderedPageBreak/>
        <w:t>Categoría “Notificaciones (Dispatching Room)”</w:t>
      </w:r>
      <w:bookmarkEnd w:id="82"/>
      <w:bookmarkEnd w:id="83"/>
      <w:bookmarkEnd w:id="84"/>
    </w:p>
    <w:p w14:paraId="44B76822" w14:textId="0B59CED8" w:rsidR="00631AEE" w:rsidRPr="00D10C8C" w:rsidRDefault="00631AEE" w:rsidP="00631AEE">
      <w:r w:rsidRPr="00D10C8C">
        <w:t>Esta categoría documental será la encargada de recibir todas las nuevas notificaciones que pueden ser cargadas en ella por diferentes métodos:</w:t>
      </w:r>
    </w:p>
    <w:p w14:paraId="4B22A6DC" w14:textId="4BAC8293" w:rsidR="00631AEE" w:rsidRPr="00D10C8C" w:rsidRDefault="00631AEE" w:rsidP="00631AEE">
      <w:pPr>
        <w:pStyle w:val="Listas"/>
      </w:pPr>
      <w:r w:rsidRPr="00D10C8C">
        <w:t>Digitalización directa</w:t>
      </w:r>
    </w:p>
    <w:p w14:paraId="0B681CD8" w14:textId="02ECAA17" w:rsidR="00631AEE" w:rsidRPr="00D10C8C" w:rsidRDefault="00631AEE" w:rsidP="00631AEE">
      <w:pPr>
        <w:pStyle w:val="Listas"/>
      </w:pPr>
      <w:r w:rsidRPr="00D10C8C">
        <w:t>Archivado manual</w:t>
      </w:r>
    </w:p>
    <w:p w14:paraId="3427328E" w14:textId="68ED6E03" w:rsidR="00631AEE" w:rsidRPr="00D10C8C" w:rsidRDefault="00631AEE" w:rsidP="00631AEE">
      <w:pPr>
        <w:pStyle w:val="Listas"/>
      </w:pPr>
      <w:r w:rsidRPr="00D10C8C">
        <w:t>Incorporación de documentos mediante buzones de correo vigilados o carpetas calientes</w:t>
      </w:r>
    </w:p>
    <w:p w14:paraId="5ECB523E" w14:textId="70C80D43" w:rsidR="00631AEE" w:rsidRPr="00D10C8C" w:rsidRDefault="00631AEE" w:rsidP="00631AEE">
      <w:pPr>
        <w:pStyle w:val="Listas"/>
      </w:pPr>
      <w:r w:rsidRPr="00D10C8C">
        <w:t>Integración con aplicativos IvNeos mediante conectores específicos</w:t>
      </w:r>
    </w:p>
    <w:p w14:paraId="391EFA80" w14:textId="04D7BF94" w:rsidR="00631AEE" w:rsidRPr="00D10C8C" w:rsidRDefault="00631AEE" w:rsidP="00631AEE">
      <w:pPr>
        <w:pStyle w:val="Listas"/>
      </w:pPr>
      <w:r w:rsidRPr="00D10C8C">
        <w:t>Integración con Dispositivos móviles mediante aplicación Therefore™ GO</w:t>
      </w:r>
    </w:p>
    <w:p w14:paraId="760A5F2E" w14:textId="20E83A9C" w:rsidR="00631AEE" w:rsidRPr="00D10C8C" w:rsidRDefault="006A4035" w:rsidP="00631AEE">
      <w:pPr>
        <w:pStyle w:val="Listas"/>
      </w:pPr>
      <w:r w:rsidRPr="00D10C8C">
        <w:rPr>
          <w:noProof/>
        </w:rPr>
        <w:drawing>
          <wp:anchor distT="0" distB="0" distL="114300" distR="114300" simplePos="0" relativeHeight="251658266" behindDoc="0" locked="0" layoutInCell="1" allowOverlap="1" wp14:anchorId="32610327" wp14:editId="756A9F75">
            <wp:simplePos x="0" y="0"/>
            <wp:positionH relativeFrom="column">
              <wp:posOffset>17780</wp:posOffset>
            </wp:positionH>
            <wp:positionV relativeFrom="paragraph">
              <wp:posOffset>276860</wp:posOffset>
            </wp:positionV>
            <wp:extent cx="4160520" cy="2575560"/>
            <wp:effectExtent l="19050" t="19050" r="11430" b="15240"/>
            <wp:wrapTopAndBottom/>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160520" cy="2575560"/>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r w:rsidR="00631AEE" w:rsidRPr="00D10C8C">
        <w:t>Etc.</w:t>
      </w:r>
      <w:r w:rsidR="00C62486" w:rsidRPr="00D10C8C">
        <w:rPr>
          <w:noProof/>
        </w:rPr>
        <mc:AlternateContent>
          <mc:Choice Requires="wps">
            <w:drawing>
              <wp:anchor distT="0" distB="0" distL="114300" distR="114300" simplePos="0" relativeHeight="251658265" behindDoc="0" locked="0" layoutInCell="1" allowOverlap="1" wp14:anchorId="1CAFA55F" wp14:editId="679050CE">
                <wp:simplePos x="0" y="0"/>
                <wp:positionH relativeFrom="margin">
                  <wp:posOffset>4281574</wp:posOffset>
                </wp:positionH>
                <wp:positionV relativeFrom="paragraph">
                  <wp:posOffset>356169</wp:posOffset>
                </wp:positionV>
                <wp:extent cx="1598740" cy="2323432"/>
                <wp:effectExtent l="0" t="0" r="1905" b="1270"/>
                <wp:wrapNone/>
                <wp:docPr id="984451173"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8740" cy="2323432"/>
                        </a:xfrm>
                        <a:prstGeom prst="rect">
                          <a:avLst/>
                        </a:prstGeom>
                        <a:solidFill>
                          <a:srgbClr val="FFFFCC"/>
                        </a:solidFill>
                        <a:ln w="6350">
                          <a:noFill/>
                        </a:ln>
                      </wps:spPr>
                      <wps:txbx>
                        <w:txbxContent>
                          <w:p w14:paraId="1967E569" w14:textId="77777777" w:rsidR="00631AEE" w:rsidRPr="00C62486" w:rsidRDefault="00631AEE" w:rsidP="007F2FA6">
                            <w:pPr>
                              <w:pStyle w:val="Prrafodelista"/>
                              <w:numPr>
                                <w:ilvl w:val="0"/>
                                <w:numId w:val="12"/>
                              </w:numPr>
                              <w:spacing w:line="240" w:lineRule="auto"/>
                              <w:ind w:left="284" w:hanging="284"/>
                              <w:jc w:val="left"/>
                              <w:rPr>
                                <w:rFonts w:ascii="Montserrat" w:hAnsi="Montserrat"/>
                                <w:sz w:val="10"/>
                                <w:szCs w:val="16"/>
                              </w:rPr>
                            </w:pPr>
                            <w:r w:rsidRPr="00C62486">
                              <w:rPr>
                                <w:rFonts w:ascii="Montserrat" w:hAnsi="Montserrat"/>
                                <w:sz w:val="10"/>
                                <w:szCs w:val="16"/>
                              </w:rPr>
                              <w:t>Datos relativos a la notificación oficial. Los campos empresa y CIF proceden de la tabla maestra “Sociedades”</w:t>
                            </w:r>
                          </w:p>
                          <w:p w14:paraId="41D8B3F4" w14:textId="77777777" w:rsidR="00631AEE" w:rsidRPr="00C62486" w:rsidRDefault="00631AEE" w:rsidP="00631AEE">
                            <w:pPr>
                              <w:pStyle w:val="Prrafodelista"/>
                              <w:spacing w:line="240" w:lineRule="auto"/>
                              <w:ind w:left="284"/>
                              <w:jc w:val="left"/>
                              <w:rPr>
                                <w:rFonts w:ascii="Montserrat" w:hAnsi="Montserrat"/>
                                <w:sz w:val="10"/>
                                <w:szCs w:val="16"/>
                              </w:rPr>
                            </w:pPr>
                          </w:p>
                          <w:p w14:paraId="317C6412" w14:textId="77777777" w:rsidR="00631AEE" w:rsidRPr="00C62486" w:rsidRDefault="00631AEE" w:rsidP="007F2FA6">
                            <w:pPr>
                              <w:pStyle w:val="Prrafodelista"/>
                              <w:numPr>
                                <w:ilvl w:val="0"/>
                                <w:numId w:val="12"/>
                              </w:numPr>
                              <w:spacing w:line="240" w:lineRule="auto"/>
                              <w:ind w:left="284" w:hanging="284"/>
                              <w:jc w:val="left"/>
                              <w:rPr>
                                <w:rFonts w:ascii="Montserrat" w:hAnsi="Montserrat"/>
                                <w:sz w:val="10"/>
                                <w:szCs w:val="16"/>
                              </w:rPr>
                            </w:pPr>
                            <w:r w:rsidRPr="00C62486">
                              <w:rPr>
                                <w:rFonts w:ascii="Montserrat" w:hAnsi="Montserrat"/>
                                <w:sz w:val="10"/>
                                <w:szCs w:val="16"/>
                              </w:rPr>
                              <w:t>Datos relativos al tipo de notificación. Los datos asociados proceden de la tabla maestra “Tipos de Notificación”</w:t>
                            </w:r>
                          </w:p>
                          <w:p w14:paraId="0C17C482" w14:textId="77777777" w:rsidR="00631AEE" w:rsidRPr="00C62486" w:rsidRDefault="00631AEE" w:rsidP="00631AEE">
                            <w:pPr>
                              <w:pStyle w:val="Prrafodelista"/>
                              <w:spacing w:line="240" w:lineRule="auto"/>
                              <w:ind w:left="284"/>
                              <w:jc w:val="left"/>
                              <w:rPr>
                                <w:rFonts w:ascii="Montserrat" w:hAnsi="Montserrat"/>
                                <w:sz w:val="10"/>
                                <w:szCs w:val="16"/>
                              </w:rPr>
                            </w:pPr>
                          </w:p>
                          <w:p w14:paraId="06DA6B06" w14:textId="023EAC96" w:rsidR="00631AEE" w:rsidRPr="00C62486" w:rsidRDefault="00631AEE" w:rsidP="007F2FA6">
                            <w:pPr>
                              <w:pStyle w:val="Prrafodelista"/>
                              <w:numPr>
                                <w:ilvl w:val="0"/>
                                <w:numId w:val="12"/>
                              </w:numPr>
                              <w:spacing w:line="240" w:lineRule="auto"/>
                              <w:ind w:left="284" w:hanging="284"/>
                              <w:jc w:val="left"/>
                              <w:rPr>
                                <w:rFonts w:ascii="Montserrat" w:hAnsi="Montserrat"/>
                                <w:sz w:val="10"/>
                                <w:szCs w:val="16"/>
                              </w:rPr>
                            </w:pPr>
                            <w:r w:rsidRPr="00C62486">
                              <w:rPr>
                                <w:rFonts w:ascii="Montserrat" w:hAnsi="Montserrat"/>
                                <w:sz w:val="10"/>
                                <w:szCs w:val="16"/>
                              </w:rPr>
                              <w:t>Datos identificativos de</w:t>
                            </w:r>
                            <w:r w:rsidR="001E7447" w:rsidRPr="00C62486">
                              <w:rPr>
                                <w:rFonts w:ascii="Montserrat" w:hAnsi="Montserrat"/>
                                <w:sz w:val="10"/>
                                <w:szCs w:val="16"/>
                              </w:rPr>
                              <w:t>l equipo de tramitación asignado</w:t>
                            </w:r>
                            <w:r w:rsidRPr="00C62486">
                              <w:rPr>
                                <w:rFonts w:ascii="Montserrat" w:hAnsi="Montserrat"/>
                                <w:sz w:val="10"/>
                                <w:szCs w:val="16"/>
                              </w:rPr>
                              <w:t>. Todos los datos proceden de la tabla maestra “</w:t>
                            </w:r>
                            <w:r w:rsidR="001E7447" w:rsidRPr="00C62486">
                              <w:rPr>
                                <w:rFonts w:ascii="Montserrat" w:hAnsi="Montserrat"/>
                                <w:sz w:val="10"/>
                                <w:szCs w:val="16"/>
                              </w:rPr>
                              <w:t>Equipos de Tramitación</w:t>
                            </w:r>
                            <w:r w:rsidRPr="00C62486">
                              <w:rPr>
                                <w:rFonts w:ascii="Montserrat" w:hAnsi="Montserrat"/>
                                <w:sz w:val="10"/>
                                <w:szCs w:val="16"/>
                              </w:rPr>
                              <w:t xml:space="preserve">” </w:t>
                            </w:r>
                          </w:p>
                          <w:p w14:paraId="044876B6" w14:textId="77777777" w:rsidR="00631AEE" w:rsidRPr="00C62486" w:rsidRDefault="00631AEE" w:rsidP="00631AEE">
                            <w:pPr>
                              <w:pStyle w:val="Prrafodelista"/>
                              <w:spacing w:line="240" w:lineRule="auto"/>
                              <w:ind w:left="284"/>
                              <w:jc w:val="left"/>
                              <w:rPr>
                                <w:rFonts w:ascii="Montserrat" w:hAnsi="Montserrat"/>
                                <w:sz w:val="10"/>
                                <w:szCs w:val="16"/>
                              </w:rPr>
                            </w:pPr>
                          </w:p>
                          <w:p w14:paraId="6AFEDA10" w14:textId="77777777" w:rsidR="00631AEE" w:rsidRPr="00C62486" w:rsidRDefault="00631AEE" w:rsidP="007F2FA6">
                            <w:pPr>
                              <w:pStyle w:val="Prrafodelista"/>
                              <w:numPr>
                                <w:ilvl w:val="0"/>
                                <w:numId w:val="12"/>
                              </w:numPr>
                              <w:spacing w:line="240" w:lineRule="auto"/>
                              <w:ind w:left="284" w:hanging="284"/>
                              <w:jc w:val="left"/>
                              <w:rPr>
                                <w:rFonts w:ascii="Montserrat" w:hAnsi="Montserrat"/>
                                <w:sz w:val="10"/>
                                <w:szCs w:val="16"/>
                              </w:rPr>
                            </w:pPr>
                            <w:r w:rsidRPr="00C62486">
                              <w:rPr>
                                <w:rFonts w:ascii="Montserrat" w:hAnsi="Montserrat"/>
                                <w:sz w:val="10"/>
                                <w:szCs w:val="16"/>
                              </w:rPr>
                              <w:t>Registro de Trazabilidad de la notificación. Los datos de vencimiento, fechas máximas, etc. son calculados en función de las tablas maestras “Estados” y “Tipos de notificación”</w:t>
                            </w:r>
                          </w:p>
                          <w:p w14:paraId="41E86CC3" w14:textId="77777777" w:rsidR="00D93499" w:rsidRPr="00C62486" w:rsidRDefault="00D93499" w:rsidP="00D93499">
                            <w:pPr>
                              <w:pStyle w:val="Prrafodelista"/>
                              <w:rPr>
                                <w:rFonts w:ascii="Montserrat" w:hAnsi="Montserrat"/>
                                <w:sz w:val="10"/>
                                <w:szCs w:val="16"/>
                              </w:rPr>
                            </w:pPr>
                          </w:p>
                          <w:p w14:paraId="6336A1C2" w14:textId="5F908A99" w:rsidR="00D93499" w:rsidRPr="00C62486" w:rsidRDefault="00E57519" w:rsidP="007F2FA6">
                            <w:pPr>
                              <w:pStyle w:val="Prrafodelista"/>
                              <w:numPr>
                                <w:ilvl w:val="0"/>
                                <w:numId w:val="12"/>
                              </w:numPr>
                              <w:spacing w:line="240" w:lineRule="auto"/>
                              <w:ind w:left="284" w:hanging="284"/>
                              <w:jc w:val="left"/>
                              <w:rPr>
                                <w:rFonts w:ascii="Montserrat" w:hAnsi="Montserrat"/>
                                <w:sz w:val="10"/>
                                <w:szCs w:val="16"/>
                              </w:rPr>
                            </w:pPr>
                            <w:r w:rsidRPr="00C62486">
                              <w:rPr>
                                <w:rFonts w:ascii="Montserrat" w:hAnsi="Montserrat"/>
                                <w:sz w:val="10"/>
                                <w:szCs w:val="16"/>
                              </w:rPr>
                              <w:t>Datos relativos al Activo objeto de la notificación. Procedente de Maestro Activos</w:t>
                            </w:r>
                          </w:p>
                          <w:p w14:paraId="44C68166" w14:textId="77777777" w:rsidR="007707AB" w:rsidRPr="00C62486" w:rsidRDefault="007707AB" w:rsidP="007707AB">
                            <w:pPr>
                              <w:pStyle w:val="Prrafodelista"/>
                              <w:rPr>
                                <w:rFonts w:ascii="Montserrat" w:hAnsi="Montserrat"/>
                                <w:sz w:val="10"/>
                                <w:szCs w:val="16"/>
                              </w:rPr>
                            </w:pPr>
                          </w:p>
                          <w:p w14:paraId="1C6E0BC7" w14:textId="1CBAC434" w:rsidR="007707AB" w:rsidRPr="00C62486" w:rsidRDefault="007707AB" w:rsidP="007F2FA6">
                            <w:pPr>
                              <w:pStyle w:val="Prrafodelista"/>
                              <w:numPr>
                                <w:ilvl w:val="0"/>
                                <w:numId w:val="12"/>
                              </w:numPr>
                              <w:spacing w:line="240" w:lineRule="auto"/>
                              <w:ind w:left="284" w:hanging="284"/>
                              <w:jc w:val="left"/>
                              <w:rPr>
                                <w:rFonts w:ascii="Montserrat" w:hAnsi="Montserrat"/>
                                <w:sz w:val="10"/>
                                <w:szCs w:val="16"/>
                              </w:rPr>
                            </w:pPr>
                            <w:r w:rsidRPr="00C62486">
                              <w:rPr>
                                <w:rFonts w:ascii="Montserrat" w:hAnsi="Montserrat"/>
                                <w:sz w:val="10"/>
                                <w:szCs w:val="16"/>
                              </w:rPr>
                              <w:t>Otra información asociada, todavía por definir (Importes, recargos,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AFA55F" id="_x0000_s1035" type="#_x0000_t202" style="position:absolute;left:0;text-align:left;margin-left:337.15pt;margin-top:28.05pt;width:125.9pt;height:182.95pt;z-index:2516582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" fillcolor="#ffc" stroked="f" strokeweight=".5pt">
                <v:textbox>
                  <w:txbxContent>
                    <w:p w14:paraId="1967E569" w14:textId="77777777" w:rsidR="00631AEE" w:rsidRPr="00C62486" w:rsidRDefault="00631AEE" w:rsidP="007F2FA6">
                      <w:pPr>
                        <w:pStyle w:val="Prrafodelista"/>
                        <w:numPr>
                          <w:ilvl w:val="0"/>
                          <w:numId w:val="12"/>
                        </w:numPr>
                        <w:spacing w:line="240" w:lineRule="auto"/>
                        <w:ind w:left="284" w:hanging="284"/>
                        <w:jc w:val="left"/>
                        <w:rPr>
                          <w:rFonts w:ascii="Montserrat" w:hAnsi="Montserrat"/>
                          <w:sz w:val="10"/>
                          <w:szCs w:val="16"/>
                        </w:rPr>
                      </w:pPr>
                      <w:r w:rsidRPr="00C62486">
                        <w:rPr>
                          <w:rFonts w:ascii="Montserrat" w:hAnsi="Montserrat"/>
                          <w:sz w:val="10"/>
                          <w:szCs w:val="16"/>
                        </w:rPr>
                        <w:t>Datos relativos a la notificación oficial. Los campos empresa y CIF proceden de la tabla maestra “Sociedades”</w:t>
                      </w:r>
                    </w:p>
                    <w:p w14:paraId="41D8B3F4" w14:textId="77777777" w:rsidR="00631AEE" w:rsidRPr="00C62486" w:rsidRDefault="00631AEE" w:rsidP="00631AEE">
                      <w:pPr>
                        <w:pStyle w:val="Prrafodelista"/>
                        <w:spacing w:line="240" w:lineRule="auto"/>
                        <w:ind w:left="284"/>
                        <w:jc w:val="left"/>
                        <w:rPr>
                          <w:rFonts w:ascii="Montserrat" w:hAnsi="Montserrat"/>
                          <w:sz w:val="10"/>
                          <w:szCs w:val="16"/>
                        </w:rPr>
                      </w:pPr>
                    </w:p>
                    <w:p w14:paraId="317C6412" w14:textId="77777777" w:rsidR="00631AEE" w:rsidRPr="00C62486" w:rsidRDefault="00631AEE" w:rsidP="007F2FA6">
                      <w:pPr>
                        <w:pStyle w:val="Prrafodelista"/>
                        <w:numPr>
                          <w:ilvl w:val="0"/>
                          <w:numId w:val="12"/>
                        </w:numPr>
                        <w:spacing w:line="240" w:lineRule="auto"/>
                        <w:ind w:left="284" w:hanging="284"/>
                        <w:jc w:val="left"/>
                        <w:rPr>
                          <w:rFonts w:ascii="Montserrat" w:hAnsi="Montserrat"/>
                          <w:sz w:val="10"/>
                          <w:szCs w:val="16"/>
                        </w:rPr>
                      </w:pPr>
                      <w:r w:rsidRPr="00C62486">
                        <w:rPr>
                          <w:rFonts w:ascii="Montserrat" w:hAnsi="Montserrat"/>
                          <w:sz w:val="10"/>
                          <w:szCs w:val="16"/>
                        </w:rPr>
                        <w:t>Datos relativos al tipo de notificación. Los datos asociados proceden de la tabla maestra “Tipos de Notificación”</w:t>
                      </w:r>
                    </w:p>
                    <w:p w14:paraId="0C17C482" w14:textId="77777777" w:rsidR="00631AEE" w:rsidRPr="00C62486" w:rsidRDefault="00631AEE" w:rsidP="00631AEE">
                      <w:pPr>
                        <w:pStyle w:val="Prrafodelista"/>
                        <w:spacing w:line="240" w:lineRule="auto"/>
                        <w:ind w:left="284"/>
                        <w:jc w:val="left"/>
                        <w:rPr>
                          <w:rFonts w:ascii="Montserrat" w:hAnsi="Montserrat"/>
                          <w:sz w:val="10"/>
                          <w:szCs w:val="16"/>
                        </w:rPr>
                      </w:pPr>
                    </w:p>
                    <w:p w14:paraId="06DA6B06" w14:textId="023EAC96" w:rsidR="00631AEE" w:rsidRPr="00C62486" w:rsidRDefault="00631AEE" w:rsidP="007F2FA6">
                      <w:pPr>
                        <w:pStyle w:val="Prrafodelista"/>
                        <w:numPr>
                          <w:ilvl w:val="0"/>
                          <w:numId w:val="12"/>
                        </w:numPr>
                        <w:spacing w:line="240" w:lineRule="auto"/>
                        <w:ind w:left="284" w:hanging="284"/>
                        <w:jc w:val="left"/>
                        <w:rPr>
                          <w:rFonts w:ascii="Montserrat" w:hAnsi="Montserrat"/>
                          <w:sz w:val="10"/>
                          <w:szCs w:val="16"/>
                        </w:rPr>
                      </w:pPr>
                      <w:r w:rsidRPr="00C62486">
                        <w:rPr>
                          <w:rFonts w:ascii="Montserrat" w:hAnsi="Montserrat"/>
                          <w:sz w:val="10"/>
                          <w:szCs w:val="16"/>
                        </w:rPr>
                        <w:t>Datos identificativos de</w:t>
                      </w:r>
                      <w:r w:rsidR="001E7447" w:rsidRPr="00C62486">
                        <w:rPr>
                          <w:rFonts w:ascii="Montserrat" w:hAnsi="Montserrat"/>
                          <w:sz w:val="10"/>
                          <w:szCs w:val="16"/>
                        </w:rPr>
                        <w:t>l equipo de tramitación asignado</w:t>
                      </w:r>
                      <w:r w:rsidRPr="00C62486">
                        <w:rPr>
                          <w:rFonts w:ascii="Montserrat" w:hAnsi="Montserrat"/>
                          <w:sz w:val="10"/>
                          <w:szCs w:val="16"/>
                        </w:rPr>
                        <w:t>. Todos los datos proceden de la tabla maestra “</w:t>
                      </w:r>
                      <w:r w:rsidR="001E7447" w:rsidRPr="00C62486">
                        <w:rPr>
                          <w:rFonts w:ascii="Montserrat" w:hAnsi="Montserrat"/>
                          <w:sz w:val="10"/>
                          <w:szCs w:val="16"/>
                        </w:rPr>
                        <w:t>Equipos de Tramitación</w:t>
                      </w:r>
                      <w:r w:rsidRPr="00C62486">
                        <w:rPr>
                          <w:rFonts w:ascii="Montserrat" w:hAnsi="Montserrat"/>
                          <w:sz w:val="10"/>
                          <w:szCs w:val="16"/>
                        </w:rPr>
                        <w:t xml:space="preserve">” </w:t>
                      </w:r>
                    </w:p>
                    <w:p w14:paraId="044876B6" w14:textId="77777777" w:rsidR="00631AEE" w:rsidRPr="00C62486" w:rsidRDefault="00631AEE" w:rsidP="00631AEE">
                      <w:pPr>
                        <w:pStyle w:val="Prrafodelista"/>
                        <w:spacing w:line="240" w:lineRule="auto"/>
                        <w:ind w:left="284"/>
                        <w:jc w:val="left"/>
                        <w:rPr>
                          <w:rFonts w:ascii="Montserrat" w:hAnsi="Montserrat"/>
                          <w:sz w:val="10"/>
                          <w:szCs w:val="16"/>
                        </w:rPr>
                      </w:pPr>
                    </w:p>
                    <w:p w14:paraId="6AFEDA10" w14:textId="77777777" w:rsidR="00631AEE" w:rsidRPr="00C62486" w:rsidRDefault="00631AEE" w:rsidP="007F2FA6">
                      <w:pPr>
                        <w:pStyle w:val="Prrafodelista"/>
                        <w:numPr>
                          <w:ilvl w:val="0"/>
                          <w:numId w:val="12"/>
                        </w:numPr>
                        <w:spacing w:line="240" w:lineRule="auto"/>
                        <w:ind w:left="284" w:hanging="284"/>
                        <w:jc w:val="left"/>
                        <w:rPr>
                          <w:rFonts w:ascii="Montserrat" w:hAnsi="Montserrat"/>
                          <w:sz w:val="10"/>
                          <w:szCs w:val="16"/>
                        </w:rPr>
                      </w:pPr>
                      <w:r w:rsidRPr="00C62486">
                        <w:rPr>
                          <w:rFonts w:ascii="Montserrat" w:hAnsi="Montserrat"/>
                          <w:sz w:val="10"/>
                          <w:szCs w:val="16"/>
                        </w:rPr>
                        <w:t>Registro de Trazabilidad de la notificación. Los datos de vencimiento, fechas máximas, etc. son calculados en función de las tablas maestras “Estados” y “Tipos de notificación”</w:t>
                      </w:r>
                    </w:p>
                    <w:p w14:paraId="41E86CC3" w14:textId="77777777" w:rsidR="00D93499" w:rsidRPr="00C62486" w:rsidRDefault="00D93499" w:rsidP="00D93499">
                      <w:pPr>
                        <w:pStyle w:val="Prrafodelista"/>
                        <w:rPr>
                          <w:rFonts w:ascii="Montserrat" w:hAnsi="Montserrat"/>
                          <w:sz w:val="10"/>
                          <w:szCs w:val="16"/>
                        </w:rPr>
                      </w:pPr>
                    </w:p>
                    <w:p w14:paraId="6336A1C2" w14:textId="5F908A99" w:rsidR="00D93499" w:rsidRPr="00C62486" w:rsidRDefault="00E57519" w:rsidP="007F2FA6">
                      <w:pPr>
                        <w:pStyle w:val="Prrafodelista"/>
                        <w:numPr>
                          <w:ilvl w:val="0"/>
                          <w:numId w:val="12"/>
                        </w:numPr>
                        <w:spacing w:line="240" w:lineRule="auto"/>
                        <w:ind w:left="284" w:hanging="284"/>
                        <w:jc w:val="left"/>
                        <w:rPr>
                          <w:rFonts w:ascii="Montserrat" w:hAnsi="Montserrat"/>
                          <w:sz w:val="10"/>
                          <w:szCs w:val="16"/>
                        </w:rPr>
                      </w:pPr>
                      <w:r w:rsidRPr="00C62486">
                        <w:rPr>
                          <w:rFonts w:ascii="Montserrat" w:hAnsi="Montserrat"/>
                          <w:sz w:val="10"/>
                          <w:szCs w:val="16"/>
                        </w:rPr>
                        <w:t>Datos relativos al Activo objeto de la notificación. Procedente de Maestro Activos</w:t>
                      </w:r>
                    </w:p>
                    <w:p w14:paraId="44C68166" w14:textId="77777777" w:rsidR="007707AB" w:rsidRPr="00C62486" w:rsidRDefault="007707AB" w:rsidP="007707AB">
                      <w:pPr>
                        <w:pStyle w:val="Prrafodelista"/>
                        <w:rPr>
                          <w:rFonts w:ascii="Montserrat" w:hAnsi="Montserrat"/>
                          <w:sz w:val="10"/>
                          <w:szCs w:val="16"/>
                        </w:rPr>
                      </w:pPr>
                    </w:p>
                    <w:p w14:paraId="1C6E0BC7" w14:textId="1CBAC434" w:rsidR="007707AB" w:rsidRPr="00C62486" w:rsidRDefault="007707AB" w:rsidP="007F2FA6">
                      <w:pPr>
                        <w:pStyle w:val="Prrafodelista"/>
                        <w:numPr>
                          <w:ilvl w:val="0"/>
                          <w:numId w:val="12"/>
                        </w:numPr>
                        <w:spacing w:line="240" w:lineRule="auto"/>
                        <w:ind w:left="284" w:hanging="284"/>
                        <w:jc w:val="left"/>
                        <w:rPr>
                          <w:rFonts w:ascii="Montserrat" w:hAnsi="Montserrat"/>
                          <w:sz w:val="10"/>
                          <w:szCs w:val="16"/>
                        </w:rPr>
                      </w:pPr>
                      <w:r w:rsidRPr="00C62486">
                        <w:rPr>
                          <w:rFonts w:ascii="Montserrat" w:hAnsi="Montserrat"/>
                          <w:sz w:val="10"/>
                          <w:szCs w:val="16"/>
                        </w:rPr>
                        <w:t>Otra información asociada, todavía por definir (Importes, recargos, etc.)</w:t>
                      </w:r>
                    </w:p>
                  </w:txbxContent>
                </v:textbox>
                <w10:wrap anchorx="margin"/>
              </v:shape>
            </w:pict>
          </mc:Fallback>
        </mc:AlternateContent>
      </w:r>
    </w:p>
    <w:p w14:paraId="18677D59" w14:textId="43DA9376" w:rsidR="00631AEE" w:rsidRPr="00D10C8C" w:rsidRDefault="00631AEE" w:rsidP="00C62486">
      <w:pPr>
        <w:pStyle w:val="PiedeFoto"/>
        <w:spacing w:line="240" w:lineRule="auto"/>
        <w:jc w:val="left"/>
        <w:rPr>
          <w:rFonts w:asciiTheme="majorHAnsi" w:eastAsia="Arial" w:hAnsiTheme="majorHAnsi" w:cstheme="majorBidi"/>
          <w:b/>
          <w:bCs/>
        </w:rPr>
      </w:pPr>
      <w:bookmarkStart w:id="85" w:name="_Toc172591890"/>
      <w:bookmarkStart w:id="86" w:name="_Toc187188504"/>
      <w:r w:rsidRPr="00D10C8C">
        <w:t>Categoría DISPATCHING ROOM</w:t>
      </w:r>
      <w:bookmarkEnd w:id="85"/>
      <w:bookmarkEnd w:id="86"/>
    </w:p>
    <w:p w14:paraId="320375AE" w14:textId="77777777" w:rsidR="006A4035" w:rsidRPr="00D10C8C" w:rsidRDefault="006A4035" w:rsidP="00631AEE"/>
    <w:p w14:paraId="28893272" w14:textId="05E80B3A" w:rsidR="00631AEE" w:rsidRPr="00D10C8C" w:rsidRDefault="00631AEE" w:rsidP="00631AEE">
      <w:r w:rsidRPr="00D10C8C">
        <w:t xml:space="preserve">Esta categoría será la receptora inicial de las notificaciones y sobre ella actuará el equipo encargado de la catalogación y distribución mediante tareas de flujo de trabajo asignadas dinámicamente. Tras la catalogación e indexación completa de la notificación el documento será trasladado a la categoría correspondiente de la </w:t>
      </w:r>
      <w:r w:rsidR="00E045B1" w:rsidRPr="00D10C8C">
        <w:t>Equipo de tramitación asignado</w:t>
      </w:r>
      <w:r w:rsidRPr="00D10C8C">
        <w:t>.</w:t>
      </w:r>
      <w:r w:rsidR="00432ECF" w:rsidRPr="00D10C8C">
        <w:t xml:space="preserve"> Con TODA la información asociada a la misma</w:t>
      </w:r>
      <w:r w:rsidR="00582CE9" w:rsidRPr="00D10C8C">
        <w:t>.</w:t>
      </w:r>
    </w:p>
    <w:p w14:paraId="1031C0A3" w14:textId="137E8B55" w:rsidR="00432ECF" w:rsidRPr="00D10C8C" w:rsidRDefault="00AD3A36" w:rsidP="009C3D68">
      <w:r w:rsidRPr="00D10C8C">
        <w:t xml:space="preserve">De las sesiones de </w:t>
      </w:r>
      <w:r w:rsidR="009C3D68" w:rsidRPr="00D10C8C">
        <w:t>consultoría</w:t>
      </w:r>
      <w:r w:rsidRPr="00D10C8C">
        <w:t xml:space="preserve"> y con los requerimientos </w:t>
      </w:r>
      <w:r w:rsidR="009C3D68" w:rsidRPr="00D10C8C">
        <w:t>planteados</w:t>
      </w:r>
      <w:r w:rsidRPr="00D10C8C">
        <w:t xml:space="preserve"> por </w:t>
      </w:r>
      <w:r w:rsidR="00506260">
        <w:t>&lt;&lt;COMPAÑIA&gt;&gt;</w:t>
      </w:r>
      <w:r w:rsidRPr="00D10C8C">
        <w:t xml:space="preserve"> se ha establecido una </w:t>
      </w:r>
      <w:r w:rsidR="009C3D68" w:rsidRPr="00D10C8C">
        <w:t xml:space="preserve">serie de reglas </w:t>
      </w:r>
      <w:r w:rsidR="00B34423" w:rsidRPr="00D10C8C">
        <w:t xml:space="preserve">específicas </w:t>
      </w:r>
      <w:r w:rsidR="009C3D68" w:rsidRPr="00D10C8C">
        <w:t xml:space="preserve">para la distribución de la documentación </w:t>
      </w:r>
      <w:r w:rsidR="00047B6F" w:rsidRPr="00D10C8C">
        <w:t>basadas en la información parametrizada los apartados de Tipo de Notificación,</w:t>
      </w:r>
      <w:r w:rsidR="00432ECF" w:rsidRPr="00D10C8C">
        <w:t xml:space="preserve"> Equipo de Tramitación e Información del activo</w:t>
      </w:r>
      <w:r w:rsidR="00582CE9" w:rsidRPr="00D10C8C">
        <w:t>.</w:t>
      </w:r>
    </w:p>
    <w:p w14:paraId="245E2DF1" w14:textId="77777777" w:rsidR="00582CE9" w:rsidRPr="00D10C8C" w:rsidRDefault="00432ECF" w:rsidP="009C3D68">
      <w:r w:rsidRPr="00D10C8C">
        <w:t>Descripción</w:t>
      </w:r>
      <w:r w:rsidR="00582CE9" w:rsidRPr="00D10C8C">
        <w:t xml:space="preserve"> de la funcionalidad planteada:</w:t>
      </w:r>
    </w:p>
    <w:p w14:paraId="05344F99" w14:textId="77777777" w:rsidR="004D56C6" w:rsidRPr="00D10C8C" w:rsidRDefault="00587916" w:rsidP="00582CE9">
      <w:pPr>
        <w:pStyle w:val="Listas"/>
      </w:pPr>
      <w:r w:rsidRPr="00D10C8C">
        <w:t>Si el Tipo de Notificación seleccionado tiene asignado un equipo de tramitación especifico</w:t>
      </w:r>
      <w:r w:rsidR="003713E1" w:rsidRPr="00D10C8C">
        <w:t xml:space="preserve">, este será el que determine el destino exacto de la documentación. Ignorando el valor seleccionado en el apartado “Equipos de Tramitación” </w:t>
      </w:r>
      <w:r w:rsidR="004D56C6" w:rsidRPr="00D10C8C">
        <w:t>y modificándose este dato en el traspaso de la información a la categoría documental de destino. (2)</w:t>
      </w:r>
    </w:p>
    <w:p w14:paraId="2CCE6F12" w14:textId="377AC4D9" w:rsidR="009C6CAF" w:rsidRPr="00D10C8C" w:rsidRDefault="004D56C6" w:rsidP="00582CE9">
      <w:pPr>
        <w:pStyle w:val="Listas"/>
      </w:pPr>
      <w:r w:rsidRPr="00D10C8C">
        <w:t>Si el</w:t>
      </w:r>
      <w:r w:rsidR="008D3456" w:rsidRPr="00D10C8C">
        <w:t xml:space="preserve"> </w:t>
      </w:r>
      <w:r w:rsidRPr="00D10C8C">
        <w:t xml:space="preserve">Tipo de </w:t>
      </w:r>
      <w:r w:rsidR="00DD7262" w:rsidRPr="00D10C8C">
        <w:t xml:space="preserve">Notificación NO tiene un equipo de tramitación especifico. Se trasladará la documentación a la </w:t>
      </w:r>
      <w:r w:rsidR="008D3456" w:rsidRPr="00D10C8C">
        <w:t>categoría</w:t>
      </w:r>
      <w:r w:rsidR="00DD7262" w:rsidRPr="00D10C8C">
        <w:t xml:space="preserve"> Documental asignada al Equipo de Tramitación (3)</w:t>
      </w:r>
      <w:r w:rsidR="009C6CAF" w:rsidRPr="00D10C8C">
        <w:t xml:space="preserve"> manteniéndose el resto de </w:t>
      </w:r>
      <w:r w:rsidR="009E2DDB" w:rsidRPr="00D10C8C">
        <w:t>los datos</w:t>
      </w:r>
      <w:r w:rsidR="009C6CAF" w:rsidRPr="00D10C8C">
        <w:t xml:space="preserve"> íntegros en el traslado al destino.</w:t>
      </w:r>
    </w:p>
    <w:p w14:paraId="03FE45A1" w14:textId="5BB24BF3" w:rsidR="00F04D38" w:rsidRPr="00D10C8C" w:rsidRDefault="009C6CAF" w:rsidP="00582CE9">
      <w:pPr>
        <w:pStyle w:val="Listas"/>
      </w:pPr>
      <w:r w:rsidRPr="00D10C8C">
        <w:t xml:space="preserve">Si existen Reglas </w:t>
      </w:r>
      <w:proofErr w:type="spellStart"/>
      <w:r w:rsidRPr="00D10C8C">
        <w:t>especificas</w:t>
      </w:r>
      <w:proofErr w:type="spellEnd"/>
      <w:r w:rsidRPr="00D10C8C">
        <w:t xml:space="preserve"> que </w:t>
      </w:r>
      <w:r w:rsidR="009E2DDB" w:rsidRPr="00D10C8C">
        <w:t>deriven de la tabla de Activos (5)</w:t>
      </w:r>
      <w:r w:rsidR="00E26047" w:rsidRPr="00D10C8C">
        <w:t>, estas serán tenidas en cuenta en el momento del tras</w:t>
      </w:r>
      <w:r w:rsidR="009E2DDB" w:rsidRPr="00D10C8C">
        <w:t>lado a categoría documental de destino</w:t>
      </w:r>
      <w:r w:rsidR="006E4499" w:rsidRPr="00D10C8C">
        <w:t>.</w:t>
      </w:r>
    </w:p>
    <w:p w14:paraId="6C056706" w14:textId="4936115E" w:rsidR="00FB7ADB" w:rsidRPr="00D10C8C" w:rsidRDefault="006E4499" w:rsidP="001F110F">
      <w:pPr>
        <w:pBdr>
          <w:top w:val="dotted" w:sz="4" w:space="1" w:color="auto"/>
          <w:left w:val="dotted" w:sz="4" w:space="4" w:color="auto"/>
          <w:bottom w:val="dotted" w:sz="4" w:space="1" w:color="auto"/>
          <w:right w:val="dotted" w:sz="4" w:space="4" w:color="auto"/>
        </w:pBdr>
        <w:shd w:val="clear" w:color="auto" w:fill="FFF2CC" w:themeFill="accent4" w:themeFillTint="33"/>
      </w:pPr>
      <w:r w:rsidRPr="00D10C8C">
        <w:t>Para la aplicación correcta de estas funcionalidades es imprescindible una correcta parametr</w:t>
      </w:r>
      <w:r w:rsidR="007E404D" w:rsidRPr="00D10C8C">
        <w:t xml:space="preserve">ización y comprensión de las Tablas Maestras. </w:t>
      </w:r>
      <w:r w:rsidR="00FE221B" w:rsidRPr="00D10C8C">
        <w:t>(P.</w:t>
      </w:r>
      <w:r w:rsidR="001F110F" w:rsidRPr="00D10C8C">
        <w:t>e</w:t>
      </w:r>
      <w:r w:rsidR="00FE221B" w:rsidRPr="00D10C8C">
        <w:t>j. Tipos documentales asociados</w:t>
      </w:r>
      <w:r w:rsidR="001F110F" w:rsidRPr="00D10C8C">
        <w:t xml:space="preserve"> a equipos de tramitación</w:t>
      </w:r>
      <w:r w:rsidR="00FE221B" w:rsidRPr="00D10C8C">
        <w:t>, Equipos de Tramitación por área, compañía o especialidad, etc.)</w:t>
      </w:r>
      <w:r w:rsidR="00FB7ADB" w:rsidRPr="00D10C8C">
        <w:br w:type="page"/>
      </w:r>
    </w:p>
    <w:bookmarkStart w:id="87" w:name="_Toc172828526"/>
    <w:p w14:paraId="1965A429" w14:textId="69B608AD" w:rsidR="00D90613" w:rsidRPr="00D10C8C" w:rsidRDefault="007C2246" w:rsidP="004D6457">
      <w:r w:rsidRPr="00D10C8C">
        <w:rPr>
          <w:noProof/>
        </w:rPr>
        <w:lastRenderedPageBreak/>
        <mc:AlternateContent>
          <mc:Choice Requires="wps">
            <w:drawing>
              <wp:anchor distT="0" distB="0" distL="114300" distR="114300" simplePos="0" relativeHeight="251658278" behindDoc="0" locked="0" layoutInCell="1" allowOverlap="1" wp14:anchorId="29B8C859" wp14:editId="724FF05A">
                <wp:simplePos x="0" y="0"/>
                <wp:positionH relativeFrom="margin">
                  <wp:posOffset>4282850</wp:posOffset>
                </wp:positionH>
                <wp:positionV relativeFrom="paragraph">
                  <wp:posOffset>1046811</wp:posOffset>
                </wp:positionV>
                <wp:extent cx="1290258" cy="1396844"/>
                <wp:effectExtent l="0" t="0" r="5715" b="0"/>
                <wp:wrapNone/>
                <wp:docPr id="1040672643"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0258" cy="1396844"/>
                        </a:xfrm>
                        <a:prstGeom prst="rect">
                          <a:avLst/>
                        </a:prstGeom>
                        <a:solidFill>
                          <a:srgbClr val="FFFFCC"/>
                        </a:solidFill>
                        <a:ln w="6350">
                          <a:noFill/>
                        </a:ln>
                      </wps:spPr>
                      <wps:txbx>
                        <w:txbxContent>
                          <w:p w14:paraId="3E21C4CC" w14:textId="3AD3DA06" w:rsidR="00A85752" w:rsidRPr="00755060" w:rsidRDefault="00CC7449" w:rsidP="007F2FA6">
                            <w:pPr>
                              <w:pStyle w:val="Prrafodelista"/>
                              <w:numPr>
                                <w:ilvl w:val="0"/>
                                <w:numId w:val="22"/>
                              </w:numPr>
                              <w:spacing w:line="240" w:lineRule="auto"/>
                              <w:ind w:left="360"/>
                              <w:jc w:val="left"/>
                              <w:rPr>
                                <w:sz w:val="10"/>
                                <w:szCs w:val="16"/>
                              </w:rPr>
                            </w:pPr>
                            <w:r w:rsidRPr="00755060">
                              <w:rPr>
                                <w:sz w:val="10"/>
                                <w:szCs w:val="16"/>
                              </w:rPr>
                              <w:t xml:space="preserve">Historial de </w:t>
                            </w:r>
                            <w:r w:rsidR="004C4D74" w:rsidRPr="00755060">
                              <w:rPr>
                                <w:sz w:val="10"/>
                                <w:szCs w:val="16"/>
                              </w:rPr>
                              <w:t xml:space="preserve">la notificación. En el que se registrará cada evento de los flujos de trabajo asociados. </w:t>
                            </w:r>
                            <w:r w:rsidR="00A85752" w:rsidRPr="00755060">
                              <w:rPr>
                                <w:sz w:val="10"/>
                                <w:szCs w:val="16"/>
                              </w:rPr>
                              <w:t xml:space="preserve">Indicando la fecha y hora del evento, la acción </w:t>
                            </w:r>
                            <w:r w:rsidR="007C2246" w:rsidRPr="00755060">
                              <w:rPr>
                                <w:sz w:val="10"/>
                                <w:szCs w:val="16"/>
                              </w:rPr>
                              <w:t>realizada</w:t>
                            </w:r>
                            <w:r w:rsidR="00A85752" w:rsidRPr="00755060">
                              <w:rPr>
                                <w:sz w:val="10"/>
                                <w:szCs w:val="16"/>
                              </w:rPr>
                              <w:t xml:space="preserve"> y el usuario que la realizó.</w:t>
                            </w:r>
                          </w:p>
                          <w:p w14:paraId="36B87CA9" w14:textId="77777777" w:rsidR="007C2246" w:rsidRDefault="007C2246" w:rsidP="00755060">
                            <w:pPr>
                              <w:pStyle w:val="Prrafodelista"/>
                              <w:spacing w:line="240" w:lineRule="auto"/>
                              <w:ind w:left="-360"/>
                              <w:jc w:val="left"/>
                              <w:rPr>
                                <w:rFonts w:ascii="Montserrat" w:hAnsi="Montserrat"/>
                                <w:sz w:val="10"/>
                                <w:szCs w:val="16"/>
                              </w:rPr>
                            </w:pPr>
                          </w:p>
                          <w:p w14:paraId="7477E1A3" w14:textId="06FC4499" w:rsidR="00A85752" w:rsidRPr="00755060" w:rsidRDefault="00A85752" w:rsidP="007F2FA6">
                            <w:pPr>
                              <w:pStyle w:val="Prrafodelista"/>
                              <w:numPr>
                                <w:ilvl w:val="0"/>
                                <w:numId w:val="22"/>
                              </w:numPr>
                              <w:spacing w:line="240" w:lineRule="auto"/>
                              <w:ind w:left="360"/>
                              <w:jc w:val="left"/>
                              <w:rPr>
                                <w:rFonts w:ascii="Montserrat" w:hAnsi="Montserrat"/>
                                <w:sz w:val="10"/>
                                <w:szCs w:val="16"/>
                              </w:rPr>
                            </w:pPr>
                            <w:r w:rsidRPr="00755060">
                              <w:rPr>
                                <w:sz w:val="10"/>
                                <w:szCs w:val="16"/>
                              </w:rPr>
                              <w:t>Es</w:t>
                            </w:r>
                            <w:r w:rsidR="007C2246" w:rsidRPr="00755060">
                              <w:rPr>
                                <w:sz w:val="10"/>
                                <w:szCs w:val="16"/>
                              </w:rPr>
                              <w:t>p</w:t>
                            </w:r>
                            <w:r w:rsidRPr="00755060">
                              <w:rPr>
                                <w:sz w:val="10"/>
                                <w:szCs w:val="16"/>
                              </w:rPr>
                              <w:t>acio de libre edición para Notas o comentarios de los usuarios acerca del documento.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B8C859" id="_x0000_s1036" type="#_x0000_t202" style="position:absolute;left:0;text-align:left;margin-left:337.25pt;margin-top:82.45pt;width:101.6pt;height:110pt;z-index:25165827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" fillcolor="#ffc" stroked="f" strokeweight=".5pt">
                <v:textbox>
                  <w:txbxContent>
                    <w:p w14:paraId="3E21C4CC" w14:textId="3AD3DA06" w:rsidR="00A85752" w:rsidRPr="00755060" w:rsidRDefault="00CC7449" w:rsidP="007F2FA6">
                      <w:pPr>
                        <w:pStyle w:val="Prrafodelista"/>
                        <w:numPr>
                          <w:ilvl w:val="0"/>
                          <w:numId w:val="22"/>
                        </w:numPr>
                        <w:spacing w:line="240" w:lineRule="auto"/>
                        <w:ind w:left="360"/>
                        <w:jc w:val="left"/>
                        <w:rPr>
                          <w:sz w:val="10"/>
                          <w:szCs w:val="16"/>
                        </w:rPr>
                      </w:pPr>
                      <w:r w:rsidRPr="00755060">
                        <w:rPr>
                          <w:sz w:val="10"/>
                          <w:szCs w:val="16"/>
                        </w:rPr>
                        <w:t xml:space="preserve">Historial de </w:t>
                      </w:r>
                      <w:r w:rsidR="004C4D74" w:rsidRPr="00755060">
                        <w:rPr>
                          <w:sz w:val="10"/>
                          <w:szCs w:val="16"/>
                        </w:rPr>
                        <w:t xml:space="preserve">la notificación. En el que se registrará cada evento de los flujos de trabajo asociados. </w:t>
                      </w:r>
                      <w:r w:rsidR="00A85752" w:rsidRPr="00755060">
                        <w:rPr>
                          <w:sz w:val="10"/>
                          <w:szCs w:val="16"/>
                        </w:rPr>
                        <w:t xml:space="preserve">Indicando la fecha y hora del evento, la acción </w:t>
                      </w:r>
                      <w:r w:rsidR="007C2246" w:rsidRPr="00755060">
                        <w:rPr>
                          <w:sz w:val="10"/>
                          <w:szCs w:val="16"/>
                        </w:rPr>
                        <w:t>realizada</w:t>
                      </w:r>
                      <w:r w:rsidR="00A85752" w:rsidRPr="00755060">
                        <w:rPr>
                          <w:sz w:val="10"/>
                          <w:szCs w:val="16"/>
                        </w:rPr>
                        <w:t xml:space="preserve"> y el usuario que la realizó.</w:t>
                      </w:r>
                    </w:p>
                    <w:p w14:paraId="36B87CA9" w14:textId="77777777" w:rsidR="007C2246" w:rsidRDefault="007C2246" w:rsidP="00755060">
                      <w:pPr>
                        <w:pStyle w:val="Prrafodelista"/>
                        <w:spacing w:line="240" w:lineRule="auto"/>
                        <w:ind w:left="-360"/>
                        <w:jc w:val="left"/>
                        <w:rPr>
                          <w:rFonts w:ascii="Montserrat" w:hAnsi="Montserrat"/>
                          <w:sz w:val="10"/>
                          <w:szCs w:val="16"/>
                        </w:rPr>
                      </w:pPr>
                    </w:p>
                    <w:p w14:paraId="7477E1A3" w14:textId="06FC4499" w:rsidR="00A85752" w:rsidRPr="00755060" w:rsidRDefault="00A85752" w:rsidP="007F2FA6">
                      <w:pPr>
                        <w:pStyle w:val="Prrafodelista"/>
                        <w:numPr>
                          <w:ilvl w:val="0"/>
                          <w:numId w:val="22"/>
                        </w:numPr>
                        <w:spacing w:line="240" w:lineRule="auto"/>
                        <w:ind w:left="360"/>
                        <w:jc w:val="left"/>
                        <w:rPr>
                          <w:rFonts w:ascii="Montserrat" w:hAnsi="Montserrat"/>
                          <w:sz w:val="10"/>
                          <w:szCs w:val="16"/>
                        </w:rPr>
                      </w:pPr>
                      <w:r w:rsidRPr="00755060">
                        <w:rPr>
                          <w:sz w:val="10"/>
                          <w:szCs w:val="16"/>
                        </w:rPr>
                        <w:t>Es</w:t>
                      </w:r>
                      <w:r w:rsidR="007C2246" w:rsidRPr="00755060">
                        <w:rPr>
                          <w:sz w:val="10"/>
                          <w:szCs w:val="16"/>
                        </w:rPr>
                        <w:t>p</w:t>
                      </w:r>
                      <w:r w:rsidRPr="00755060">
                        <w:rPr>
                          <w:sz w:val="10"/>
                          <w:szCs w:val="16"/>
                        </w:rPr>
                        <w:t>acio de libre edición para Notas o comentarios de los usuarios acerca del documento.</w:t>
                      </w:r>
                    </w:p>
                  </w:txbxContent>
                </v:textbox>
                <w10:wrap anchorx="margin"/>
              </v:shape>
            </w:pict>
          </mc:Fallback>
        </mc:AlternateContent>
      </w:r>
      <w:r w:rsidR="00C5725E" w:rsidRPr="00D10C8C">
        <w:t xml:space="preserve">En las pestañas adicionales de esta categoría documental se encuentran los elementos </w:t>
      </w:r>
      <w:r w:rsidR="004D6457" w:rsidRPr="00D10C8C">
        <w:t xml:space="preserve">necesarios </w:t>
      </w:r>
      <w:r w:rsidR="00C5725E" w:rsidRPr="00D10C8C">
        <w:t xml:space="preserve">para realizar un seguimiento </w:t>
      </w:r>
      <w:r w:rsidR="0008203C" w:rsidRPr="00D10C8C">
        <w:t>exhaustivo</w:t>
      </w:r>
      <w:r w:rsidR="004D6457" w:rsidRPr="00D10C8C">
        <w:t xml:space="preserve"> del tratamiento dado a cada notificación</w:t>
      </w:r>
      <w:r w:rsidR="00D90613" w:rsidRPr="00D10C8C">
        <w:t>.</w:t>
      </w:r>
    </w:p>
    <w:p w14:paraId="3DE8A8B6" w14:textId="0777D042" w:rsidR="00CC7449" w:rsidRPr="00D10C8C" w:rsidRDefault="00D90613" w:rsidP="004D6457">
      <w:r w:rsidRPr="00D10C8C">
        <w:rPr>
          <w:noProof/>
        </w:rPr>
        <w:drawing>
          <wp:anchor distT="0" distB="0" distL="114300" distR="114300" simplePos="0" relativeHeight="251658279" behindDoc="0" locked="0" layoutInCell="1" allowOverlap="1" wp14:anchorId="1F1AC5D0" wp14:editId="723EFC86">
            <wp:simplePos x="0" y="0"/>
            <wp:positionH relativeFrom="column">
              <wp:posOffset>31750</wp:posOffset>
            </wp:positionH>
            <wp:positionV relativeFrom="paragraph">
              <wp:posOffset>259715</wp:posOffset>
            </wp:positionV>
            <wp:extent cx="4006215" cy="2489835"/>
            <wp:effectExtent l="19050" t="19050" r="13335" b="24765"/>
            <wp:wrapTopAndBottom/>
            <wp:docPr id="1055136659" name="Imagen 1055136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36659" name="Imagen 105513665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006215" cy="2489835"/>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r w:rsidRPr="00D10C8C">
        <w:t>Historial</w:t>
      </w:r>
      <w:r w:rsidR="004D6457" w:rsidRPr="00D10C8C">
        <w:t xml:space="preserve"> </w:t>
      </w:r>
    </w:p>
    <w:p w14:paraId="48D1FA6B" w14:textId="0C8FB59C" w:rsidR="00CC7449" w:rsidRPr="00D10C8C" w:rsidRDefault="00CC7449" w:rsidP="00CC7449">
      <w:pPr>
        <w:pStyle w:val="PiedeFoto"/>
        <w:jc w:val="left"/>
        <w:rPr>
          <w:rFonts w:asciiTheme="majorHAnsi" w:eastAsia="Arial" w:hAnsiTheme="majorHAnsi" w:cstheme="majorBidi"/>
          <w:b/>
          <w:bCs/>
        </w:rPr>
      </w:pPr>
      <w:bookmarkStart w:id="88" w:name="_Toc187188505"/>
      <w:r w:rsidRPr="00D10C8C">
        <w:t>Categoría DISPATCHING ROOM</w:t>
      </w:r>
      <w:r w:rsidR="00755060" w:rsidRPr="00D10C8C">
        <w:t xml:space="preserve"> (Pestaña Historial)</w:t>
      </w:r>
      <w:bookmarkEnd w:id="88"/>
    </w:p>
    <w:p w14:paraId="3A80A3ED" w14:textId="77777777" w:rsidR="00CC7449" w:rsidRPr="00D10C8C" w:rsidRDefault="00CC7449" w:rsidP="00CC7449"/>
    <w:p w14:paraId="285BCC8F" w14:textId="5502AAFD" w:rsidR="00755060" w:rsidRPr="00D10C8C" w:rsidRDefault="00570139" w:rsidP="00755060">
      <w:r w:rsidRPr="00D10C8C">
        <w:rPr>
          <w:noProof/>
        </w:rPr>
        <w:drawing>
          <wp:anchor distT="0" distB="0" distL="114300" distR="114300" simplePos="0" relativeHeight="251658281" behindDoc="0" locked="0" layoutInCell="1" allowOverlap="1" wp14:anchorId="52887559" wp14:editId="245BD675">
            <wp:simplePos x="0" y="0"/>
            <wp:positionH relativeFrom="column">
              <wp:posOffset>26035</wp:posOffset>
            </wp:positionH>
            <wp:positionV relativeFrom="paragraph">
              <wp:posOffset>231140</wp:posOffset>
            </wp:positionV>
            <wp:extent cx="4009390" cy="2574925"/>
            <wp:effectExtent l="19050" t="19050" r="10160" b="15875"/>
            <wp:wrapTopAndBottom/>
            <wp:docPr id="1947530254" name="Imagen 1947530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30254" name="Imagen 194753025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09390" cy="2574925"/>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r w:rsidR="00FB4FFD" w:rsidRPr="00D10C8C">
        <w:rPr>
          <w:noProof/>
        </w:rPr>
        <mc:AlternateContent>
          <mc:Choice Requires="wps">
            <w:drawing>
              <wp:anchor distT="0" distB="0" distL="114300" distR="114300" simplePos="0" relativeHeight="251658280" behindDoc="0" locked="0" layoutInCell="1" allowOverlap="1" wp14:anchorId="250496CE" wp14:editId="36AE2ACA">
                <wp:simplePos x="0" y="0"/>
                <wp:positionH relativeFrom="margin">
                  <wp:posOffset>4285615</wp:posOffset>
                </wp:positionH>
                <wp:positionV relativeFrom="paragraph">
                  <wp:posOffset>1047115</wp:posOffset>
                </wp:positionV>
                <wp:extent cx="1435100" cy="1308100"/>
                <wp:effectExtent l="0" t="0" r="0" b="6350"/>
                <wp:wrapNone/>
                <wp:docPr id="585843267"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100" cy="1308100"/>
                        </a:xfrm>
                        <a:prstGeom prst="rect">
                          <a:avLst/>
                        </a:prstGeom>
                        <a:solidFill>
                          <a:srgbClr val="FFFFCC"/>
                        </a:solidFill>
                        <a:ln w="6350">
                          <a:noFill/>
                        </a:ln>
                      </wps:spPr>
                      <wps:txbx>
                        <w:txbxContent>
                          <w:p w14:paraId="145020DE" w14:textId="3BED8E4E" w:rsidR="00755060" w:rsidRPr="00755060" w:rsidRDefault="00D84BAA" w:rsidP="007F2FA6">
                            <w:pPr>
                              <w:pStyle w:val="Prrafodelista"/>
                              <w:numPr>
                                <w:ilvl w:val="0"/>
                                <w:numId w:val="23"/>
                              </w:numPr>
                              <w:spacing w:line="240" w:lineRule="auto"/>
                              <w:rPr>
                                <w:sz w:val="10"/>
                                <w:szCs w:val="16"/>
                              </w:rPr>
                            </w:pPr>
                            <w:r>
                              <w:rPr>
                                <w:sz w:val="10"/>
                                <w:szCs w:val="16"/>
                              </w:rPr>
                              <w:t>Parámetros de sistema requeridos para la catalogación mediante DOCAI</w:t>
                            </w:r>
                            <w:r w:rsidR="00FB4FFD">
                              <w:rPr>
                                <w:sz w:val="10"/>
                                <w:szCs w:val="16"/>
                              </w:rPr>
                              <w:t xml:space="preserve"> (Ejemplo)</w:t>
                            </w:r>
                          </w:p>
                          <w:p w14:paraId="6109A11D" w14:textId="77777777" w:rsidR="00755060" w:rsidRDefault="00755060" w:rsidP="00FB4FFD">
                            <w:pPr>
                              <w:pStyle w:val="Prrafodelista"/>
                              <w:spacing w:line="240" w:lineRule="auto"/>
                              <w:ind w:left="-360"/>
                              <w:rPr>
                                <w:rFonts w:ascii="Montserrat" w:hAnsi="Montserrat"/>
                                <w:sz w:val="10"/>
                                <w:szCs w:val="16"/>
                              </w:rPr>
                            </w:pPr>
                          </w:p>
                          <w:p w14:paraId="4976C5C7" w14:textId="170F3CB8" w:rsidR="00755060" w:rsidRPr="00755060" w:rsidRDefault="00D84BAA" w:rsidP="007F2FA6">
                            <w:pPr>
                              <w:pStyle w:val="Prrafodelista"/>
                              <w:numPr>
                                <w:ilvl w:val="0"/>
                                <w:numId w:val="23"/>
                              </w:numPr>
                              <w:spacing w:line="240" w:lineRule="auto"/>
                              <w:rPr>
                                <w:rFonts w:ascii="Montserrat" w:hAnsi="Montserrat"/>
                                <w:sz w:val="10"/>
                                <w:szCs w:val="16"/>
                              </w:rPr>
                            </w:pPr>
                            <w:r>
                              <w:rPr>
                                <w:sz w:val="10"/>
                                <w:szCs w:val="16"/>
                              </w:rPr>
                              <w:t xml:space="preserve">Información </w:t>
                            </w:r>
                            <w:r w:rsidR="00FB4FFD">
                              <w:rPr>
                                <w:sz w:val="10"/>
                                <w:szCs w:val="16"/>
                              </w:rPr>
                              <w:t xml:space="preserve">extraída mediante </w:t>
                            </w:r>
                            <w:r w:rsidR="00833F31">
                              <w:rPr>
                                <w:sz w:val="10"/>
                                <w:szCs w:val="16"/>
                              </w:rPr>
                              <w:t>DOCAI</w:t>
                            </w:r>
                            <w:r w:rsidR="00FB4FFD">
                              <w:rPr>
                                <w:sz w:val="10"/>
                                <w:szCs w:val="16"/>
                              </w:rPr>
                              <w:t xml:space="preserve"> tras el análisis del documento</w:t>
                            </w:r>
                            <w:r w:rsidR="00755060" w:rsidRPr="00755060">
                              <w:rPr>
                                <w:sz w:val="10"/>
                                <w:szCs w:val="16"/>
                              </w:rPr>
                              <w:t>.</w:t>
                            </w:r>
                            <w:r w:rsidR="00FB4FFD">
                              <w:rPr>
                                <w:sz w:val="10"/>
                                <w:szCs w:val="16"/>
                              </w:rPr>
                              <w:t xml:space="preserve"> Ejemplo)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496CE" id="_x0000_s1037" type="#_x0000_t202" style="position:absolute;left:0;text-align:left;margin-left:337.45pt;margin-top:82.45pt;width:113pt;height:103pt;z-index:251658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" fillcolor="#ffc" stroked="f" strokeweight=".5pt">
                <v:textbox>
                  <w:txbxContent>
                    <w:p w14:paraId="145020DE" w14:textId="3BED8E4E" w:rsidR="00755060" w:rsidRPr="00755060" w:rsidRDefault="00D84BAA" w:rsidP="007F2FA6">
                      <w:pPr>
                        <w:pStyle w:val="Prrafodelista"/>
                        <w:numPr>
                          <w:ilvl w:val="0"/>
                          <w:numId w:val="23"/>
                        </w:numPr>
                        <w:spacing w:line="240" w:lineRule="auto"/>
                        <w:rPr>
                          <w:sz w:val="10"/>
                          <w:szCs w:val="16"/>
                        </w:rPr>
                      </w:pPr>
                      <w:r>
                        <w:rPr>
                          <w:sz w:val="10"/>
                          <w:szCs w:val="16"/>
                        </w:rPr>
                        <w:t>Parámetros de sistema requeridos para la catalogación mediante DOCAI</w:t>
                      </w:r>
                      <w:r w:rsidR="00FB4FFD">
                        <w:rPr>
                          <w:sz w:val="10"/>
                          <w:szCs w:val="16"/>
                        </w:rPr>
                        <w:t xml:space="preserve"> (Ejemplo)</w:t>
                      </w:r>
                    </w:p>
                    <w:p w14:paraId="6109A11D" w14:textId="77777777" w:rsidR="00755060" w:rsidRDefault="00755060" w:rsidP="00FB4FFD">
                      <w:pPr>
                        <w:pStyle w:val="Prrafodelista"/>
                        <w:spacing w:line="240" w:lineRule="auto"/>
                        <w:ind w:left="-360"/>
                        <w:rPr>
                          <w:rFonts w:ascii="Montserrat" w:hAnsi="Montserrat"/>
                          <w:sz w:val="10"/>
                          <w:szCs w:val="16"/>
                        </w:rPr>
                      </w:pPr>
                    </w:p>
                    <w:p w14:paraId="4976C5C7" w14:textId="170F3CB8" w:rsidR="00755060" w:rsidRPr="00755060" w:rsidRDefault="00D84BAA" w:rsidP="007F2FA6">
                      <w:pPr>
                        <w:pStyle w:val="Prrafodelista"/>
                        <w:numPr>
                          <w:ilvl w:val="0"/>
                          <w:numId w:val="23"/>
                        </w:numPr>
                        <w:spacing w:line="240" w:lineRule="auto"/>
                        <w:rPr>
                          <w:rFonts w:ascii="Montserrat" w:hAnsi="Montserrat"/>
                          <w:sz w:val="10"/>
                          <w:szCs w:val="16"/>
                        </w:rPr>
                      </w:pPr>
                      <w:r>
                        <w:rPr>
                          <w:sz w:val="10"/>
                          <w:szCs w:val="16"/>
                        </w:rPr>
                        <w:t xml:space="preserve">Información </w:t>
                      </w:r>
                      <w:r w:rsidR="00FB4FFD">
                        <w:rPr>
                          <w:sz w:val="10"/>
                          <w:szCs w:val="16"/>
                        </w:rPr>
                        <w:t xml:space="preserve">extraída mediante </w:t>
                      </w:r>
                      <w:r w:rsidR="00833F31">
                        <w:rPr>
                          <w:sz w:val="10"/>
                          <w:szCs w:val="16"/>
                        </w:rPr>
                        <w:t>DOCAI</w:t>
                      </w:r>
                      <w:r w:rsidR="00FB4FFD">
                        <w:rPr>
                          <w:sz w:val="10"/>
                          <w:szCs w:val="16"/>
                        </w:rPr>
                        <w:t xml:space="preserve"> tras el análisis del documento</w:t>
                      </w:r>
                      <w:r w:rsidR="00755060" w:rsidRPr="00755060">
                        <w:rPr>
                          <w:sz w:val="10"/>
                          <w:szCs w:val="16"/>
                        </w:rPr>
                        <w:t>.</w:t>
                      </w:r>
                      <w:r w:rsidR="00FB4FFD">
                        <w:rPr>
                          <w:sz w:val="10"/>
                          <w:szCs w:val="16"/>
                        </w:rPr>
                        <w:t xml:space="preserve"> Ejemplo)</w:t>
                      </w:r>
                    </w:p>
                  </w:txbxContent>
                </v:textbox>
                <w10:wrap anchorx="margin"/>
              </v:shape>
            </w:pict>
          </mc:Fallback>
        </mc:AlternateContent>
      </w:r>
      <w:proofErr w:type="gramStart"/>
      <w:r w:rsidR="00D90613" w:rsidRPr="00D10C8C">
        <w:t>DOCAI</w:t>
      </w:r>
      <w:r w:rsidR="00755060" w:rsidRPr="00D10C8C">
        <w:t xml:space="preserve"> </w:t>
      </w:r>
      <w:r w:rsidR="00A66651" w:rsidRPr="00D10C8C">
        <w:t xml:space="preserve"> (</w:t>
      </w:r>
      <w:proofErr w:type="gramEnd"/>
      <w:r w:rsidR="00A66651" w:rsidRPr="00D10C8C">
        <w:t>beta)</w:t>
      </w:r>
    </w:p>
    <w:p w14:paraId="64C3551A" w14:textId="1F382CCC" w:rsidR="00755060" w:rsidRPr="00D10C8C" w:rsidRDefault="00755060" w:rsidP="00755060">
      <w:pPr>
        <w:pStyle w:val="PiedeFoto"/>
        <w:jc w:val="left"/>
        <w:rPr>
          <w:rFonts w:asciiTheme="majorHAnsi" w:eastAsia="Arial" w:hAnsiTheme="majorHAnsi" w:cstheme="majorBidi"/>
          <w:b/>
          <w:bCs/>
        </w:rPr>
      </w:pPr>
      <w:bookmarkStart w:id="89" w:name="_Toc187188506"/>
      <w:r w:rsidRPr="00D10C8C">
        <w:t>Categoría DISPATCHING ROOM (</w:t>
      </w:r>
      <w:r w:rsidR="00D84BAA" w:rsidRPr="00D10C8C">
        <w:t>DOCAI</w:t>
      </w:r>
      <w:r w:rsidRPr="00D10C8C">
        <w:t>)</w:t>
      </w:r>
      <w:bookmarkEnd w:id="89"/>
    </w:p>
    <w:p w14:paraId="5A389CB5" w14:textId="77777777" w:rsidR="00570139" w:rsidRPr="00D10C8C" w:rsidRDefault="00570139" w:rsidP="00E20EAE"/>
    <w:p w14:paraId="4C9733C1" w14:textId="7E6DED61" w:rsidR="00E20EAE" w:rsidRPr="00D10C8C" w:rsidRDefault="00E20EAE" w:rsidP="00E20EAE">
      <w:r w:rsidRPr="00D10C8C">
        <w:t>La pantalla actual de Notificaciones Dispatching Room permite gestionar de manera eficiente los datos asociados a cada documento, incluyendo su clasificación documental y los campos clave extraídos de cada archivo. Este sistema asegura que la información estructurada sea fácilmente accesible para procesos posteriores, facilitando tareas de análisis y gestión.</w:t>
      </w:r>
    </w:p>
    <w:p w14:paraId="4D782087" w14:textId="34ED41A6" w:rsidR="00B0758E" w:rsidRPr="00D10C8C" w:rsidRDefault="00E20EAE" w:rsidP="00E20EAE">
      <w:pPr>
        <w:rPr>
          <w:rFonts w:ascii="Montserrat Light" w:eastAsiaTheme="majorEastAsia" w:hAnsi="Montserrat Light" w:cstheme="majorBidi"/>
          <w:b/>
          <w:color w:val="C00000"/>
          <w:sz w:val="24"/>
          <w:szCs w:val="26"/>
        </w:rPr>
      </w:pPr>
      <w:r w:rsidRPr="00D10C8C">
        <w:t xml:space="preserve">Con vistas al futuro, se planea incorporar DOCAI, una herramienta avanzada basada en inteligencia artificial diseñada para la clasificación automática de documentos y la extracción precisa de datos desde ellos. Esta integración permitirá optimizar aún más el procesamiento de documentos al reducir la intervención manual, garantizando una mayor velocidad y exactitud en la captura de información. Para facilitar esta transición, ya se han preparado las categorías documentales existentes, asegurando su compatibilidad para recibir y estructurar los datos generados por DOCAI. </w:t>
      </w:r>
      <w:r w:rsidR="00B0758E" w:rsidRPr="00D10C8C">
        <w:br w:type="page"/>
      </w:r>
    </w:p>
    <w:p w14:paraId="151B5258" w14:textId="2D399BF7" w:rsidR="00FB7ADB" w:rsidRPr="00D10C8C" w:rsidRDefault="00FB7ADB" w:rsidP="009D131B">
      <w:pPr>
        <w:pStyle w:val="Ttulo2"/>
      </w:pPr>
      <w:bookmarkStart w:id="90" w:name="_Toc188990060"/>
      <w:bookmarkStart w:id="91" w:name="_Toc188990870"/>
      <w:r w:rsidRPr="00D10C8C">
        <w:lastRenderedPageBreak/>
        <w:t>Categoría</w:t>
      </w:r>
      <w:r w:rsidR="009A513C" w:rsidRPr="00D10C8C">
        <w:t>s</w:t>
      </w:r>
      <w:r w:rsidRPr="00D10C8C">
        <w:t xml:space="preserve"> </w:t>
      </w:r>
      <w:r w:rsidR="009A513C" w:rsidRPr="00D10C8C">
        <w:t xml:space="preserve">Destino de </w:t>
      </w:r>
      <w:r w:rsidRPr="00D10C8C">
        <w:t>Notificaciones</w:t>
      </w:r>
      <w:bookmarkEnd w:id="87"/>
      <w:bookmarkEnd w:id="90"/>
      <w:bookmarkEnd w:id="91"/>
    </w:p>
    <w:p w14:paraId="244FB262" w14:textId="77777777" w:rsidR="00F741A0" w:rsidRPr="00D10C8C" w:rsidRDefault="00F741A0" w:rsidP="008030D7">
      <w:pPr>
        <w:pStyle w:val="Titulo3"/>
      </w:pPr>
      <w:bookmarkStart w:id="92" w:name="_Toc188990061"/>
      <w:bookmarkStart w:id="93" w:name="_Toc188990871"/>
      <w:r w:rsidRPr="00D10C8C">
        <w:t>Estructura y Flexibilidad de las Categorías Documentales</w:t>
      </w:r>
      <w:bookmarkEnd w:id="92"/>
      <w:bookmarkEnd w:id="93"/>
    </w:p>
    <w:p w14:paraId="47C6C8FA" w14:textId="573DD244" w:rsidR="00CF08EF" w:rsidRPr="00D10C8C" w:rsidRDefault="00F741A0" w:rsidP="00F741A0">
      <w:r w:rsidRPr="00D10C8C">
        <w:t>La</w:t>
      </w:r>
      <w:r w:rsidR="00996F60" w:rsidRPr="00D10C8C">
        <w:t>s</w:t>
      </w:r>
      <w:r w:rsidRPr="00D10C8C">
        <w:t xml:space="preserve"> categoría</w:t>
      </w:r>
      <w:r w:rsidR="00996F60" w:rsidRPr="00D10C8C">
        <w:t>s</w:t>
      </w:r>
      <w:r w:rsidRPr="00D10C8C">
        <w:t xml:space="preserve"> documental</w:t>
      </w:r>
      <w:r w:rsidR="00996F60" w:rsidRPr="00D10C8C">
        <w:t xml:space="preserve">es de destino de </w:t>
      </w:r>
      <w:r w:rsidR="00CF08EF" w:rsidRPr="00D10C8C">
        <w:t>notificaciones han</w:t>
      </w:r>
      <w:r w:rsidRPr="00D10C8C">
        <w:t xml:space="preserve"> sido diseñada</w:t>
      </w:r>
      <w:r w:rsidR="00652E61" w:rsidRPr="00D10C8C">
        <w:t>s</w:t>
      </w:r>
      <w:r w:rsidRPr="00D10C8C">
        <w:t xml:space="preserve"> co</w:t>
      </w:r>
      <w:r w:rsidR="00652E61" w:rsidRPr="00D10C8C">
        <w:t>n un formato</w:t>
      </w:r>
      <w:r w:rsidRPr="00D10C8C">
        <w:t xml:space="preserve"> estándar que cumple con los requisitos del servicio</w:t>
      </w:r>
      <w:r w:rsidR="00CF08EF" w:rsidRPr="00D10C8C">
        <w:t>.</w:t>
      </w:r>
    </w:p>
    <w:p w14:paraId="207B2B17" w14:textId="504668F3" w:rsidR="00F741A0" w:rsidRPr="00D10C8C" w:rsidRDefault="00F741A0" w:rsidP="00F741A0">
      <w:r w:rsidRPr="00D10C8C">
        <w:t xml:space="preserve">Esta estructura homogénea garantiza consistencia en los flujos de trabajo y facilita el traslado de datos desde la categoría </w:t>
      </w:r>
      <w:r w:rsidR="00CF08EF" w:rsidRPr="00D10C8C">
        <w:t>receptora inicialmente de la documentación</w:t>
      </w:r>
      <w:r w:rsidRPr="00D10C8C">
        <w:t xml:space="preserve">, Dispatching Room, hacia </w:t>
      </w:r>
      <w:r w:rsidR="00967714" w:rsidRPr="00D10C8C">
        <w:t>todas las</w:t>
      </w:r>
      <w:r w:rsidRPr="00D10C8C">
        <w:t xml:space="preserve"> categorías de destino.</w:t>
      </w:r>
    </w:p>
    <w:p w14:paraId="5A2E3EC9" w14:textId="77777777" w:rsidR="00F741A0" w:rsidRPr="00D10C8C" w:rsidRDefault="00F741A0" w:rsidP="00F741A0">
      <w:r w:rsidRPr="00D10C8C">
        <w:t>Inicialmente, todas las categorías de destino comparten la misma configuración de índices y flujos asociados, lo que permite una integración fluida y uniforme. Sin embargo, se reconoce que algunas categorías podrían requerir personalizaciones específicas en su estructura o proceso debido a necesidades operativas particulares. En tales casos, estas excepciones deberán ser documentadas y evaluadas detalladamente.</w:t>
      </w:r>
    </w:p>
    <w:p w14:paraId="122DF759" w14:textId="77777777" w:rsidR="00F741A0" w:rsidRPr="00D10C8C" w:rsidRDefault="00F741A0" w:rsidP="00967714">
      <w:pPr>
        <w:pStyle w:val="Listas"/>
      </w:pPr>
      <w:r w:rsidRPr="00D10C8C">
        <w:t>Cualquier modificación estructural o funcional será gestionada a través de un proceso que incluye:</w:t>
      </w:r>
    </w:p>
    <w:p w14:paraId="52F56201" w14:textId="77777777" w:rsidR="00F741A0" w:rsidRPr="00D10C8C" w:rsidRDefault="00F741A0" w:rsidP="00967714">
      <w:pPr>
        <w:pStyle w:val="Listas"/>
      </w:pPr>
      <w:r w:rsidRPr="00D10C8C">
        <w:t>Toma de requerimientos: Identificación clara de las necesidades específicas.</w:t>
      </w:r>
    </w:p>
    <w:p w14:paraId="2ABD9BDA" w14:textId="77777777" w:rsidR="00F741A0" w:rsidRPr="00D10C8C" w:rsidRDefault="00F741A0" w:rsidP="00967714">
      <w:pPr>
        <w:pStyle w:val="Listas"/>
      </w:pPr>
      <w:r w:rsidRPr="00D10C8C">
        <w:t>Evaluación de viabilidad: Análisis técnico para determinar la factibilidad de los cambios propuestos.</w:t>
      </w:r>
    </w:p>
    <w:p w14:paraId="4710CBB8" w14:textId="77777777" w:rsidR="00F741A0" w:rsidRPr="00D10C8C" w:rsidRDefault="00F741A0" w:rsidP="00967714">
      <w:pPr>
        <w:pStyle w:val="Listas"/>
      </w:pPr>
      <w:r w:rsidRPr="00D10C8C">
        <w:t>Cotización del esfuerzo: Estimación del tiempo y recursos necesarios para implementar las adaptaciones.</w:t>
      </w:r>
    </w:p>
    <w:p w14:paraId="059F8DEE" w14:textId="46085744" w:rsidR="00F741A0" w:rsidRPr="00D10C8C" w:rsidRDefault="00F741A0" w:rsidP="00F741A0">
      <w:r w:rsidRPr="00D10C8C">
        <w:t>De esta forma, se asegura que cualquier ajuste a</w:t>
      </w:r>
      <w:r w:rsidR="00967714" w:rsidRPr="00D10C8C">
        <w:t>l formato</w:t>
      </w:r>
      <w:r w:rsidRPr="00D10C8C">
        <w:t xml:space="preserve"> estándar sea justificado, viable y alineado con los objetivos del servicio. A continuación, se detalla la indexación definida como base para estas categorías:</w:t>
      </w:r>
    </w:p>
    <w:p w14:paraId="58DDD5C2" w14:textId="1BE07339" w:rsidR="00FB7ADB" w:rsidRPr="00D10C8C" w:rsidRDefault="00083DE7" w:rsidP="004F052D">
      <w:r w:rsidRPr="00D10C8C">
        <w:rPr>
          <w:noProof/>
        </w:rPr>
        <w:drawing>
          <wp:anchor distT="0" distB="0" distL="114300" distR="114300" simplePos="0" relativeHeight="251658268" behindDoc="0" locked="0" layoutInCell="1" allowOverlap="1" wp14:anchorId="604265C6" wp14:editId="6077F8F3">
            <wp:simplePos x="0" y="0"/>
            <wp:positionH relativeFrom="column">
              <wp:posOffset>-13335</wp:posOffset>
            </wp:positionH>
            <wp:positionV relativeFrom="paragraph">
              <wp:posOffset>345440</wp:posOffset>
            </wp:positionV>
            <wp:extent cx="3764280" cy="1955800"/>
            <wp:effectExtent l="19050" t="19050" r="26670" b="25400"/>
            <wp:wrapTopAndBottom/>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764280" cy="1955800"/>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r w:rsidR="004F052D" w:rsidRPr="00D10C8C">
        <w:rPr>
          <w:noProof/>
        </w:rPr>
        <mc:AlternateContent>
          <mc:Choice Requires="wps">
            <w:drawing>
              <wp:anchor distT="0" distB="0" distL="114300" distR="114300" simplePos="0" relativeHeight="251658267" behindDoc="0" locked="0" layoutInCell="1" allowOverlap="1" wp14:anchorId="264E2FD1" wp14:editId="082F478B">
                <wp:simplePos x="0" y="0"/>
                <wp:positionH relativeFrom="margin">
                  <wp:posOffset>3828415</wp:posOffset>
                </wp:positionH>
                <wp:positionV relativeFrom="paragraph">
                  <wp:posOffset>91440</wp:posOffset>
                </wp:positionV>
                <wp:extent cx="1733550" cy="2767330"/>
                <wp:effectExtent l="0" t="0" r="0" b="0"/>
                <wp:wrapNone/>
                <wp:docPr id="1775695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3550" cy="2767330"/>
                        </a:xfrm>
                        <a:prstGeom prst="rect">
                          <a:avLst/>
                        </a:prstGeom>
                        <a:solidFill>
                          <a:srgbClr val="FFFFCC"/>
                        </a:solidFill>
                        <a:ln w="6350">
                          <a:noFill/>
                        </a:ln>
                      </wps:spPr>
                      <wps:txbx>
                        <w:txbxContent>
                          <w:p w14:paraId="208D284A" w14:textId="77777777" w:rsidR="00FB7ADB" w:rsidRPr="00904ED8" w:rsidRDefault="00FB7ADB" w:rsidP="007F2FA6">
                            <w:pPr>
                              <w:pStyle w:val="Prrafodelista"/>
                              <w:numPr>
                                <w:ilvl w:val="0"/>
                                <w:numId w:val="13"/>
                              </w:numPr>
                              <w:spacing w:line="240" w:lineRule="auto"/>
                              <w:ind w:left="284" w:hanging="284"/>
                              <w:jc w:val="left"/>
                              <w:rPr>
                                <w:rFonts w:ascii="Montserrat" w:hAnsi="Montserrat"/>
                                <w:sz w:val="12"/>
                                <w:szCs w:val="18"/>
                              </w:rPr>
                            </w:pPr>
                            <w:r w:rsidRPr="00904ED8">
                              <w:rPr>
                                <w:rFonts w:ascii="Montserrat" w:hAnsi="Montserrat"/>
                                <w:sz w:val="12"/>
                                <w:szCs w:val="18"/>
                              </w:rPr>
                              <w:t xml:space="preserve">Datos relativos a la notificación oficial. Los campos empresa y </w:t>
                            </w:r>
                            <w:proofErr w:type="spellStart"/>
                            <w:r w:rsidRPr="00904ED8">
                              <w:rPr>
                                <w:rFonts w:ascii="Montserrat" w:hAnsi="Montserrat"/>
                                <w:sz w:val="12"/>
                                <w:szCs w:val="18"/>
                              </w:rPr>
                              <w:t>cif</w:t>
                            </w:r>
                            <w:proofErr w:type="spellEnd"/>
                            <w:r w:rsidRPr="00904ED8">
                              <w:rPr>
                                <w:rFonts w:ascii="Montserrat" w:hAnsi="Montserrat"/>
                                <w:sz w:val="12"/>
                                <w:szCs w:val="18"/>
                              </w:rPr>
                              <w:t xml:space="preserve"> proceden de la tabla maestra “Sociedades”</w:t>
                            </w:r>
                          </w:p>
                          <w:p w14:paraId="624F5DAC" w14:textId="77777777" w:rsidR="00FB7ADB" w:rsidRPr="00904ED8" w:rsidRDefault="00FB7ADB" w:rsidP="00FB7ADB">
                            <w:pPr>
                              <w:pStyle w:val="Prrafodelista"/>
                              <w:spacing w:line="240" w:lineRule="auto"/>
                              <w:ind w:left="284"/>
                              <w:jc w:val="left"/>
                              <w:rPr>
                                <w:rFonts w:ascii="Montserrat" w:hAnsi="Montserrat"/>
                                <w:sz w:val="12"/>
                                <w:szCs w:val="18"/>
                              </w:rPr>
                            </w:pPr>
                          </w:p>
                          <w:p w14:paraId="19C97191" w14:textId="77777777" w:rsidR="00FB7ADB" w:rsidRPr="00904ED8" w:rsidRDefault="00FB7ADB" w:rsidP="007F2FA6">
                            <w:pPr>
                              <w:pStyle w:val="Prrafodelista"/>
                              <w:numPr>
                                <w:ilvl w:val="0"/>
                                <w:numId w:val="13"/>
                              </w:numPr>
                              <w:spacing w:line="240" w:lineRule="auto"/>
                              <w:ind w:left="284" w:hanging="284"/>
                              <w:jc w:val="left"/>
                              <w:rPr>
                                <w:rFonts w:ascii="Montserrat" w:hAnsi="Montserrat"/>
                                <w:sz w:val="12"/>
                                <w:szCs w:val="18"/>
                              </w:rPr>
                            </w:pPr>
                            <w:r w:rsidRPr="00904ED8">
                              <w:rPr>
                                <w:rFonts w:ascii="Montserrat" w:hAnsi="Montserrat"/>
                                <w:sz w:val="12"/>
                                <w:szCs w:val="18"/>
                              </w:rPr>
                              <w:t>Datos relativos al tipo de notificación. Los datos asociados proceden de la tabla maestra “Tipos de Notificación”</w:t>
                            </w:r>
                          </w:p>
                          <w:p w14:paraId="60169899" w14:textId="77777777" w:rsidR="00FB7ADB" w:rsidRPr="00904ED8" w:rsidRDefault="00FB7ADB" w:rsidP="00FB7ADB">
                            <w:pPr>
                              <w:pStyle w:val="Prrafodelista"/>
                              <w:spacing w:line="240" w:lineRule="auto"/>
                              <w:ind w:left="284"/>
                              <w:jc w:val="left"/>
                              <w:rPr>
                                <w:rFonts w:ascii="Montserrat" w:hAnsi="Montserrat"/>
                                <w:sz w:val="12"/>
                                <w:szCs w:val="18"/>
                              </w:rPr>
                            </w:pPr>
                          </w:p>
                          <w:p w14:paraId="5DE90603" w14:textId="77777777" w:rsidR="00FB7ADB" w:rsidRPr="00904ED8" w:rsidRDefault="00FB7ADB" w:rsidP="007F2FA6">
                            <w:pPr>
                              <w:pStyle w:val="Prrafodelista"/>
                              <w:numPr>
                                <w:ilvl w:val="0"/>
                                <w:numId w:val="13"/>
                              </w:numPr>
                              <w:spacing w:line="240" w:lineRule="auto"/>
                              <w:ind w:left="284" w:hanging="284"/>
                              <w:jc w:val="left"/>
                              <w:rPr>
                                <w:rFonts w:ascii="Montserrat" w:hAnsi="Montserrat"/>
                                <w:sz w:val="12"/>
                                <w:szCs w:val="18"/>
                              </w:rPr>
                            </w:pPr>
                            <w:r w:rsidRPr="00904ED8">
                              <w:rPr>
                                <w:rFonts w:ascii="Montserrat" w:hAnsi="Montserrat"/>
                                <w:sz w:val="12"/>
                                <w:szCs w:val="18"/>
                              </w:rPr>
                              <w:t>Datos identificativos de la Zona destino de la notificación. Todos los datos proceden de la tabla maestra “Zonas de distribución” proporcionan información acerca del equipo encargado de su tramitación.</w:t>
                            </w:r>
                          </w:p>
                          <w:p w14:paraId="4F989886" w14:textId="77777777" w:rsidR="00FB7ADB" w:rsidRPr="00904ED8" w:rsidRDefault="00FB7ADB" w:rsidP="00FB7ADB">
                            <w:pPr>
                              <w:pStyle w:val="Prrafodelista"/>
                              <w:spacing w:line="240" w:lineRule="auto"/>
                              <w:ind w:left="284"/>
                              <w:jc w:val="left"/>
                              <w:rPr>
                                <w:rFonts w:ascii="Montserrat" w:hAnsi="Montserrat"/>
                                <w:sz w:val="12"/>
                                <w:szCs w:val="18"/>
                              </w:rPr>
                            </w:pPr>
                          </w:p>
                          <w:p w14:paraId="75EBBA19" w14:textId="77777777" w:rsidR="004334AA" w:rsidRPr="00904ED8" w:rsidRDefault="00FB7ADB" w:rsidP="007F2FA6">
                            <w:pPr>
                              <w:pStyle w:val="Prrafodelista"/>
                              <w:numPr>
                                <w:ilvl w:val="0"/>
                                <w:numId w:val="13"/>
                              </w:numPr>
                              <w:spacing w:line="240" w:lineRule="auto"/>
                              <w:ind w:left="284" w:hanging="284"/>
                              <w:jc w:val="left"/>
                              <w:rPr>
                                <w:rFonts w:ascii="Montserrat" w:hAnsi="Montserrat"/>
                                <w:sz w:val="12"/>
                                <w:szCs w:val="18"/>
                              </w:rPr>
                            </w:pPr>
                            <w:r w:rsidRPr="00904ED8">
                              <w:rPr>
                                <w:rFonts w:ascii="Montserrat" w:hAnsi="Montserrat"/>
                                <w:sz w:val="12"/>
                                <w:szCs w:val="18"/>
                              </w:rPr>
                              <w:t>Registro de Trazabilidad de la notificación. Los datos de vencimiento, fechas máximas, etc. son calculados en función de las tablas maestras “Estados” y “Tipos de notificación”</w:t>
                            </w:r>
                          </w:p>
                          <w:p w14:paraId="6F4F3EED" w14:textId="77777777" w:rsidR="004334AA" w:rsidRPr="00904ED8" w:rsidRDefault="004334AA" w:rsidP="004334AA">
                            <w:pPr>
                              <w:pStyle w:val="Prrafodelista"/>
                              <w:rPr>
                                <w:rFonts w:ascii="Montserrat" w:hAnsi="Montserrat"/>
                                <w:sz w:val="12"/>
                                <w:szCs w:val="18"/>
                              </w:rPr>
                            </w:pPr>
                          </w:p>
                          <w:p w14:paraId="5420F0C7" w14:textId="0481782B" w:rsidR="004334AA" w:rsidRPr="00904ED8" w:rsidRDefault="004334AA" w:rsidP="007F2FA6">
                            <w:pPr>
                              <w:pStyle w:val="Prrafodelista"/>
                              <w:numPr>
                                <w:ilvl w:val="0"/>
                                <w:numId w:val="13"/>
                              </w:numPr>
                              <w:spacing w:line="240" w:lineRule="auto"/>
                              <w:ind w:left="284" w:hanging="284"/>
                              <w:jc w:val="left"/>
                              <w:rPr>
                                <w:rFonts w:ascii="Montserrat" w:hAnsi="Montserrat"/>
                                <w:sz w:val="12"/>
                                <w:szCs w:val="18"/>
                              </w:rPr>
                            </w:pPr>
                            <w:r w:rsidRPr="00904ED8">
                              <w:rPr>
                                <w:rFonts w:ascii="Montserrat" w:hAnsi="Montserrat"/>
                                <w:sz w:val="12"/>
                                <w:szCs w:val="18"/>
                              </w:rPr>
                              <w:t>Datos relativos al Activo objeto de la notificación. Procedente de Maestro Activos</w:t>
                            </w:r>
                          </w:p>
                          <w:p w14:paraId="32D4201C" w14:textId="77777777" w:rsidR="00A05A65" w:rsidRPr="00904ED8" w:rsidRDefault="00A05A65" w:rsidP="004334AA">
                            <w:pPr>
                              <w:spacing w:line="240" w:lineRule="auto"/>
                              <w:jc w:val="left"/>
                              <w:rPr>
                                <w:sz w:val="12"/>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4E2FD1" id="Cuadro de texto 2" o:spid="_x0000_s1038" type="#_x0000_t202" style="position:absolute;left:0;text-align:left;margin-left:301.45pt;margin-top:7.2pt;width:136.5pt;height:217.9pt;z-index:25165826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" fillcolor="#ffc" stroked="f" strokeweight=".5pt">
                <v:textbox>
                  <w:txbxContent>
                    <w:p w14:paraId="208D284A" w14:textId="77777777" w:rsidR="00FB7ADB" w:rsidRPr="00904ED8" w:rsidRDefault="00FB7ADB" w:rsidP="007F2FA6">
                      <w:pPr>
                        <w:pStyle w:val="Prrafodelista"/>
                        <w:numPr>
                          <w:ilvl w:val="0"/>
                          <w:numId w:val="13"/>
                        </w:numPr>
                        <w:spacing w:line="240" w:lineRule="auto"/>
                        <w:ind w:left="284" w:hanging="284"/>
                        <w:jc w:val="left"/>
                        <w:rPr>
                          <w:rFonts w:ascii="Montserrat" w:hAnsi="Montserrat"/>
                          <w:sz w:val="12"/>
                          <w:szCs w:val="18"/>
                        </w:rPr>
                      </w:pPr>
                      <w:r w:rsidRPr="00904ED8">
                        <w:rPr>
                          <w:rFonts w:ascii="Montserrat" w:hAnsi="Montserrat"/>
                          <w:sz w:val="12"/>
                          <w:szCs w:val="18"/>
                        </w:rPr>
                        <w:t>Datos relativos a la notificación oficial. Los campos empresa y cif proceden de la tabla maestra “Sociedades”</w:t>
                      </w:r>
                    </w:p>
                    <w:p w14:paraId="624F5DAC" w14:textId="77777777" w:rsidR="00FB7ADB" w:rsidRPr="00904ED8" w:rsidRDefault="00FB7ADB" w:rsidP="00FB7ADB">
                      <w:pPr>
                        <w:pStyle w:val="Prrafodelista"/>
                        <w:spacing w:line="240" w:lineRule="auto"/>
                        <w:ind w:left="284"/>
                        <w:jc w:val="left"/>
                        <w:rPr>
                          <w:rFonts w:ascii="Montserrat" w:hAnsi="Montserrat"/>
                          <w:sz w:val="12"/>
                          <w:szCs w:val="18"/>
                        </w:rPr>
                      </w:pPr>
                    </w:p>
                    <w:p w14:paraId="19C97191" w14:textId="77777777" w:rsidR="00FB7ADB" w:rsidRPr="00904ED8" w:rsidRDefault="00FB7ADB" w:rsidP="007F2FA6">
                      <w:pPr>
                        <w:pStyle w:val="Prrafodelista"/>
                        <w:numPr>
                          <w:ilvl w:val="0"/>
                          <w:numId w:val="13"/>
                        </w:numPr>
                        <w:spacing w:line="240" w:lineRule="auto"/>
                        <w:ind w:left="284" w:hanging="284"/>
                        <w:jc w:val="left"/>
                        <w:rPr>
                          <w:rFonts w:ascii="Montserrat" w:hAnsi="Montserrat"/>
                          <w:sz w:val="12"/>
                          <w:szCs w:val="18"/>
                        </w:rPr>
                      </w:pPr>
                      <w:r w:rsidRPr="00904ED8">
                        <w:rPr>
                          <w:rFonts w:ascii="Montserrat" w:hAnsi="Montserrat"/>
                          <w:sz w:val="12"/>
                          <w:szCs w:val="18"/>
                        </w:rPr>
                        <w:t>Datos relativos al tipo de notificación. Los datos asociados proceden de la tabla maestra “Tipos de Notificación”</w:t>
                      </w:r>
                    </w:p>
                    <w:p w14:paraId="60169899" w14:textId="77777777" w:rsidR="00FB7ADB" w:rsidRPr="00904ED8" w:rsidRDefault="00FB7ADB" w:rsidP="00FB7ADB">
                      <w:pPr>
                        <w:pStyle w:val="Prrafodelista"/>
                        <w:spacing w:line="240" w:lineRule="auto"/>
                        <w:ind w:left="284"/>
                        <w:jc w:val="left"/>
                        <w:rPr>
                          <w:rFonts w:ascii="Montserrat" w:hAnsi="Montserrat"/>
                          <w:sz w:val="12"/>
                          <w:szCs w:val="18"/>
                        </w:rPr>
                      </w:pPr>
                    </w:p>
                    <w:p w14:paraId="5DE90603" w14:textId="77777777" w:rsidR="00FB7ADB" w:rsidRPr="00904ED8" w:rsidRDefault="00FB7ADB" w:rsidP="007F2FA6">
                      <w:pPr>
                        <w:pStyle w:val="Prrafodelista"/>
                        <w:numPr>
                          <w:ilvl w:val="0"/>
                          <w:numId w:val="13"/>
                        </w:numPr>
                        <w:spacing w:line="240" w:lineRule="auto"/>
                        <w:ind w:left="284" w:hanging="284"/>
                        <w:jc w:val="left"/>
                        <w:rPr>
                          <w:rFonts w:ascii="Montserrat" w:hAnsi="Montserrat"/>
                          <w:sz w:val="12"/>
                          <w:szCs w:val="18"/>
                        </w:rPr>
                      </w:pPr>
                      <w:r w:rsidRPr="00904ED8">
                        <w:rPr>
                          <w:rFonts w:ascii="Montserrat" w:hAnsi="Montserrat"/>
                          <w:sz w:val="12"/>
                          <w:szCs w:val="18"/>
                        </w:rPr>
                        <w:t>Datos identificativos de la Zona destino de la notificación. Todos los datos proceden de la tabla maestra “Zonas de distribución” proporcionan información acerca del equipo encargado de su tramitación.</w:t>
                      </w:r>
                    </w:p>
                    <w:p w14:paraId="4F989886" w14:textId="77777777" w:rsidR="00FB7ADB" w:rsidRPr="00904ED8" w:rsidRDefault="00FB7ADB" w:rsidP="00FB7ADB">
                      <w:pPr>
                        <w:pStyle w:val="Prrafodelista"/>
                        <w:spacing w:line="240" w:lineRule="auto"/>
                        <w:ind w:left="284"/>
                        <w:jc w:val="left"/>
                        <w:rPr>
                          <w:rFonts w:ascii="Montserrat" w:hAnsi="Montserrat"/>
                          <w:sz w:val="12"/>
                          <w:szCs w:val="18"/>
                        </w:rPr>
                      </w:pPr>
                    </w:p>
                    <w:p w14:paraId="75EBBA19" w14:textId="77777777" w:rsidR="004334AA" w:rsidRPr="00904ED8" w:rsidRDefault="00FB7ADB" w:rsidP="007F2FA6">
                      <w:pPr>
                        <w:pStyle w:val="Prrafodelista"/>
                        <w:numPr>
                          <w:ilvl w:val="0"/>
                          <w:numId w:val="13"/>
                        </w:numPr>
                        <w:spacing w:line="240" w:lineRule="auto"/>
                        <w:ind w:left="284" w:hanging="284"/>
                        <w:jc w:val="left"/>
                        <w:rPr>
                          <w:rFonts w:ascii="Montserrat" w:hAnsi="Montserrat"/>
                          <w:sz w:val="12"/>
                          <w:szCs w:val="18"/>
                        </w:rPr>
                      </w:pPr>
                      <w:r w:rsidRPr="00904ED8">
                        <w:rPr>
                          <w:rFonts w:ascii="Montserrat" w:hAnsi="Montserrat"/>
                          <w:sz w:val="12"/>
                          <w:szCs w:val="18"/>
                        </w:rPr>
                        <w:t>Registro de Trazabilidad de la notificación. Los datos de vencimiento, fechas máximas, etc. son calculados en función de las tablas maestras “Estados” y “Tipos de notificación”</w:t>
                      </w:r>
                    </w:p>
                    <w:p w14:paraId="6F4F3EED" w14:textId="77777777" w:rsidR="004334AA" w:rsidRPr="00904ED8" w:rsidRDefault="004334AA" w:rsidP="004334AA">
                      <w:pPr>
                        <w:pStyle w:val="Prrafodelista"/>
                        <w:rPr>
                          <w:rFonts w:ascii="Montserrat" w:hAnsi="Montserrat"/>
                          <w:sz w:val="12"/>
                          <w:szCs w:val="18"/>
                        </w:rPr>
                      </w:pPr>
                    </w:p>
                    <w:p w14:paraId="5420F0C7" w14:textId="0481782B" w:rsidR="004334AA" w:rsidRPr="00904ED8" w:rsidRDefault="004334AA" w:rsidP="007F2FA6">
                      <w:pPr>
                        <w:pStyle w:val="Prrafodelista"/>
                        <w:numPr>
                          <w:ilvl w:val="0"/>
                          <w:numId w:val="13"/>
                        </w:numPr>
                        <w:spacing w:line="240" w:lineRule="auto"/>
                        <w:ind w:left="284" w:hanging="284"/>
                        <w:jc w:val="left"/>
                        <w:rPr>
                          <w:rFonts w:ascii="Montserrat" w:hAnsi="Montserrat"/>
                          <w:sz w:val="12"/>
                          <w:szCs w:val="18"/>
                        </w:rPr>
                      </w:pPr>
                      <w:r w:rsidRPr="00904ED8">
                        <w:rPr>
                          <w:rFonts w:ascii="Montserrat" w:hAnsi="Montserrat"/>
                          <w:sz w:val="12"/>
                          <w:szCs w:val="18"/>
                        </w:rPr>
                        <w:t>Datos relativos al Activo objeto de la notificación. Procedente de Maestro Activos</w:t>
                      </w:r>
                    </w:p>
                    <w:p w14:paraId="32D4201C" w14:textId="77777777" w:rsidR="00A05A65" w:rsidRPr="00904ED8" w:rsidRDefault="00A05A65" w:rsidP="004334AA">
                      <w:pPr>
                        <w:spacing w:line="240" w:lineRule="auto"/>
                        <w:jc w:val="left"/>
                        <w:rPr>
                          <w:sz w:val="12"/>
                          <w:szCs w:val="18"/>
                        </w:rPr>
                      </w:pPr>
                    </w:p>
                  </w:txbxContent>
                </v:textbox>
                <w10:wrap anchorx="margin"/>
              </v:shape>
            </w:pict>
          </mc:Fallback>
        </mc:AlternateContent>
      </w:r>
    </w:p>
    <w:p w14:paraId="515E4D9D" w14:textId="554C2E07" w:rsidR="00FB7ADB" w:rsidRPr="00D10C8C" w:rsidRDefault="00FB7ADB" w:rsidP="004F052D">
      <w:pPr>
        <w:pStyle w:val="PiedeFoto"/>
        <w:spacing w:line="240" w:lineRule="auto"/>
        <w:jc w:val="left"/>
        <w:rPr>
          <w:rFonts w:asciiTheme="majorHAnsi" w:eastAsia="Arial" w:hAnsiTheme="majorHAnsi" w:cstheme="majorBidi"/>
          <w:b/>
          <w:bCs/>
        </w:rPr>
      </w:pPr>
      <w:bookmarkStart w:id="94" w:name="_Toc172591891"/>
      <w:bookmarkStart w:id="95" w:name="_Toc187188507"/>
      <w:bookmarkStart w:id="96" w:name="_Hlk141121355"/>
      <w:r w:rsidRPr="00D10C8C">
        <w:t>Zonas de distribución</w:t>
      </w:r>
      <w:bookmarkEnd w:id="94"/>
      <w:bookmarkEnd w:id="95"/>
    </w:p>
    <w:bookmarkEnd w:id="96"/>
    <w:p w14:paraId="29D46D95" w14:textId="77777777" w:rsidR="00FB7ADB" w:rsidRPr="00D10C8C" w:rsidRDefault="00FB7ADB" w:rsidP="00FB7ADB"/>
    <w:p w14:paraId="5262D3B7" w14:textId="77777777" w:rsidR="004F052D" w:rsidRPr="00D10C8C" w:rsidRDefault="004F052D" w:rsidP="00FB7ADB"/>
    <w:p w14:paraId="20AB31C8" w14:textId="77777777" w:rsidR="004F052D" w:rsidRPr="00D10C8C" w:rsidRDefault="004F052D" w:rsidP="00FB7ADB"/>
    <w:p w14:paraId="557CB608" w14:textId="01DB02D0" w:rsidR="00FB7ADB" w:rsidRPr="00D10C8C" w:rsidRDefault="00FB7ADB" w:rsidP="00FB7ADB">
      <w:r w:rsidRPr="00D10C8C">
        <w:t xml:space="preserve">Estas categorías son las receptoras de las notificaciones una vez catalogas y serán el repositorio definitivo de las mismas.  Sobre cada una de ellas actuará el equipo de tramitación asignado </w:t>
      </w:r>
      <w:r w:rsidR="00353110" w:rsidRPr="00D10C8C">
        <w:t>desde</w:t>
      </w:r>
      <w:r w:rsidRPr="00D10C8C">
        <w:t xml:space="preserve"> la tabla maestra “</w:t>
      </w:r>
      <w:r w:rsidR="00353110" w:rsidRPr="00D10C8C">
        <w:t>Equipos de Tramitación</w:t>
      </w:r>
      <w:r w:rsidRPr="00D10C8C">
        <w:t>”.</w:t>
      </w:r>
    </w:p>
    <w:p w14:paraId="2AA68B54" w14:textId="630DAA71" w:rsidR="00B85763" w:rsidRPr="00D10C8C" w:rsidRDefault="00083DE7" w:rsidP="00FB7ADB">
      <w:r w:rsidRPr="00D10C8C">
        <w:t xml:space="preserve">El formato es </w:t>
      </w:r>
      <w:r w:rsidR="00B85763" w:rsidRPr="00D10C8C">
        <w:t xml:space="preserve">similar al de a </w:t>
      </w:r>
      <w:proofErr w:type="spellStart"/>
      <w:r w:rsidR="00B85763" w:rsidRPr="00D10C8C">
        <w:t>cateoria</w:t>
      </w:r>
      <w:proofErr w:type="spellEnd"/>
      <w:r w:rsidR="00B85763" w:rsidRPr="00D10C8C">
        <w:t xml:space="preserve"> de origen Dispatching Room y comparte también las pestañas de </w:t>
      </w:r>
      <w:proofErr w:type="spellStart"/>
      <w:r w:rsidR="00B85763" w:rsidRPr="00D10C8C">
        <w:t>Hsitorial</w:t>
      </w:r>
      <w:proofErr w:type="spellEnd"/>
      <w:r w:rsidR="00B85763" w:rsidRPr="00D10C8C">
        <w:t xml:space="preserve"> y en un futuro DOCAI, de forma que la información se traslade de un lugar a otro sin perdidas de datos.</w:t>
      </w:r>
    </w:p>
    <w:p w14:paraId="6086D7BB" w14:textId="47289565" w:rsidR="00B85763" w:rsidRPr="00D10C8C" w:rsidRDefault="00B85763" w:rsidP="00FB7ADB">
      <w:r w:rsidRPr="00D10C8C">
        <w:lastRenderedPageBreak/>
        <w:t>A diferencia de</w:t>
      </w:r>
      <w:r w:rsidR="00EC79C7" w:rsidRPr="00D10C8C">
        <w:t xml:space="preserve"> la anterior en estas categorías destino l</w:t>
      </w:r>
      <w:r w:rsidRPr="00D10C8C">
        <w:t xml:space="preserve">os usuarios </w:t>
      </w:r>
      <w:r w:rsidR="00EC79C7" w:rsidRPr="00D10C8C">
        <w:t xml:space="preserve">no pueden seleccionar un Equipo de tramitación diferente al asignado al que pertenecen. Ante errores de clasificación se podrán devolver a Dispatching Room </w:t>
      </w:r>
      <w:r w:rsidR="002A402A" w:rsidRPr="00D10C8C">
        <w:t>mediante el Flujo de trabajo asignado.</w:t>
      </w:r>
    </w:p>
    <w:p w14:paraId="2652D060" w14:textId="211EA222" w:rsidR="008030D7" w:rsidRPr="00D10C8C" w:rsidRDefault="008030D7" w:rsidP="00FB7ADB"/>
    <w:p w14:paraId="1B9501DD" w14:textId="220AA387" w:rsidR="008030D7" w:rsidRPr="00D10C8C" w:rsidRDefault="008030D7" w:rsidP="008030D7">
      <w:pPr>
        <w:pStyle w:val="Titulo3"/>
      </w:pPr>
      <w:bookmarkStart w:id="97" w:name="_Toc188990062"/>
      <w:bookmarkStart w:id="98" w:name="_Toc188990872"/>
      <w:r w:rsidRPr="00D10C8C">
        <w:t>Seguridad de las categorías documentales</w:t>
      </w:r>
      <w:bookmarkEnd w:id="97"/>
      <w:bookmarkEnd w:id="98"/>
    </w:p>
    <w:p w14:paraId="105731CF" w14:textId="4BCEF409" w:rsidR="00302F49" w:rsidRPr="00D10C8C" w:rsidRDefault="00302F49" w:rsidP="00FB7ADB">
      <w:pPr>
        <w:rPr>
          <w:b/>
          <w:bCs/>
        </w:rPr>
      </w:pPr>
      <w:r w:rsidRPr="00D10C8C">
        <w:rPr>
          <w:b/>
          <w:bCs/>
        </w:rPr>
        <w:t>NOTA IMPORTANTE SOBRE SEGURIDAD</w:t>
      </w:r>
    </w:p>
    <w:p w14:paraId="2C6046FF" w14:textId="66D6D8A0" w:rsidR="00FB7ADB" w:rsidRPr="00D10C8C" w:rsidRDefault="00FB7ADB" w:rsidP="008030D7">
      <w:r w:rsidRPr="00D10C8C">
        <w:t xml:space="preserve">A efectos de seguridad se establecerán los permisos apropiados para cada </w:t>
      </w:r>
      <w:r w:rsidR="00353110" w:rsidRPr="00D10C8C">
        <w:t>categoría documental</w:t>
      </w:r>
      <w:r w:rsidRPr="00D10C8C">
        <w:t xml:space="preserve"> mediante la creación de grupos de seguridad con permisos claramente definidos y que estarán compuestos de los usuarios asignados a cada grupo. Con el objeto de realizar una administración lógica, ágil y sólida, no se asignarán permisos a usuarios sino a grupos y los usuarios serán introducidos en ellos.</w:t>
      </w:r>
    </w:p>
    <w:p w14:paraId="2DFD1EA4" w14:textId="17819FB4" w:rsidR="00302F49" w:rsidRPr="00D10C8C" w:rsidRDefault="00302F49" w:rsidP="008030D7">
      <w:r w:rsidRPr="00D10C8C">
        <w:t xml:space="preserve">De las sesiones de consultoría y análisis se ha derivado la necesidad de crear también grupos de seguridad que establezcan el </w:t>
      </w:r>
      <w:r w:rsidR="00A30E67" w:rsidRPr="00D10C8C">
        <w:t>filtrado</w:t>
      </w:r>
      <w:r w:rsidRPr="00D10C8C">
        <w:t xml:space="preserve"> de documentación en función de la Sociedad (CIF) </w:t>
      </w:r>
      <w:r w:rsidR="00841407" w:rsidRPr="00D10C8C">
        <w:t>a la que iban destinada</w:t>
      </w:r>
      <w:r w:rsidR="007916A1" w:rsidRPr="00D10C8C">
        <w:t xml:space="preserve"> </w:t>
      </w:r>
      <w:r w:rsidR="008030D7" w:rsidRPr="00D10C8C">
        <w:t xml:space="preserve">o del </w:t>
      </w:r>
      <w:r w:rsidR="00841407" w:rsidRPr="00D10C8C">
        <w:t xml:space="preserve">Equipo de tramitación al que </w:t>
      </w:r>
      <w:r w:rsidR="007916A1" w:rsidRPr="00D10C8C">
        <w:t>pertenezca</w:t>
      </w:r>
      <w:r w:rsidR="00841407" w:rsidRPr="00D10C8C">
        <w:t xml:space="preserve"> el usuario y que tenga </w:t>
      </w:r>
      <w:r w:rsidR="007916A1" w:rsidRPr="00D10C8C">
        <w:t>asignado</w:t>
      </w:r>
      <w:r w:rsidR="00841407" w:rsidRPr="00D10C8C">
        <w:t xml:space="preserve"> el documento </w:t>
      </w:r>
      <w:r w:rsidRPr="00D10C8C">
        <w:br/>
        <w:t>Esto implicara crear reglas de filtrado en la asignación de seguridad por áreas</w:t>
      </w:r>
      <w:r w:rsidR="00A30E67" w:rsidRPr="00D10C8C">
        <w:t>.</w:t>
      </w:r>
    </w:p>
    <w:p w14:paraId="108CD8F1" w14:textId="58D4975D" w:rsidR="007916A1" w:rsidRPr="00D10C8C" w:rsidRDefault="007916A1" w:rsidP="007916A1">
      <w:pPr>
        <w:pStyle w:val="PiedeFoto"/>
        <w:spacing w:line="240" w:lineRule="auto"/>
        <w:jc w:val="left"/>
        <w:rPr>
          <w:rFonts w:asciiTheme="majorHAnsi" w:eastAsia="Arial" w:hAnsiTheme="majorHAnsi" w:cstheme="majorBidi"/>
          <w:b/>
          <w:bCs/>
        </w:rPr>
      </w:pPr>
      <w:bookmarkStart w:id="99" w:name="_Toc187188508"/>
      <w:r w:rsidRPr="00D10C8C">
        <w:rPr>
          <w:noProof/>
        </w:rPr>
        <w:drawing>
          <wp:anchor distT="0" distB="0" distL="114300" distR="114300" simplePos="0" relativeHeight="251658282" behindDoc="0" locked="0" layoutInCell="1" allowOverlap="1" wp14:anchorId="1EF4FD15" wp14:editId="37DBB33F">
            <wp:simplePos x="0" y="0"/>
            <wp:positionH relativeFrom="column">
              <wp:posOffset>1905</wp:posOffset>
            </wp:positionH>
            <wp:positionV relativeFrom="paragraph">
              <wp:posOffset>74295</wp:posOffset>
            </wp:positionV>
            <wp:extent cx="5400040" cy="2376805"/>
            <wp:effectExtent l="0" t="0" r="0" b="4445"/>
            <wp:wrapTopAndBottom/>
            <wp:docPr id="1622280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80992" name=""/>
                    <pic:cNvPicPr/>
                  </pic:nvPicPr>
                  <pic:blipFill>
                    <a:blip r:embed="rId28">
                      <a:extLst>
                        <a:ext uri="{28A0092B-C50C-407E-A947-70E740481C1C}">
                          <a14:useLocalDpi xmlns:a14="http://schemas.microsoft.com/office/drawing/2010/main" val="0"/>
                        </a:ext>
                      </a:extLst>
                    </a:blip>
                    <a:stretch>
                      <a:fillRect/>
                    </a:stretch>
                  </pic:blipFill>
                  <pic:spPr>
                    <a:xfrm>
                      <a:off x="0" y="0"/>
                      <a:ext cx="5400040" cy="2376805"/>
                    </a:xfrm>
                    <a:prstGeom prst="rect">
                      <a:avLst/>
                    </a:prstGeom>
                  </pic:spPr>
                </pic:pic>
              </a:graphicData>
            </a:graphic>
          </wp:anchor>
        </w:drawing>
      </w:r>
      <w:r w:rsidRPr="00D10C8C">
        <w:t xml:space="preserve">Ejemplo de asignación de </w:t>
      </w:r>
      <w:r w:rsidR="000A4113" w:rsidRPr="00D10C8C">
        <w:t>Roles de usuario en función del Equipo</w:t>
      </w:r>
      <w:bookmarkEnd w:id="99"/>
    </w:p>
    <w:p w14:paraId="3344737A" w14:textId="1E0904A9" w:rsidR="007916A1" w:rsidRPr="00D10C8C" w:rsidRDefault="007916A1" w:rsidP="008030D7"/>
    <w:p w14:paraId="2C3E8E1E" w14:textId="77777777" w:rsidR="007916A1" w:rsidRPr="00D10C8C" w:rsidRDefault="007916A1" w:rsidP="008030D7"/>
    <w:p w14:paraId="0490624F" w14:textId="77777777" w:rsidR="00FB7ADB" w:rsidRPr="00D10C8C" w:rsidRDefault="00FB7ADB" w:rsidP="008030D7"/>
    <w:p w14:paraId="3218109F" w14:textId="77777777" w:rsidR="00FB7ADB" w:rsidRPr="00D10C8C" w:rsidRDefault="00FB7ADB" w:rsidP="00FB7ADB"/>
    <w:p w14:paraId="7D8FE078" w14:textId="2667827B" w:rsidR="00901719" w:rsidRPr="00D10C8C" w:rsidRDefault="00901719">
      <w:pPr>
        <w:spacing w:after="160" w:line="259" w:lineRule="auto"/>
        <w:jc w:val="left"/>
        <w:rPr>
          <w:rFonts w:ascii="Montserrat Light" w:eastAsiaTheme="majorEastAsia" w:hAnsi="Montserrat Light" w:cstheme="majorBidi"/>
          <w:b/>
          <w:color w:val="C00000"/>
          <w:sz w:val="24"/>
          <w:szCs w:val="26"/>
        </w:rPr>
      </w:pPr>
      <w:r w:rsidRPr="00D10C8C">
        <w:br w:type="page"/>
      </w:r>
    </w:p>
    <w:p w14:paraId="673D4D21" w14:textId="06301EFB" w:rsidR="001A7A5C" w:rsidRPr="00D10C8C" w:rsidRDefault="001A7A5C" w:rsidP="001A7A5C">
      <w:pPr>
        <w:pStyle w:val="Ttulo2"/>
      </w:pPr>
      <w:bookmarkStart w:id="100" w:name="_Toc188990063"/>
      <w:bookmarkStart w:id="101" w:name="_Toc188990873"/>
      <w:r w:rsidRPr="00D10C8C">
        <w:lastRenderedPageBreak/>
        <w:t>Consultas de categoría cruzada</w:t>
      </w:r>
      <w:bookmarkEnd w:id="100"/>
      <w:bookmarkEnd w:id="101"/>
    </w:p>
    <w:p w14:paraId="1308F362" w14:textId="2756CCBB" w:rsidR="00D57207" w:rsidRPr="00D10C8C" w:rsidRDefault="001A7A5C" w:rsidP="00D92E05">
      <w:r w:rsidRPr="00D10C8C">
        <w:t xml:space="preserve">Con el objeto de disponer de un </w:t>
      </w:r>
      <w:r w:rsidR="009C2802" w:rsidRPr="00D10C8C">
        <w:t xml:space="preserve">formulario de búsqueda sencillo </w:t>
      </w:r>
      <w:r w:rsidR="005D182C" w:rsidRPr="00D10C8C">
        <w:t xml:space="preserve">y que permita obtener resultado en varias </w:t>
      </w:r>
      <w:r w:rsidR="002D2BE7" w:rsidRPr="00D10C8C">
        <w:t>áreas</w:t>
      </w:r>
      <w:r w:rsidR="00D57207" w:rsidRPr="00D10C8C">
        <w:t xml:space="preserve"> de forma </w:t>
      </w:r>
      <w:proofErr w:type="spellStart"/>
      <w:r w:rsidR="00D57207" w:rsidRPr="00D10C8C">
        <w:t>simultanea</w:t>
      </w:r>
      <w:proofErr w:type="spellEnd"/>
      <w:r w:rsidR="00D57207" w:rsidRPr="00D10C8C">
        <w:t xml:space="preserve"> se ha creado un formulario de </w:t>
      </w:r>
      <w:r w:rsidR="002D2BE7" w:rsidRPr="00D10C8C">
        <w:t>Categoría</w:t>
      </w:r>
      <w:r w:rsidR="00D57207" w:rsidRPr="00D10C8C">
        <w:t xml:space="preserve"> Cruzada simple que replica la búsqueda </w:t>
      </w:r>
      <w:r w:rsidR="002D2BE7" w:rsidRPr="00D10C8C">
        <w:t>establecida</w:t>
      </w:r>
      <w:r w:rsidR="00D57207" w:rsidRPr="00D10C8C">
        <w:t xml:space="preserve"> en todas aquellas categorías documentales </w:t>
      </w:r>
      <w:r w:rsidR="002D2BE7" w:rsidRPr="00D10C8C">
        <w:t>configuradas</w:t>
      </w:r>
      <w:r w:rsidR="00D57207" w:rsidRPr="00D10C8C">
        <w:t>.</w:t>
      </w:r>
    </w:p>
    <w:p w14:paraId="2277A304" w14:textId="325BB9AA" w:rsidR="000A6F55" w:rsidRPr="00D10C8C" w:rsidRDefault="000F6116" w:rsidP="000A6F55">
      <w:pPr>
        <w:rPr>
          <w:shd w:val="clear" w:color="auto" w:fill="FFFFFF"/>
        </w:rPr>
      </w:pPr>
      <w:r w:rsidRPr="00D10C8C">
        <w:rPr>
          <w:shd w:val="clear" w:color="auto" w:fill="FFFFFF"/>
        </w:rPr>
        <w:t xml:space="preserve">La información necesaria para </w:t>
      </w:r>
      <w:r w:rsidR="000A6F55" w:rsidRPr="00D10C8C">
        <w:rPr>
          <w:shd w:val="clear" w:color="auto" w:fill="FFFFFF"/>
        </w:rPr>
        <w:t>configurar una consulta de categoría cruzada se encuentra en este enlace:</w:t>
      </w:r>
    </w:p>
    <w:p w14:paraId="081BBE6E" w14:textId="62B59F6D" w:rsidR="000F6116" w:rsidRPr="00D10C8C" w:rsidRDefault="000F6116" w:rsidP="00D92E05">
      <w:r w:rsidRPr="00D10C8C">
        <w:rPr>
          <w:rFonts w:ascii="Verdana" w:hAnsi="Verdana"/>
          <w:color w:val="000000"/>
          <w:sz w:val="23"/>
          <w:szCs w:val="23"/>
          <w:shd w:val="clear" w:color="auto" w:fill="FFFFFF"/>
        </w:rPr>
        <w:t> </w:t>
      </w:r>
      <w:hyperlink r:id="rId29" w:history="1">
        <w:r w:rsidRPr="00D10C8C">
          <w:rPr>
            <w:rStyle w:val="Hipervnculo"/>
            <w:rFonts w:ascii="Verdana" w:hAnsi="Verdana"/>
            <w:sz w:val="23"/>
            <w:szCs w:val="23"/>
            <w:bdr w:val="none" w:sz="0" w:space="0" w:color="auto" w:frame="1"/>
            <w:shd w:val="clear" w:color="auto" w:fill="FFFFFF"/>
          </w:rPr>
          <w:t>Consulta de categoría cruzada por datos de índice</w:t>
        </w:r>
      </w:hyperlink>
      <w:r w:rsidRPr="00D10C8C">
        <w:rPr>
          <w:rFonts w:ascii="Verdana" w:hAnsi="Verdana"/>
          <w:color w:val="000000"/>
          <w:sz w:val="23"/>
          <w:szCs w:val="23"/>
          <w:shd w:val="clear" w:color="auto" w:fill="FFFFFF"/>
        </w:rPr>
        <w:t> </w:t>
      </w:r>
    </w:p>
    <w:p w14:paraId="682A0768" w14:textId="56CD3C79" w:rsidR="0079068E" w:rsidRPr="00D10C8C" w:rsidRDefault="00775298" w:rsidP="00D92E05">
      <w:r w:rsidRPr="00D10C8C">
        <w:rPr>
          <w:noProof/>
        </w:rPr>
        <w:drawing>
          <wp:anchor distT="0" distB="0" distL="114300" distR="114300" simplePos="0" relativeHeight="251658276" behindDoc="0" locked="0" layoutInCell="1" allowOverlap="1" wp14:anchorId="7E8C6F2B" wp14:editId="3A4C1A53">
            <wp:simplePos x="0" y="0"/>
            <wp:positionH relativeFrom="column">
              <wp:posOffset>-3810</wp:posOffset>
            </wp:positionH>
            <wp:positionV relativeFrom="paragraph">
              <wp:posOffset>650875</wp:posOffset>
            </wp:positionV>
            <wp:extent cx="4243070" cy="2729865"/>
            <wp:effectExtent l="19050" t="19050" r="24130" b="13335"/>
            <wp:wrapTopAndBottom/>
            <wp:docPr id="1809597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97856" name="Imagen 1"/>
                    <pic:cNvPicPr/>
                  </pic:nvPicPr>
                  <pic:blipFill>
                    <a:blip r:embed="rId30">
                      <a:extLst>
                        <a:ext uri="{28A0092B-C50C-407E-A947-70E740481C1C}">
                          <a14:useLocalDpi xmlns:a14="http://schemas.microsoft.com/office/drawing/2010/main" val="0"/>
                        </a:ext>
                      </a:extLst>
                    </a:blip>
                    <a:stretch>
                      <a:fillRect/>
                    </a:stretch>
                  </pic:blipFill>
                  <pic:spPr>
                    <a:xfrm>
                      <a:off x="0" y="0"/>
                      <a:ext cx="4243070" cy="272986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14497C" w:rsidRPr="00D10C8C">
        <w:t xml:space="preserve">Mediante este método </w:t>
      </w:r>
      <w:r w:rsidR="00D57207" w:rsidRPr="00D10C8C">
        <w:t xml:space="preserve">se ha creado </w:t>
      </w:r>
      <w:r w:rsidR="0014497C" w:rsidRPr="00D10C8C">
        <w:t xml:space="preserve">ya </w:t>
      </w:r>
      <w:r w:rsidR="00D57207" w:rsidRPr="00D10C8C">
        <w:t>una consulta global para toda el área de notificaciones denominada</w:t>
      </w:r>
      <w:r w:rsidR="002D2BE7" w:rsidRPr="00D10C8C">
        <w:t xml:space="preserve"> “Búsqueda Global Notificaciones” previamente configurada para la búsqueda en todas l</w:t>
      </w:r>
      <w:r w:rsidR="008505B1" w:rsidRPr="00D10C8C">
        <w:t>a</w:t>
      </w:r>
      <w:r w:rsidR="002D2BE7" w:rsidRPr="00D10C8C">
        <w:t>s categorías disponibles</w:t>
      </w:r>
      <w:r w:rsidR="008505B1" w:rsidRPr="00D10C8C">
        <w:t xml:space="preserve"> desde un formulario simple</w:t>
      </w:r>
    </w:p>
    <w:p w14:paraId="40A5B78B" w14:textId="0CDAAB97" w:rsidR="00D92E05" w:rsidRPr="00D10C8C" w:rsidRDefault="00D92E05" w:rsidP="00D92E05">
      <w:pPr>
        <w:pStyle w:val="PiedeFoto"/>
        <w:jc w:val="left"/>
        <w:rPr>
          <w:rFonts w:asciiTheme="majorHAnsi" w:eastAsia="Arial" w:hAnsiTheme="majorHAnsi" w:cstheme="majorBidi"/>
          <w:b/>
          <w:bCs/>
        </w:rPr>
      </w:pPr>
      <w:bookmarkStart w:id="102" w:name="_Toc187188509"/>
      <w:r w:rsidRPr="00D10C8C">
        <w:t xml:space="preserve">Consulta de Categoría cruzada - </w:t>
      </w:r>
      <w:bookmarkEnd w:id="102"/>
      <w:r w:rsidR="00D41E56" w:rsidRPr="00D10C8C">
        <w:t>Búsqueda</w:t>
      </w:r>
    </w:p>
    <w:p w14:paraId="4755E4CE" w14:textId="146A74B6" w:rsidR="00775298" w:rsidRPr="00D10C8C" w:rsidRDefault="001A7A5C" w:rsidP="001A7A5C">
      <w:r w:rsidRPr="00D10C8C">
        <w:t xml:space="preserve"> </w:t>
      </w:r>
    </w:p>
    <w:p w14:paraId="73ED4F56" w14:textId="7B089024" w:rsidR="00775298" w:rsidRPr="00D10C8C" w:rsidRDefault="00775298" w:rsidP="001A7A5C">
      <w:r w:rsidRPr="00D10C8C">
        <w:rPr>
          <w:noProof/>
        </w:rPr>
        <w:drawing>
          <wp:anchor distT="0" distB="0" distL="114300" distR="114300" simplePos="0" relativeHeight="251658277" behindDoc="0" locked="0" layoutInCell="1" allowOverlap="1" wp14:anchorId="21354D25" wp14:editId="5BAA6A13">
            <wp:simplePos x="0" y="0"/>
            <wp:positionH relativeFrom="column">
              <wp:posOffset>635</wp:posOffset>
            </wp:positionH>
            <wp:positionV relativeFrom="paragraph">
              <wp:posOffset>316230</wp:posOffset>
            </wp:positionV>
            <wp:extent cx="5396230" cy="2082800"/>
            <wp:effectExtent l="0" t="0" r="0" b="0"/>
            <wp:wrapTopAndBottom/>
            <wp:docPr id="1102212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12451" name="Imagen 1"/>
                    <pic:cNvPicPr/>
                  </pic:nvPicPr>
                  <pic:blipFill>
                    <a:blip r:embed="rId31">
                      <a:extLst>
                        <a:ext uri="{28A0092B-C50C-407E-A947-70E740481C1C}">
                          <a14:useLocalDpi xmlns:a14="http://schemas.microsoft.com/office/drawing/2010/main" val="0"/>
                        </a:ext>
                      </a:extLst>
                    </a:blip>
                    <a:stretch>
                      <a:fillRect/>
                    </a:stretch>
                  </pic:blipFill>
                  <pic:spPr>
                    <a:xfrm>
                      <a:off x="0" y="0"/>
                      <a:ext cx="5396230" cy="2082800"/>
                    </a:xfrm>
                    <a:prstGeom prst="rect">
                      <a:avLst/>
                    </a:prstGeom>
                  </pic:spPr>
                </pic:pic>
              </a:graphicData>
            </a:graphic>
          </wp:anchor>
        </w:drawing>
      </w:r>
      <w:r w:rsidRPr="00D10C8C">
        <w:t>Presentando los resultados de la búsqueda agrupados por Zona-</w:t>
      </w:r>
      <w:r w:rsidR="00D92E05" w:rsidRPr="00D10C8C">
        <w:t>Categoría</w:t>
      </w:r>
    </w:p>
    <w:p w14:paraId="0E1C3B1F" w14:textId="2B972AB4" w:rsidR="001A7A5C" w:rsidRPr="00D10C8C" w:rsidRDefault="00775298" w:rsidP="00E509DB">
      <w:pPr>
        <w:pStyle w:val="PiedeFoto"/>
        <w:jc w:val="left"/>
      </w:pPr>
      <w:r w:rsidRPr="00D10C8C">
        <w:t xml:space="preserve"> </w:t>
      </w:r>
      <w:bookmarkStart w:id="103" w:name="_Toc187188510"/>
      <w:r w:rsidR="00D92E05" w:rsidRPr="00D10C8C">
        <w:t>Consulta de categoría cruzada - Resultados</w:t>
      </w:r>
      <w:bookmarkEnd w:id="103"/>
      <w:r w:rsidR="001A7A5C" w:rsidRPr="00D10C8C">
        <w:br w:type="page"/>
      </w:r>
    </w:p>
    <w:p w14:paraId="37076623" w14:textId="33B43BB6" w:rsidR="006247E2" w:rsidRPr="00D10C8C" w:rsidRDefault="006247E2" w:rsidP="006F7844">
      <w:pPr>
        <w:pStyle w:val="Ttulo1"/>
      </w:pPr>
      <w:bookmarkStart w:id="104" w:name="_Toc188990064"/>
      <w:bookmarkStart w:id="105" w:name="_Toc188990874"/>
      <w:r w:rsidRPr="00D10C8C">
        <w:lastRenderedPageBreak/>
        <w:t>Flujos de trabajo</w:t>
      </w:r>
      <w:bookmarkEnd w:id="104"/>
      <w:bookmarkEnd w:id="105"/>
    </w:p>
    <w:p w14:paraId="31E62FB2" w14:textId="77777777" w:rsidR="006247E2" w:rsidRPr="00D10C8C" w:rsidRDefault="006247E2" w:rsidP="006247E2">
      <w:r w:rsidRPr="00D10C8C">
        <w:t>Asociados a la estructura documental o repositorio tanto de las categorías de operación como de las tablas maestras existen una serie de Flujos de Trabajo automatizados que garantizan tanto una definición exacta de los procesos como un control exhaustivo sobre las tareas y la trazabilidad de las notificaciones.</w:t>
      </w:r>
    </w:p>
    <w:p w14:paraId="66C0977A" w14:textId="0B34C406" w:rsidR="00903BC8" w:rsidRPr="00D10C8C" w:rsidRDefault="006247E2" w:rsidP="006247E2">
      <w:r w:rsidRPr="00D10C8C">
        <w:t>Algunos de estos flujos de trabajo incorporan tareas manuales asignadas a usuarios específicos con unos parámetros de seguimiento y caducidad controlados mientras que otros son absolutamente automáticos y tienen como objetivo el control de los datos y la coherencia de la solución aportada.</w:t>
      </w:r>
    </w:p>
    <w:p w14:paraId="4DAF02EF" w14:textId="66A8D96D" w:rsidR="00BA5BBC" w:rsidRPr="00D10C8C" w:rsidRDefault="0032119D" w:rsidP="006247E2">
      <w:r w:rsidRPr="00D10C8C">
        <w:t xml:space="preserve">Una </w:t>
      </w:r>
      <w:r w:rsidR="00BA5BBC" w:rsidRPr="00D10C8C">
        <w:t>categoría</w:t>
      </w:r>
      <w:r w:rsidRPr="00D10C8C">
        <w:t xml:space="preserve"> documental de Therefore™ puede tener varios flujos de trabajo asociados, cuyos </w:t>
      </w:r>
      <w:r w:rsidR="007B5682" w:rsidRPr="00D10C8C">
        <w:t>disparadores pueden ser:</w:t>
      </w:r>
    </w:p>
    <w:p w14:paraId="736D9009" w14:textId="29DE480B" w:rsidR="0032119D" w:rsidRPr="00D10C8C" w:rsidRDefault="00BA5BBC" w:rsidP="00BA5BBC">
      <w:pPr>
        <w:pStyle w:val="Listas"/>
      </w:pPr>
      <w:r w:rsidRPr="00D10C8C">
        <w:t>Automáticos</w:t>
      </w:r>
      <w:r w:rsidR="007B5682" w:rsidRPr="00D10C8C">
        <w:t xml:space="preserve"> por creación de un nuevo documento o modificación </w:t>
      </w:r>
      <w:r w:rsidR="00F23476" w:rsidRPr="00D10C8C">
        <w:t>de este.</w:t>
      </w:r>
    </w:p>
    <w:p w14:paraId="66C9B245" w14:textId="0F4CA999" w:rsidR="007B5682" w:rsidRPr="00D10C8C" w:rsidRDefault="00BA5BBC" w:rsidP="00BA5BBC">
      <w:pPr>
        <w:pStyle w:val="Listas"/>
      </w:pPr>
      <w:r w:rsidRPr="00D10C8C">
        <w:t>Automáticos</w:t>
      </w:r>
      <w:r w:rsidR="007B5682" w:rsidRPr="00D10C8C">
        <w:t xml:space="preserve"> por llamada desde otro flujo de trabajo</w:t>
      </w:r>
      <w:r w:rsidR="00757D1A" w:rsidRPr="00D10C8C">
        <w:t xml:space="preserve"> o</w:t>
      </w:r>
      <w:r w:rsidR="007B5682" w:rsidRPr="00D10C8C">
        <w:t xml:space="preserve"> desarrollo especifico</w:t>
      </w:r>
      <w:r w:rsidRPr="00D10C8C">
        <w:t>.</w:t>
      </w:r>
    </w:p>
    <w:p w14:paraId="5F01AA88" w14:textId="0B131D4A" w:rsidR="00BA5BBC" w:rsidRPr="00D10C8C" w:rsidRDefault="00BA5BBC" w:rsidP="00BA5BBC">
      <w:pPr>
        <w:pStyle w:val="Listas"/>
      </w:pPr>
      <w:r w:rsidRPr="00D10C8C">
        <w:t>Lanzados de forma manual por el usuario para la ejecución de un proceso definido</w:t>
      </w:r>
      <w:r w:rsidR="00757D1A" w:rsidRPr="00D10C8C">
        <w:t>.</w:t>
      </w:r>
    </w:p>
    <w:p w14:paraId="6B760B75" w14:textId="77777777" w:rsidR="00BA5BBC" w:rsidRPr="00D10C8C" w:rsidRDefault="00BA5BBC">
      <w:pPr>
        <w:spacing w:after="160" w:line="259" w:lineRule="auto"/>
        <w:jc w:val="left"/>
      </w:pPr>
    </w:p>
    <w:p w14:paraId="34F2C278" w14:textId="77777777" w:rsidR="00BA5BBC" w:rsidRPr="00D10C8C" w:rsidRDefault="00BA5BBC">
      <w:pPr>
        <w:spacing w:after="160" w:line="259" w:lineRule="auto"/>
        <w:jc w:val="left"/>
      </w:pPr>
    </w:p>
    <w:p w14:paraId="33D2DAAB" w14:textId="77777777" w:rsidR="00B15E78" w:rsidRPr="00D10C8C" w:rsidRDefault="00BA5BBC">
      <w:pPr>
        <w:spacing w:after="160" w:line="259" w:lineRule="auto"/>
        <w:jc w:val="left"/>
      </w:pPr>
      <w:r w:rsidRPr="00D10C8C">
        <w:t xml:space="preserve">A </w:t>
      </w:r>
      <w:r w:rsidR="00B15E78" w:rsidRPr="00D10C8C">
        <w:t>continuación,</w:t>
      </w:r>
      <w:r w:rsidRPr="00D10C8C">
        <w:t xml:space="preserve"> se describen los principales flujos de trabajo configurados en la aplicación</w:t>
      </w:r>
      <w:r w:rsidR="00B15E78" w:rsidRPr="00D10C8C">
        <w:t>.</w:t>
      </w:r>
    </w:p>
    <w:p w14:paraId="2E30DE98" w14:textId="77777777" w:rsidR="00B15E78" w:rsidRPr="00D10C8C" w:rsidRDefault="00B15E78">
      <w:pPr>
        <w:spacing w:after="160" w:line="259" w:lineRule="auto"/>
        <w:jc w:val="left"/>
      </w:pPr>
    </w:p>
    <w:p w14:paraId="274F970A" w14:textId="5FC5B53D" w:rsidR="00B15E78" w:rsidRPr="00D10C8C" w:rsidRDefault="000A5B1C" w:rsidP="000A5B1C">
      <w:pPr>
        <w:pStyle w:val="Listas"/>
        <w:rPr>
          <w:b/>
          <w:bCs/>
        </w:rPr>
      </w:pPr>
      <w:r w:rsidRPr="00D10C8C">
        <w:rPr>
          <w:b/>
          <w:bCs/>
        </w:rPr>
        <w:t>Asignación</w:t>
      </w:r>
      <w:r w:rsidR="00B15E78" w:rsidRPr="00D10C8C">
        <w:rPr>
          <w:b/>
          <w:bCs/>
        </w:rPr>
        <w:t xml:space="preserve"> de responsables y equipos de tramitación</w:t>
      </w:r>
    </w:p>
    <w:p w14:paraId="28E3051E" w14:textId="77777777" w:rsidR="00B15E78" w:rsidRPr="00D10C8C" w:rsidRDefault="00B15E78" w:rsidP="000A5B1C">
      <w:pPr>
        <w:pStyle w:val="Listas"/>
        <w:rPr>
          <w:b/>
          <w:bCs/>
        </w:rPr>
      </w:pPr>
      <w:r w:rsidRPr="00D10C8C">
        <w:rPr>
          <w:b/>
          <w:bCs/>
        </w:rPr>
        <w:t>WF de reparto y Dispatching Room</w:t>
      </w:r>
    </w:p>
    <w:p w14:paraId="7595760B" w14:textId="2955EE98" w:rsidR="00BA5BBC" w:rsidRPr="00D10C8C" w:rsidRDefault="00B15E78" w:rsidP="000A5B1C">
      <w:pPr>
        <w:pStyle w:val="Listas"/>
      </w:pPr>
      <w:r w:rsidRPr="00D10C8C">
        <w:rPr>
          <w:b/>
          <w:bCs/>
        </w:rPr>
        <w:t>Proceso de tramitación de las notificaciones</w:t>
      </w:r>
      <w:r w:rsidRPr="00D10C8C">
        <w:t xml:space="preserve"> en las Zonas-</w:t>
      </w:r>
      <w:r w:rsidR="000A5B1C" w:rsidRPr="00D10C8C">
        <w:t>Categorías</w:t>
      </w:r>
      <w:r w:rsidRPr="00D10C8C">
        <w:t xml:space="preserve"> destino. Diseñado </w:t>
      </w:r>
      <w:r w:rsidR="001A410E" w:rsidRPr="00D10C8C">
        <w:t>idéntico para todas l</w:t>
      </w:r>
      <w:r w:rsidR="000A5B1C" w:rsidRPr="00D10C8C">
        <w:t>as</w:t>
      </w:r>
      <w:r w:rsidR="001A410E" w:rsidRPr="00D10C8C">
        <w:t xml:space="preserve"> zonas de reparto. Los posibles </w:t>
      </w:r>
      <w:r w:rsidR="000A5B1C" w:rsidRPr="00D10C8C">
        <w:t>cambios</w:t>
      </w:r>
      <w:r w:rsidR="001A410E" w:rsidRPr="00D10C8C">
        <w:t xml:space="preserve"> sobre este proceso que puedan ser necesarios para cada </w:t>
      </w:r>
      <w:r w:rsidR="000A5B1C" w:rsidRPr="00D10C8C">
        <w:t>zona</w:t>
      </w:r>
      <w:r w:rsidR="001A410E" w:rsidRPr="00D10C8C">
        <w:t xml:space="preserve"> </w:t>
      </w:r>
      <w:r w:rsidR="000A5B1C" w:rsidRPr="00D10C8C">
        <w:t>deberán</w:t>
      </w:r>
      <w:r w:rsidR="001A410E" w:rsidRPr="00D10C8C">
        <w:t xml:space="preserve"> ser estudiados y valorados </w:t>
      </w:r>
      <w:r w:rsidR="000A5B1C" w:rsidRPr="00D10C8C">
        <w:t>antes de su realización y puesta en producción</w:t>
      </w:r>
      <w:r w:rsidR="00903BC8" w:rsidRPr="00D10C8C">
        <w:br w:type="page"/>
      </w:r>
    </w:p>
    <w:p w14:paraId="23CEFAA1" w14:textId="77777777" w:rsidR="00903BC8" w:rsidRPr="00D10C8C" w:rsidRDefault="00903BC8" w:rsidP="00903BC8">
      <w:pPr>
        <w:pStyle w:val="Ttulo2"/>
      </w:pPr>
      <w:bookmarkStart w:id="106" w:name="_Toc172828528"/>
      <w:bookmarkStart w:id="107" w:name="_Toc188990065"/>
      <w:bookmarkStart w:id="108" w:name="_Toc188990875"/>
      <w:r w:rsidRPr="00D10C8C">
        <w:lastRenderedPageBreak/>
        <w:t>WF Asignación equipo de tramitación</w:t>
      </w:r>
      <w:bookmarkEnd w:id="106"/>
      <w:bookmarkEnd w:id="107"/>
      <w:bookmarkEnd w:id="108"/>
    </w:p>
    <w:p w14:paraId="5671BFD0" w14:textId="481C0F07" w:rsidR="00903BC8" w:rsidRPr="00D10C8C" w:rsidRDefault="00903BC8" w:rsidP="00903BC8">
      <w:r w:rsidRPr="00D10C8C">
        <w:t>Este flujo de trabajo se encuentra asociado a la Tabla Maestra (categoría) “Zonas de Distribución” y se ejecuta automáticamente tanto con la creación de una nueva Zona de distribución como con cada modificación que se haga sobe un registro.</w:t>
      </w:r>
    </w:p>
    <w:p w14:paraId="64D879C8" w14:textId="1A9DAB6A" w:rsidR="00903BC8" w:rsidRPr="00D10C8C" w:rsidRDefault="00903BC8" w:rsidP="00903BC8">
      <w:r w:rsidRPr="00D10C8C">
        <w:rPr>
          <w:noProof/>
        </w:rPr>
        <w:drawing>
          <wp:anchor distT="0" distB="0" distL="114300" distR="114300" simplePos="0" relativeHeight="251658269" behindDoc="0" locked="0" layoutInCell="1" allowOverlap="1" wp14:anchorId="71262964" wp14:editId="3C13E1BA">
            <wp:simplePos x="0" y="0"/>
            <wp:positionH relativeFrom="column">
              <wp:posOffset>963295</wp:posOffset>
            </wp:positionH>
            <wp:positionV relativeFrom="paragraph">
              <wp:posOffset>996315</wp:posOffset>
            </wp:positionV>
            <wp:extent cx="3344545" cy="648335"/>
            <wp:effectExtent l="19050" t="19050" r="27305" b="18415"/>
            <wp:wrapTopAndBottom/>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pic:nvPicPr>
                  <pic:blipFill>
                    <a:blip r:embed="rId32">
                      <a:extLst>
                        <a:ext uri="{28A0092B-C50C-407E-A947-70E740481C1C}">
                          <a14:useLocalDpi xmlns:a14="http://schemas.microsoft.com/office/drawing/2010/main" val="0"/>
                        </a:ext>
                      </a:extLst>
                    </a:blip>
                    <a:stretch>
                      <a:fillRect/>
                    </a:stretch>
                  </pic:blipFill>
                  <pic:spPr>
                    <a:xfrm>
                      <a:off x="0" y="0"/>
                      <a:ext cx="3344545" cy="648335"/>
                    </a:xfrm>
                    <a:prstGeom prst="rect">
                      <a:avLst/>
                    </a:prstGeom>
                    <a:noFill/>
                    <a:ln w="3175">
                      <a:solidFill>
                        <a:schemeClr val="tx1"/>
                      </a:solidFill>
                    </a:ln>
                  </pic:spPr>
                </pic:pic>
              </a:graphicData>
            </a:graphic>
            <wp14:sizeRelV relativeFrom="margin">
              <wp14:pctHeight>0</wp14:pctHeight>
            </wp14:sizeRelV>
          </wp:anchor>
        </w:drawing>
      </w:r>
      <w:r w:rsidRPr="00D10C8C">
        <w:t>El propósito de este flujo de trabajo es combinar los campos de tabla que indican el equipo de tramitación en un solo campo de texto que contenga las direcciones de correo electrónico separadas por ";". De esta manera, facilitaremos su traslado entre categorías y lo utilizaremos como el campo índice para asignar tareas en el flujo de trabajo (WF).</w:t>
      </w:r>
    </w:p>
    <w:p w14:paraId="5FC4EB16" w14:textId="2758F437" w:rsidR="00903BC8" w:rsidRPr="00D10C8C" w:rsidRDefault="00903BC8" w:rsidP="00903BC8">
      <w:pPr>
        <w:spacing w:after="0"/>
        <w:jc w:val="center"/>
      </w:pPr>
    </w:p>
    <w:p w14:paraId="207B8762" w14:textId="77777777" w:rsidR="00903BC8" w:rsidRPr="00D10C8C" w:rsidRDefault="00903BC8" w:rsidP="00903BC8">
      <w:pPr>
        <w:pStyle w:val="PiedeFoto"/>
        <w:spacing w:line="240" w:lineRule="auto"/>
      </w:pPr>
      <w:bookmarkStart w:id="109" w:name="_Toc172591892"/>
      <w:bookmarkStart w:id="110" w:name="_Toc187188511"/>
      <w:r w:rsidRPr="00D10C8C">
        <w:t>WF – Asignación equipo de tramitación</w:t>
      </w:r>
      <w:bookmarkEnd w:id="109"/>
      <w:bookmarkEnd w:id="110"/>
    </w:p>
    <w:p w14:paraId="3E056CA7" w14:textId="77777777" w:rsidR="00903BC8" w:rsidRPr="00D10C8C" w:rsidRDefault="00903BC8" w:rsidP="00903BC8"/>
    <w:p w14:paraId="538AB453" w14:textId="77777777" w:rsidR="006247E2" w:rsidRPr="00D10C8C" w:rsidRDefault="006247E2" w:rsidP="006247E2"/>
    <w:p w14:paraId="7174124C" w14:textId="007F36FB" w:rsidR="006247E2" w:rsidRPr="00D10C8C" w:rsidRDefault="006247E2" w:rsidP="00DD1570">
      <w:pPr>
        <w:pStyle w:val="Ttulo2"/>
      </w:pPr>
      <w:bookmarkStart w:id="111" w:name="_Toc188990066"/>
      <w:bookmarkStart w:id="112" w:name="_Toc188990876"/>
      <w:r w:rsidRPr="00D10C8C">
        <w:t>WF Notificaciones (</w:t>
      </w:r>
      <w:r w:rsidR="00B36A10" w:rsidRPr="00D10C8C">
        <w:t>DISPATCHING</w:t>
      </w:r>
      <w:r w:rsidRPr="00D10C8C">
        <w:t xml:space="preserve"> ROOM)</w:t>
      </w:r>
      <w:bookmarkEnd w:id="111"/>
      <w:bookmarkEnd w:id="112"/>
    </w:p>
    <w:p w14:paraId="0CEEE293" w14:textId="0A521A7F" w:rsidR="006247E2" w:rsidRPr="00D10C8C" w:rsidRDefault="006247E2" w:rsidP="006247E2">
      <w:pPr>
        <w:spacing w:after="0"/>
      </w:pPr>
      <w:r w:rsidRPr="00D10C8C">
        <w:t>Este flujo de trabajo está vinculado a la categoría "Notificaciones (</w:t>
      </w:r>
      <w:r w:rsidR="00B36A10" w:rsidRPr="00D10C8C">
        <w:t>DISPATCHING</w:t>
      </w:r>
      <w:r w:rsidRPr="00D10C8C">
        <w:t xml:space="preserve"> ROOM)" y se activa automáticamente con la creación de cada nuevo registro.</w:t>
      </w:r>
    </w:p>
    <w:p w14:paraId="4376E9B5" w14:textId="4DE6A242" w:rsidR="006247E2" w:rsidRPr="00D10C8C" w:rsidRDefault="006247E2" w:rsidP="006247E2">
      <w:pPr>
        <w:spacing w:after="0"/>
      </w:pPr>
    </w:p>
    <w:p w14:paraId="43F0A975" w14:textId="062C464D" w:rsidR="006247E2" w:rsidRPr="00D10C8C" w:rsidRDefault="006247E2" w:rsidP="006247E2">
      <w:pPr>
        <w:spacing w:after="0"/>
      </w:pPr>
      <w:r w:rsidRPr="00D10C8C">
        <w:t>Su objetivo principal es coordinar las acciones de clasificación y distribución hacia la zona definitiva de tramitación. Para lograr una eficiente y precisa clasificación, se ha simplificado al máximo, de modo que la intervención manual de los operadores sea la mínima indispensable. El enfoque se centra en asegurar que la clasificación se realice correctamente con la menor cantidad de acciones manuales posibles.</w:t>
      </w:r>
    </w:p>
    <w:p w14:paraId="02A1CC24" w14:textId="6B91BAE2" w:rsidR="006247E2" w:rsidRPr="00D10C8C" w:rsidRDefault="00E72C3B" w:rsidP="006247E2">
      <w:pPr>
        <w:spacing w:after="0"/>
      </w:pPr>
      <w:r w:rsidRPr="00D10C8C">
        <w:rPr>
          <w:noProof/>
        </w:rPr>
        <w:drawing>
          <wp:anchor distT="0" distB="0" distL="114300" distR="114300" simplePos="0" relativeHeight="251658251" behindDoc="0" locked="0" layoutInCell="1" allowOverlap="1" wp14:anchorId="6591FF73" wp14:editId="2A15E0BF">
            <wp:simplePos x="0" y="0"/>
            <wp:positionH relativeFrom="column">
              <wp:posOffset>24130</wp:posOffset>
            </wp:positionH>
            <wp:positionV relativeFrom="paragraph">
              <wp:posOffset>236855</wp:posOffset>
            </wp:positionV>
            <wp:extent cx="5488305" cy="1044575"/>
            <wp:effectExtent l="19050" t="19050" r="17145" b="22225"/>
            <wp:wrapTopAndBottom/>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88305" cy="1044575"/>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p>
    <w:p w14:paraId="5B4881F9" w14:textId="4B5607C7" w:rsidR="006247E2" w:rsidRPr="00D10C8C" w:rsidRDefault="006247E2" w:rsidP="006247E2">
      <w:pPr>
        <w:pStyle w:val="PiedeFoto"/>
      </w:pPr>
      <w:bookmarkStart w:id="113" w:name="_Toc187188512"/>
      <w:r w:rsidRPr="00D10C8C">
        <w:t>WF – Notificaciones (</w:t>
      </w:r>
      <w:r w:rsidR="00B36A10" w:rsidRPr="00D10C8C">
        <w:t>DISPATCHING</w:t>
      </w:r>
      <w:r w:rsidRPr="00D10C8C">
        <w:t xml:space="preserve"> ROOM)</w:t>
      </w:r>
      <w:bookmarkEnd w:id="113"/>
    </w:p>
    <w:p w14:paraId="07AF044D" w14:textId="77777777" w:rsidR="006247E2" w:rsidRPr="00D10C8C" w:rsidRDefault="006247E2" w:rsidP="006247E2">
      <w:pPr>
        <w:spacing w:after="0"/>
      </w:pPr>
    </w:p>
    <w:p w14:paraId="6044C574" w14:textId="77777777" w:rsidR="006247E2" w:rsidRPr="00D10C8C" w:rsidRDefault="006247E2" w:rsidP="006247E2">
      <w:pPr>
        <w:pBdr>
          <w:bottom w:val="single" w:sz="4" w:space="1" w:color="auto"/>
        </w:pBdr>
        <w:spacing w:after="0"/>
        <w:rPr>
          <w:sz w:val="14"/>
          <w:szCs w:val="18"/>
        </w:rPr>
      </w:pPr>
      <w:r w:rsidRPr="00D10C8C">
        <w:rPr>
          <w:sz w:val="14"/>
          <w:szCs w:val="18"/>
        </w:rPr>
        <w:t>NOTAS</w:t>
      </w:r>
    </w:p>
    <w:p w14:paraId="4957D7EB" w14:textId="77777777" w:rsidR="006247E2" w:rsidRPr="00D10C8C" w:rsidRDefault="006247E2" w:rsidP="007F2FA6">
      <w:pPr>
        <w:pStyle w:val="Prrafodelista"/>
        <w:numPr>
          <w:ilvl w:val="0"/>
          <w:numId w:val="17"/>
        </w:numPr>
        <w:rPr>
          <w:i/>
          <w:iCs/>
          <w:sz w:val="14"/>
          <w:szCs w:val="18"/>
        </w:rPr>
      </w:pPr>
      <w:r w:rsidRPr="00D10C8C">
        <w:rPr>
          <w:i/>
          <w:iCs/>
          <w:sz w:val="14"/>
          <w:szCs w:val="18"/>
        </w:rPr>
        <w:t>Todos los Scripts de actualización de Datos e indexación en los cambios de categoría se encuentran detallados en los anexos.</w:t>
      </w:r>
    </w:p>
    <w:p w14:paraId="4A0337F9" w14:textId="77777777" w:rsidR="006247E2" w:rsidRPr="00D10C8C" w:rsidRDefault="006247E2" w:rsidP="007F2FA6">
      <w:pPr>
        <w:pStyle w:val="Prrafodelista"/>
        <w:numPr>
          <w:ilvl w:val="0"/>
          <w:numId w:val="17"/>
        </w:numPr>
        <w:rPr>
          <w:i/>
          <w:iCs/>
          <w:sz w:val="14"/>
          <w:szCs w:val="18"/>
        </w:rPr>
      </w:pPr>
      <w:r w:rsidRPr="00D10C8C">
        <w:rPr>
          <w:i/>
          <w:iCs/>
          <w:sz w:val="14"/>
          <w:szCs w:val="18"/>
        </w:rPr>
        <w:t>El formato de los correos electrónicos que comunican a los usuarios tanto la asignación de tareas como la finalización de los procesos están construidos en HTML &amp; CSS y se encuentran documentados en los anexos a este documento</w:t>
      </w:r>
    </w:p>
    <w:p w14:paraId="788730FB" w14:textId="77777777" w:rsidR="006247E2" w:rsidRPr="00D10C8C" w:rsidRDefault="006247E2" w:rsidP="006247E2">
      <w:pPr>
        <w:spacing w:after="0"/>
      </w:pPr>
    </w:p>
    <w:p w14:paraId="41F1697A" w14:textId="77777777" w:rsidR="00E46C09" w:rsidRPr="00D10C8C" w:rsidRDefault="00E223CF">
      <w:pPr>
        <w:spacing w:after="160" w:line="259" w:lineRule="auto"/>
        <w:jc w:val="left"/>
      </w:pPr>
      <w:r w:rsidRPr="00D10C8C">
        <w:t xml:space="preserve">Este diseño de </w:t>
      </w:r>
      <w:r w:rsidR="00C33E22" w:rsidRPr="00D10C8C">
        <w:t>proceso</w:t>
      </w:r>
      <w:r w:rsidRPr="00D10C8C">
        <w:t xml:space="preserve"> </w:t>
      </w:r>
      <w:r w:rsidR="00C33E22" w:rsidRPr="00D10C8C">
        <w:t>contempla</w:t>
      </w:r>
      <w:r w:rsidRPr="00D10C8C">
        <w:t xml:space="preserve"> dos estados posibles en el área de clasificación </w:t>
      </w:r>
      <w:r w:rsidR="00C33E22" w:rsidRPr="00D10C8C">
        <w:t>de la documentación</w:t>
      </w:r>
    </w:p>
    <w:p w14:paraId="396D3F4D" w14:textId="0123691A" w:rsidR="00F27661" w:rsidRPr="00D10C8C" w:rsidRDefault="00F27661" w:rsidP="00F27661">
      <w:pPr>
        <w:pStyle w:val="Listas"/>
        <w:rPr>
          <w:rFonts w:ascii="JJ_Font2" w:hAnsi="JJ_Font2" w:cs="JJ_Font2"/>
          <w:color w:val="2E75B7"/>
          <w:sz w:val="32"/>
          <w:szCs w:val="32"/>
        </w:rPr>
      </w:pPr>
      <w:r w:rsidRPr="00D10C8C">
        <w:rPr>
          <w:rFonts w:ascii="Montserrat,Bold" w:hAnsi="Montserrat,Bold" w:cs="Montserrat,Bold"/>
          <w:b/>
          <w:bCs/>
        </w:rPr>
        <w:t>3</w:t>
      </w:r>
      <w:r w:rsidRPr="00D10C8C">
        <w:t xml:space="preserve">: el proceso se dará por finalizado en estado - Aceptada ZD </w:t>
      </w:r>
    </w:p>
    <w:p w14:paraId="4184E5C7" w14:textId="77777777" w:rsidR="00E05C43" w:rsidRPr="00D10C8C" w:rsidRDefault="00F27661" w:rsidP="00F27661">
      <w:pPr>
        <w:pStyle w:val="Listas"/>
      </w:pPr>
      <w:r w:rsidRPr="00D10C8C">
        <w:rPr>
          <w:rFonts w:ascii="Montserrat,Bold" w:hAnsi="Montserrat,Bold" w:cs="Montserrat,Bold"/>
          <w:b/>
          <w:bCs/>
        </w:rPr>
        <w:t>5</w:t>
      </w:r>
      <w:r w:rsidRPr="00D10C8C">
        <w:t>: el proceso se dará por finalizado en estado - Tramitada ZD</w:t>
      </w:r>
    </w:p>
    <w:p w14:paraId="780D2109" w14:textId="29C729AC" w:rsidR="00051518" w:rsidRPr="00D10C8C" w:rsidRDefault="00E05C43" w:rsidP="00E05C43">
      <w:r w:rsidRPr="00D10C8C">
        <w:t xml:space="preserve">Solamente cuando la notificación esté en la Zona de Distribución (en adelante ZD) de </w:t>
      </w:r>
      <w:r w:rsidRPr="00D10C8C">
        <w:rPr>
          <w:b/>
          <w:bCs/>
        </w:rPr>
        <w:t>Dispatching Room</w:t>
      </w:r>
      <w:r w:rsidRPr="00D10C8C">
        <w:t xml:space="preserve"> (en adelante DR) o en la de </w:t>
      </w:r>
      <w:r w:rsidR="00506260">
        <w:rPr>
          <w:b/>
          <w:bCs/>
        </w:rPr>
        <w:t>&lt;&lt;COMPAÑIA&gt;&gt;</w:t>
      </w:r>
      <w:r w:rsidRPr="00D10C8C">
        <w:rPr>
          <w:b/>
          <w:bCs/>
        </w:rPr>
        <w:t xml:space="preserve"> – Servicios Generales</w:t>
      </w:r>
      <w:r w:rsidRPr="00D10C8C">
        <w:t xml:space="preserve"> (en</w:t>
      </w:r>
      <w:r w:rsidR="00831956" w:rsidRPr="00D10C8C">
        <w:t xml:space="preserve"> </w:t>
      </w:r>
      <w:r w:rsidRPr="00D10C8C">
        <w:t xml:space="preserve">adelante BC-SSGG) estará habilitada </w:t>
      </w:r>
      <w:r w:rsidRPr="00D10C8C">
        <w:lastRenderedPageBreak/>
        <w:t>la opción de poder cambiar la</w:t>
      </w:r>
      <w:r w:rsidR="004942C1" w:rsidRPr="00D10C8C">
        <w:t xml:space="preserve"> ZD</w:t>
      </w:r>
      <w:r w:rsidR="00051518" w:rsidRPr="00D10C8C">
        <w:t xml:space="preserve">. </w:t>
      </w:r>
      <w:r w:rsidRPr="00D10C8C">
        <w:t>Con esto se evita que los gestores asignados a cada equipo de tramitación muevan los</w:t>
      </w:r>
      <w:r w:rsidR="00051518" w:rsidRPr="00D10C8C">
        <w:t xml:space="preserve"> </w:t>
      </w:r>
      <w:r w:rsidRPr="00D10C8C">
        <w:t>documentos sin sentido y que no asuman la responsabilidad de su gestión.</w:t>
      </w:r>
    </w:p>
    <w:p w14:paraId="756F121A" w14:textId="24F1C027" w:rsidR="006247E2" w:rsidRPr="00D10C8C" w:rsidRDefault="006247E2" w:rsidP="00AC5196">
      <w:r w:rsidRPr="00D10C8C">
        <w:t>El proceso de este flujo de trabajo se descompone en las siguientes tareas:</w:t>
      </w:r>
    </w:p>
    <w:p w14:paraId="411678A4" w14:textId="50A6332E" w:rsidR="006247E2" w:rsidRPr="00D10C8C" w:rsidRDefault="006247E2" w:rsidP="007F2FA6">
      <w:pPr>
        <w:pStyle w:val="Prrafodelista"/>
        <w:numPr>
          <w:ilvl w:val="0"/>
          <w:numId w:val="14"/>
        </w:numPr>
        <w:spacing w:after="0"/>
      </w:pPr>
      <w:r w:rsidRPr="00D10C8C">
        <w:t xml:space="preserve">Calcula los vencimientos de la tarea y las fechas de respuesta y tramitación </w:t>
      </w:r>
      <w:r w:rsidR="006815BB" w:rsidRPr="00D10C8C">
        <w:t xml:space="preserve">desde los datos introducidos al grabar la notificación y </w:t>
      </w:r>
      <w:r w:rsidRPr="00D10C8C">
        <w:t xml:space="preserve">en función de los </w:t>
      </w:r>
      <w:r w:rsidR="006815BB" w:rsidRPr="00D10C8C">
        <w:t>valores configurados</w:t>
      </w:r>
      <w:r w:rsidRPr="00D10C8C">
        <w:t xml:space="preserve"> en los maestros “Tipos de Notificación” y “Estados”</w:t>
      </w:r>
    </w:p>
    <w:p w14:paraId="161EF589" w14:textId="55F96967" w:rsidR="006247E2" w:rsidRPr="00D10C8C" w:rsidRDefault="006247E2" w:rsidP="006247E2">
      <w:pPr>
        <w:pStyle w:val="Prrafodelista"/>
        <w:spacing w:after="0"/>
      </w:pPr>
      <w:r w:rsidRPr="00D10C8C">
        <w:t>Actualiza el campo Historial y el campo estado para garantizar la traza</w:t>
      </w:r>
      <w:r w:rsidR="00DE6870" w:rsidRPr="00D10C8C">
        <w:t>bilidad</w:t>
      </w:r>
      <w:r w:rsidRPr="00D10C8C">
        <w:t xml:space="preserve"> del proceso.</w:t>
      </w:r>
    </w:p>
    <w:p w14:paraId="2F549F12" w14:textId="174151DF" w:rsidR="00800AF0" w:rsidRPr="00D10C8C" w:rsidRDefault="00800AF0" w:rsidP="006247E2">
      <w:pPr>
        <w:pStyle w:val="Prrafodelista"/>
        <w:spacing w:after="0"/>
      </w:pPr>
      <w:r w:rsidRPr="00D10C8C">
        <w:t xml:space="preserve">Para estas acciones se </w:t>
      </w:r>
      <w:r w:rsidR="00CD2523" w:rsidRPr="00D10C8C">
        <w:t>utilizan</w:t>
      </w:r>
      <w:r w:rsidRPr="00D10C8C">
        <w:t xml:space="preserve"> los Scripts Comunes descritos en el </w:t>
      </w:r>
      <w:r w:rsidR="00CD2523" w:rsidRPr="00D10C8C">
        <w:t>ANEXO 5.</w:t>
      </w:r>
    </w:p>
    <w:p w14:paraId="33F2490E" w14:textId="77777777" w:rsidR="00D779D0" w:rsidRPr="00D10C8C" w:rsidRDefault="00D779D0" w:rsidP="00D779D0">
      <w:pPr>
        <w:pStyle w:val="Codigo"/>
        <w:ind w:left="708"/>
      </w:pPr>
      <w:r w:rsidRPr="00D10C8C">
        <w:t xml:space="preserve">' debe ir </w:t>
      </w:r>
      <w:proofErr w:type="spellStart"/>
      <w:r w:rsidRPr="00D10C8C">
        <w:t>simempre</w:t>
      </w:r>
      <w:proofErr w:type="spellEnd"/>
      <w:r w:rsidRPr="00D10C8C">
        <w:t xml:space="preserve"> acompañado de los Scripts comunes "Actualización Vencimientos" y "Actualizar Historial </w:t>
      </w:r>
      <w:proofErr w:type="spellStart"/>
      <w:r w:rsidRPr="00D10C8C">
        <w:t>DeLuxe</w:t>
      </w:r>
      <w:proofErr w:type="spellEnd"/>
      <w:r w:rsidRPr="00D10C8C">
        <w:t>"</w:t>
      </w:r>
    </w:p>
    <w:p w14:paraId="70E96710" w14:textId="77777777" w:rsidR="00D779D0" w:rsidRPr="00D10C8C" w:rsidRDefault="00D779D0" w:rsidP="00D779D0">
      <w:pPr>
        <w:pStyle w:val="Codigo"/>
        <w:ind w:left="708"/>
      </w:pPr>
    </w:p>
    <w:p w14:paraId="4523CDDE" w14:textId="77777777" w:rsidR="00D779D0" w:rsidRPr="00D10C8C" w:rsidRDefault="00D779D0" w:rsidP="00D779D0">
      <w:pPr>
        <w:pStyle w:val="Codigo"/>
        <w:ind w:left="708"/>
      </w:pPr>
    </w:p>
    <w:p w14:paraId="099D9DA3" w14:textId="77777777" w:rsidR="00D779D0" w:rsidRPr="007B7D05" w:rsidRDefault="00D779D0" w:rsidP="00D779D0">
      <w:pPr>
        <w:pStyle w:val="Codigo"/>
        <w:ind w:left="708"/>
        <w:rPr>
          <w:lang w:val="en-US"/>
        </w:rPr>
      </w:pPr>
      <w:r w:rsidRPr="007B7D05">
        <w:rPr>
          <w:lang w:val="en-US"/>
        </w:rPr>
        <w:t xml:space="preserve">If </w:t>
      </w:r>
      <w:proofErr w:type="spellStart"/>
      <w:r w:rsidRPr="007B7D05">
        <w:rPr>
          <w:lang w:val="en-US"/>
        </w:rPr>
        <w:t>SourceIndexData.GetField</w:t>
      </w:r>
      <w:proofErr w:type="spellEnd"/>
      <w:r w:rsidRPr="007B7D05">
        <w:rPr>
          <w:lang w:val="en-US"/>
        </w:rPr>
        <w:t>("</w:t>
      </w:r>
      <w:proofErr w:type="spellStart"/>
      <w:r w:rsidRPr="007B7D05">
        <w:rPr>
          <w:lang w:val="en-US"/>
        </w:rPr>
        <w:t>Estado_ID</w:t>
      </w:r>
      <w:proofErr w:type="spellEnd"/>
      <w:r w:rsidRPr="007B7D05">
        <w:rPr>
          <w:lang w:val="en-US"/>
        </w:rPr>
        <w:t xml:space="preserve">") = 3 Then </w:t>
      </w:r>
    </w:p>
    <w:p w14:paraId="7EB51D79" w14:textId="77777777" w:rsidR="00D779D0" w:rsidRPr="007B7D05" w:rsidRDefault="00D779D0" w:rsidP="00D779D0">
      <w:pPr>
        <w:pStyle w:val="Codigo"/>
        <w:ind w:left="708"/>
        <w:rPr>
          <w:lang w:val="en-US"/>
        </w:rPr>
      </w:pPr>
      <w:proofErr w:type="spellStart"/>
      <w:r w:rsidRPr="007B7D05">
        <w:rPr>
          <w:lang w:val="en-US"/>
        </w:rPr>
        <w:t>SetField</w:t>
      </w:r>
      <w:proofErr w:type="spellEnd"/>
      <w:r w:rsidRPr="007B7D05">
        <w:rPr>
          <w:lang w:val="en-US"/>
        </w:rPr>
        <w:t xml:space="preserve"> "</w:t>
      </w:r>
      <w:proofErr w:type="spellStart"/>
      <w:r w:rsidRPr="007B7D05">
        <w:rPr>
          <w:lang w:val="en-US"/>
        </w:rPr>
        <w:t>Estado_ID</w:t>
      </w:r>
      <w:proofErr w:type="spellEnd"/>
      <w:r w:rsidRPr="007B7D05">
        <w:rPr>
          <w:lang w:val="en-US"/>
        </w:rPr>
        <w:t>", 3</w:t>
      </w:r>
    </w:p>
    <w:p w14:paraId="0538B20F" w14:textId="77777777" w:rsidR="00D779D0" w:rsidRPr="007B7D05" w:rsidRDefault="00D779D0" w:rsidP="00D779D0">
      <w:pPr>
        <w:pStyle w:val="Codigo"/>
        <w:ind w:left="708"/>
        <w:rPr>
          <w:lang w:val="en-US"/>
        </w:rPr>
      </w:pPr>
      <w:r w:rsidRPr="007B7D05">
        <w:rPr>
          <w:lang w:val="en-US"/>
        </w:rPr>
        <w:t>Else</w:t>
      </w:r>
    </w:p>
    <w:p w14:paraId="6B1389BE" w14:textId="77777777" w:rsidR="00D779D0" w:rsidRPr="007B7D05" w:rsidRDefault="00D779D0" w:rsidP="00D779D0">
      <w:pPr>
        <w:pStyle w:val="Codigo"/>
        <w:ind w:left="708"/>
        <w:rPr>
          <w:lang w:val="en-US"/>
        </w:rPr>
      </w:pPr>
      <w:proofErr w:type="spellStart"/>
      <w:r w:rsidRPr="007B7D05">
        <w:rPr>
          <w:lang w:val="en-US"/>
        </w:rPr>
        <w:t>SetField</w:t>
      </w:r>
      <w:proofErr w:type="spellEnd"/>
      <w:r w:rsidRPr="007B7D05">
        <w:rPr>
          <w:lang w:val="en-US"/>
        </w:rPr>
        <w:t xml:space="preserve"> "</w:t>
      </w:r>
      <w:proofErr w:type="spellStart"/>
      <w:r w:rsidRPr="007B7D05">
        <w:rPr>
          <w:lang w:val="en-US"/>
        </w:rPr>
        <w:t>Estado_ID</w:t>
      </w:r>
      <w:proofErr w:type="spellEnd"/>
      <w:r w:rsidRPr="007B7D05">
        <w:rPr>
          <w:lang w:val="en-US"/>
        </w:rPr>
        <w:t>", 1</w:t>
      </w:r>
    </w:p>
    <w:p w14:paraId="679822E0" w14:textId="77777777" w:rsidR="00D779D0" w:rsidRPr="007B7D05" w:rsidRDefault="00D779D0" w:rsidP="00D779D0">
      <w:pPr>
        <w:pStyle w:val="Codigo"/>
        <w:ind w:left="708"/>
        <w:rPr>
          <w:lang w:val="en-US"/>
        </w:rPr>
      </w:pPr>
      <w:r w:rsidRPr="007B7D05">
        <w:rPr>
          <w:lang w:val="en-US"/>
        </w:rPr>
        <w:t>End If</w:t>
      </w:r>
    </w:p>
    <w:p w14:paraId="527ED818" w14:textId="77777777" w:rsidR="00D779D0" w:rsidRPr="007B7D05" w:rsidRDefault="00D779D0" w:rsidP="00D779D0">
      <w:pPr>
        <w:pStyle w:val="Codigo"/>
        <w:ind w:left="708"/>
        <w:rPr>
          <w:lang w:val="en-US"/>
        </w:rPr>
      </w:pPr>
    </w:p>
    <w:p w14:paraId="6735000F" w14:textId="77777777" w:rsidR="00D779D0" w:rsidRPr="00D10C8C" w:rsidRDefault="00D779D0" w:rsidP="00D779D0">
      <w:pPr>
        <w:pStyle w:val="Codigo"/>
        <w:ind w:left="708"/>
      </w:pPr>
      <w:r w:rsidRPr="00D10C8C">
        <w:t>' Actualizar Historia</w:t>
      </w:r>
    </w:p>
    <w:p w14:paraId="048E615F" w14:textId="77503C80" w:rsidR="00CD2523" w:rsidRPr="00D10C8C" w:rsidRDefault="00D779D0" w:rsidP="00D779D0">
      <w:pPr>
        <w:pStyle w:val="Codigo"/>
        <w:ind w:left="708"/>
      </w:pPr>
      <w:proofErr w:type="spellStart"/>
      <w:r w:rsidRPr="00D10C8C">
        <w:t>AgregarRegistro</w:t>
      </w:r>
      <w:proofErr w:type="spellEnd"/>
      <w:r w:rsidRPr="00D10C8C">
        <w:t xml:space="preserve"> "Recibida en Dispatching Room", Usuario</w:t>
      </w:r>
    </w:p>
    <w:p w14:paraId="3CBE46F6" w14:textId="77777777" w:rsidR="006247E2" w:rsidRPr="00D10C8C" w:rsidRDefault="006247E2" w:rsidP="006247E2">
      <w:pPr>
        <w:pStyle w:val="Prrafodelista"/>
        <w:spacing w:after="0"/>
      </w:pPr>
    </w:p>
    <w:p w14:paraId="6AB51C10" w14:textId="11A9B85A" w:rsidR="006247E2" w:rsidRPr="00D10C8C" w:rsidRDefault="006247E2" w:rsidP="007F2FA6">
      <w:pPr>
        <w:pStyle w:val="Prrafodelista"/>
        <w:numPr>
          <w:ilvl w:val="0"/>
          <w:numId w:val="14"/>
        </w:numPr>
      </w:pPr>
      <w:r w:rsidRPr="00D10C8C">
        <w:t>Comprueba que no existe un Tipo de Notificación y un</w:t>
      </w:r>
      <w:r w:rsidR="0074103E" w:rsidRPr="00D10C8C">
        <w:t xml:space="preserve"> Equipo de Tramitación </w:t>
      </w:r>
      <w:r w:rsidR="000F6063" w:rsidRPr="00D10C8C">
        <w:t xml:space="preserve">diferentes </w:t>
      </w:r>
      <w:r w:rsidRPr="00D10C8C">
        <w:t xml:space="preserve">a la de </w:t>
      </w:r>
      <w:r w:rsidR="00B36A10" w:rsidRPr="00D10C8C">
        <w:t>Dispatching</w:t>
      </w:r>
      <w:r w:rsidRPr="00D10C8C">
        <w:t xml:space="preserve"> Room ya asignados (podría ser que viniera de otra zona o que ya hubiera sido cumplimentado en la incorporación por las reglas de distribución automáticas o por usuarios avanzados).</w:t>
      </w:r>
    </w:p>
    <w:p w14:paraId="410283B4" w14:textId="77777777" w:rsidR="006247E2" w:rsidRPr="00D10C8C" w:rsidRDefault="006247E2" w:rsidP="006247E2">
      <w:pPr>
        <w:pStyle w:val="Prrafodelista"/>
      </w:pPr>
    </w:p>
    <w:p w14:paraId="18836DD4" w14:textId="1F3B2D36" w:rsidR="006247E2" w:rsidRPr="00D10C8C" w:rsidRDefault="006247E2" w:rsidP="007F2FA6">
      <w:pPr>
        <w:pStyle w:val="Prrafodelista"/>
        <w:numPr>
          <w:ilvl w:val="0"/>
          <w:numId w:val="14"/>
        </w:numPr>
      </w:pPr>
      <w:r w:rsidRPr="00D10C8C">
        <w:t>Tarea asignada al Staff</w:t>
      </w:r>
      <w:r w:rsidR="00E45EA3" w:rsidRPr="00D10C8C">
        <w:t xml:space="preserve"> del BPO</w:t>
      </w:r>
      <w:r w:rsidRPr="00D10C8C">
        <w:t xml:space="preserve"> a cargo de la distribución inicial de las notificaciones. Su misión es completar el Tipo de notificación y la Zona de distribución definitiva basándose en las reglas de distribución establecidas por </w:t>
      </w:r>
      <w:r w:rsidR="00506260">
        <w:t>&lt;&lt;COMPAÑIA&gt;&gt;</w:t>
      </w:r>
    </w:p>
    <w:p w14:paraId="051924E7" w14:textId="77777777" w:rsidR="006247E2" w:rsidRPr="00D10C8C" w:rsidRDefault="006247E2" w:rsidP="006247E2">
      <w:pPr>
        <w:pStyle w:val="Prrafodelista"/>
      </w:pPr>
    </w:p>
    <w:p w14:paraId="30A95EF3" w14:textId="2C7D94A1" w:rsidR="006247E2" w:rsidRPr="00D10C8C" w:rsidRDefault="006247E2" w:rsidP="007F2FA6">
      <w:pPr>
        <w:pStyle w:val="Prrafodelista"/>
        <w:numPr>
          <w:ilvl w:val="0"/>
          <w:numId w:val="14"/>
        </w:numPr>
      </w:pPr>
      <w:r w:rsidRPr="00D10C8C">
        <w:t xml:space="preserve">Calcula </w:t>
      </w:r>
      <w:r w:rsidR="00DE17DD" w:rsidRPr="00D10C8C">
        <w:t xml:space="preserve">de nuevo </w:t>
      </w:r>
      <w:r w:rsidRPr="00D10C8C">
        <w:t xml:space="preserve">los vencimientos de la tarea y las fechas de respuesta y tramitación en </w:t>
      </w:r>
      <w:r w:rsidR="00E45EA3" w:rsidRPr="00D10C8C">
        <w:t>función</w:t>
      </w:r>
      <w:r w:rsidRPr="00D10C8C">
        <w:t xml:space="preserve"> de los </w:t>
      </w:r>
      <w:r w:rsidR="005B3BA5" w:rsidRPr="00D10C8C">
        <w:t xml:space="preserve">nuevos </w:t>
      </w:r>
      <w:r w:rsidRPr="00D10C8C">
        <w:t>datos incluidos</w:t>
      </w:r>
      <w:r w:rsidR="005B3BA5" w:rsidRPr="00D10C8C">
        <w:t xml:space="preserve"> y de los maestros</w:t>
      </w:r>
      <w:r w:rsidRPr="00D10C8C">
        <w:t xml:space="preserve">. </w:t>
      </w:r>
    </w:p>
    <w:p w14:paraId="6CAC707C" w14:textId="3F131FB3" w:rsidR="006247E2" w:rsidRPr="00D10C8C" w:rsidRDefault="006247E2" w:rsidP="006247E2">
      <w:pPr>
        <w:pStyle w:val="Prrafodelista"/>
      </w:pPr>
      <w:r w:rsidRPr="00D10C8C">
        <w:t xml:space="preserve">Actualiza el campo Historial y el campo estado </w:t>
      </w:r>
      <w:r w:rsidR="003F792B" w:rsidRPr="00D10C8C">
        <w:t xml:space="preserve">a </w:t>
      </w:r>
      <w:r w:rsidR="002D78C1" w:rsidRPr="00D10C8C">
        <w:t xml:space="preserve">“Pendiente de Reclasificación” </w:t>
      </w:r>
      <w:r w:rsidR="003F792B" w:rsidRPr="00D10C8C">
        <w:t>(</w:t>
      </w:r>
      <w:r w:rsidRPr="00D10C8C">
        <w:t>para garantizar la traza del proceso.</w:t>
      </w:r>
    </w:p>
    <w:p w14:paraId="7F6CDBB3" w14:textId="77777777" w:rsidR="00AD2BA3" w:rsidRPr="00D10C8C" w:rsidRDefault="00AD2BA3" w:rsidP="00AD2BA3">
      <w:pPr>
        <w:pStyle w:val="Prrafodelista"/>
        <w:spacing w:after="0"/>
      </w:pPr>
      <w:r w:rsidRPr="00D10C8C">
        <w:t>Para estas acciones se utilizan los Scripts Comunes descritos en el ANEXO 5.</w:t>
      </w:r>
    </w:p>
    <w:p w14:paraId="6CFC50C6" w14:textId="77777777" w:rsidR="0015603D" w:rsidRPr="00D10C8C" w:rsidRDefault="0015603D" w:rsidP="0015603D">
      <w:pPr>
        <w:pStyle w:val="Codigo"/>
        <w:ind w:left="708"/>
      </w:pPr>
      <w:r w:rsidRPr="00D10C8C">
        <w:t xml:space="preserve">' debe ir </w:t>
      </w:r>
      <w:proofErr w:type="spellStart"/>
      <w:r w:rsidRPr="00D10C8C">
        <w:t>simempre</w:t>
      </w:r>
      <w:proofErr w:type="spellEnd"/>
      <w:r w:rsidRPr="00D10C8C">
        <w:t xml:space="preserve"> acompañado de los Scripts comunes "Actualización Vencimientos" y "Actualizar Historial </w:t>
      </w:r>
      <w:proofErr w:type="spellStart"/>
      <w:r w:rsidRPr="00D10C8C">
        <w:t>DeLuxe</w:t>
      </w:r>
      <w:proofErr w:type="spellEnd"/>
      <w:r w:rsidRPr="00D10C8C">
        <w:t>"</w:t>
      </w:r>
    </w:p>
    <w:p w14:paraId="26B3B730" w14:textId="77777777" w:rsidR="0015603D" w:rsidRPr="00D10C8C" w:rsidRDefault="0015603D" w:rsidP="0015603D">
      <w:pPr>
        <w:pStyle w:val="Codigo"/>
        <w:ind w:left="708"/>
      </w:pPr>
    </w:p>
    <w:p w14:paraId="57877EA2" w14:textId="77777777" w:rsidR="0015603D" w:rsidRPr="00D10C8C" w:rsidRDefault="0015603D" w:rsidP="0015603D">
      <w:pPr>
        <w:pStyle w:val="Codigo"/>
        <w:ind w:left="708"/>
      </w:pPr>
    </w:p>
    <w:p w14:paraId="0411F0A9" w14:textId="77777777" w:rsidR="0015603D" w:rsidRPr="00D10C8C" w:rsidRDefault="0015603D" w:rsidP="0015603D">
      <w:pPr>
        <w:pStyle w:val="Codigo"/>
        <w:ind w:left="708"/>
      </w:pPr>
    </w:p>
    <w:p w14:paraId="3F4A34C6" w14:textId="77777777" w:rsidR="0015603D" w:rsidRPr="00D10C8C" w:rsidRDefault="0015603D" w:rsidP="0015603D">
      <w:pPr>
        <w:pStyle w:val="Codigo"/>
        <w:ind w:left="708"/>
      </w:pPr>
      <w:proofErr w:type="spellStart"/>
      <w:r w:rsidRPr="00D10C8C">
        <w:t>SetField</w:t>
      </w:r>
      <w:proofErr w:type="spellEnd"/>
      <w:r w:rsidRPr="00D10C8C">
        <w:t xml:space="preserve"> "</w:t>
      </w:r>
      <w:proofErr w:type="spellStart"/>
      <w:r w:rsidRPr="00D10C8C">
        <w:t>Estado_ID</w:t>
      </w:r>
      <w:proofErr w:type="spellEnd"/>
      <w:r w:rsidRPr="00D10C8C">
        <w:t>", 8</w:t>
      </w:r>
    </w:p>
    <w:p w14:paraId="1CD75E4F" w14:textId="77777777" w:rsidR="0015603D" w:rsidRPr="00D10C8C" w:rsidRDefault="0015603D" w:rsidP="0015603D">
      <w:pPr>
        <w:pStyle w:val="Codigo"/>
        <w:ind w:left="708"/>
      </w:pPr>
    </w:p>
    <w:p w14:paraId="0D49B007" w14:textId="77777777" w:rsidR="0015603D" w:rsidRPr="00D10C8C" w:rsidRDefault="0015603D" w:rsidP="0015603D">
      <w:pPr>
        <w:pStyle w:val="Codigo"/>
        <w:ind w:left="708"/>
      </w:pPr>
      <w:r w:rsidRPr="00D10C8C">
        <w:t>' Actualizar Historia</w:t>
      </w:r>
    </w:p>
    <w:p w14:paraId="5EF2C047" w14:textId="77777777" w:rsidR="0015603D" w:rsidRPr="00D10C8C" w:rsidRDefault="0015603D" w:rsidP="0015603D">
      <w:pPr>
        <w:pStyle w:val="Codigo"/>
        <w:ind w:left="708"/>
      </w:pPr>
    </w:p>
    <w:p w14:paraId="21C7456D" w14:textId="77777777" w:rsidR="0015603D" w:rsidRPr="00D10C8C" w:rsidRDefault="0015603D" w:rsidP="0015603D">
      <w:pPr>
        <w:pStyle w:val="Codigo"/>
        <w:ind w:left="708"/>
      </w:pPr>
    </w:p>
    <w:p w14:paraId="2F21F2B8" w14:textId="74BF3412" w:rsidR="0015603D" w:rsidRPr="00D10C8C" w:rsidRDefault="0015603D" w:rsidP="0015603D">
      <w:pPr>
        <w:pStyle w:val="Codigo"/>
        <w:ind w:left="708"/>
      </w:pPr>
      <w:proofErr w:type="spellStart"/>
      <w:r w:rsidRPr="00D10C8C">
        <w:t>AgregarRegistro</w:t>
      </w:r>
      <w:proofErr w:type="spellEnd"/>
      <w:r w:rsidRPr="00D10C8C">
        <w:t xml:space="preserve"> "Enviada a Equipo Tramitación BPO", Usuario</w:t>
      </w:r>
    </w:p>
    <w:p w14:paraId="034567ED" w14:textId="77777777" w:rsidR="005B3BA5" w:rsidRPr="00D10C8C" w:rsidRDefault="005B3BA5" w:rsidP="006247E2">
      <w:pPr>
        <w:pStyle w:val="Prrafodelista"/>
      </w:pPr>
    </w:p>
    <w:p w14:paraId="4D733AE4" w14:textId="16C3719F" w:rsidR="005B3BA5" w:rsidRPr="00D10C8C" w:rsidRDefault="008D6E3B" w:rsidP="007F2FA6">
      <w:pPr>
        <w:pStyle w:val="Prrafodelista"/>
        <w:numPr>
          <w:ilvl w:val="0"/>
          <w:numId w:val="14"/>
        </w:numPr>
      </w:pPr>
      <w:r w:rsidRPr="00D10C8C">
        <w:t xml:space="preserve">Tarea asignada al Equipo de tramitación del BPO y que dará por finalizada </w:t>
      </w:r>
      <w:proofErr w:type="spellStart"/>
      <w:r w:rsidRPr="00D10C8C">
        <w:t>lelvandola</w:t>
      </w:r>
      <w:proofErr w:type="spellEnd"/>
      <w:r w:rsidRPr="00D10C8C">
        <w:t xml:space="preserve"> </w:t>
      </w:r>
      <w:proofErr w:type="spellStart"/>
      <w:r w:rsidRPr="00D10C8C">
        <w:t>a</w:t>
      </w:r>
      <w:proofErr w:type="spellEnd"/>
      <w:r w:rsidRPr="00D10C8C">
        <w:t xml:space="preserve"> estado Tramitada ZD</w:t>
      </w:r>
      <w:r w:rsidR="003F792B" w:rsidRPr="00D10C8C">
        <w:t>, C</w:t>
      </w:r>
      <w:r w:rsidRPr="00D10C8C">
        <w:t xml:space="preserve">uando </w:t>
      </w:r>
      <w:r w:rsidR="003F792B" w:rsidRPr="00D10C8C">
        <w:t>todos</w:t>
      </w:r>
      <w:r w:rsidRPr="00D10C8C">
        <w:t xml:space="preserve"> los datos de la notificación necesarios hayan sido cumplimentados</w:t>
      </w:r>
      <w:r w:rsidR="003F792B" w:rsidRPr="00D10C8C">
        <w:t>.</w:t>
      </w:r>
    </w:p>
    <w:p w14:paraId="74CAE3BD" w14:textId="77777777" w:rsidR="002D78C1" w:rsidRPr="00D10C8C" w:rsidRDefault="002D78C1" w:rsidP="002D78C1">
      <w:pPr>
        <w:pStyle w:val="Prrafodelista"/>
      </w:pPr>
    </w:p>
    <w:p w14:paraId="578F42E3" w14:textId="77777777" w:rsidR="00AD2BA3" w:rsidRPr="00D10C8C" w:rsidRDefault="00AD2BA3">
      <w:pPr>
        <w:spacing w:after="160" w:line="259" w:lineRule="auto"/>
        <w:jc w:val="left"/>
        <w:rPr>
          <w:rFonts w:ascii="Century Gothic" w:eastAsiaTheme="minorEastAsia" w:hAnsi="Century Gothic"/>
        </w:rPr>
      </w:pPr>
      <w:r w:rsidRPr="00D10C8C">
        <w:br w:type="page"/>
      </w:r>
    </w:p>
    <w:p w14:paraId="5B2E0CDB" w14:textId="0D2B7760" w:rsidR="002D78C1" w:rsidRPr="00D10C8C" w:rsidRDefault="002D78C1" w:rsidP="007F2FA6">
      <w:pPr>
        <w:pStyle w:val="Prrafodelista"/>
        <w:numPr>
          <w:ilvl w:val="0"/>
          <w:numId w:val="14"/>
        </w:numPr>
      </w:pPr>
      <w:r w:rsidRPr="00D10C8C">
        <w:lastRenderedPageBreak/>
        <w:t xml:space="preserve">Calcula de nuevo los vencimientos de la tarea y las fechas de respuesta y tramitación en función de los nuevos datos incluidos y de los maestros. </w:t>
      </w:r>
    </w:p>
    <w:p w14:paraId="10B018DC" w14:textId="612D87D8" w:rsidR="002D78C1" w:rsidRPr="00D10C8C" w:rsidRDefault="002D78C1" w:rsidP="002D78C1">
      <w:pPr>
        <w:pStyle w:val="Prrafodelista"/>
      </w:pPr>
      <w:r w:rsidRPr="00D10C8C">
        <w:t>Actualiza el campo Historial y el campo estado a “Tramitada ZD” (para garantizar la traza del proceso.</w:t>
      </w:r>
    </w:p>
    <w:p w14:paraId="4C2DAB39" w14:textId="77777777" w:rsidR="00AD2BA3" w:rsidRPr="00D10C8C" w:rsidRDefault="00AD2BA3" w:rsidP="00AD2BA3">
      <w:pPr>
        <w:pStyle w:val="Prrafodelista"/>
        <w:spacing w:after="0"/>
      </w:pPr>
      <w:r w:rsidRPr="00D10C8C">
        <w:t>Para estas acciones se utilizan los Scripts Comunes descritos en el ANEXO 5.</w:t>
      </w:r>
    </w:p>
    <w:p w14:paraId="57B43CA7" w14:textId="577D08B2" w:rsidR="00F116F5" w:rsidRPr="00D10C8C" w:rsidRDefault="00F116F5" w:rsidP="00F116F5">
      <w:pPr>
        <w:pStyle w:val="Codigo"/>
        <w:ind w:left="708"/>
      </w:pPr>
      <w:r w:rsidRPr="00D10C8C">
        <w:t xml:space="preserve">' debe ir </w:t>
      </w:r>
      <w:r w:rsidR="007B6EFE" w:rsidRPr="00D10C8C">
        <w:t>siempre</w:t>
      </w:r>
      <w:r w:rsidRPr="00D10C8C">
        <w:t xml:space="preserve"> acompañado de los Scripts comunes "Actualización Vencimientos" y "Actualizar Historial </w:t>
      </w:r>
      <w:proofErr w:type="spellStart"/>
      <w:r w:rsidRPr="00D10C8C">
        <w:t>DeLuxe</w:t>
      </w:r>
      <w:proofErr w:type="spellEnd"/>
      <w:r w:rsidRPr="00D10C8C">
        <w:t>"</w:t>
      </w:r>
    </w:p>
    <w:p w14:paraId="3887C349" w14:textId="77777777" w:rsidR="00F116F5" w:rsidRPr="00D10C8C" w:rsidRDefault="00F116F5" w:rsidP="00F116F5">
      <w:pPr>
        <w:pStyle w:val="Codigo"/>
        <w:ind w:left="708"/>
      </w:pPr>
    </w:p>
    <w:p w14:paraId="4B5BA195" w14:textId="77777777" w:rsidR="00F116F5" w:rsidRPr="00D10C8C" w:rsidRDefault="00F116F5" w:rsidP="00F116F5">
      <w:pPr>
        <w:pStyle w:val="Codigo"/>
        <w:ind w:left="708"/>
      </w:pPr>
    </w:p>
    <w:p w14:paraId="1552B7B5" w14:textId="77777777" w:rsidR="00F116F5" w:rsidRPr="00D10C8C" w:rsidRDefault="00F116F5" w:rsidP="00F116F5">
      <w:pPr>
        <w:pStyle w:val="Codigo"/>
        <w:ind w:left="708"/>
      </w:pPr>
    </w:p>
    <w:p w14:paraId="215E67C8" w14:textId="77777777" w:rsidR="00F116F5" w:rsidRPr="00D10C8C" w:rsidRDefault="00F116F5" w:rsidP="00F116F5">
      <w:pPr>
        <w:pStyle w:val="Codigo"/>
        <w:ind w:left="708"/>
      </w:pPr>
      <w:proofErr w:type="spellStart"/>
      <w:r w:rsidRPr="00D10C8C">
        <w:t>SetField</w:t>
      </w:r>
      <w:proofErr w:type="spellEnd"/>
      <w:r w:rsidRPr="00D10C8C">
        <w:t xml:space="preserve"> "</w:t>
      </w:r>
      <w:proofErr w:type="spellStart"/>
      <w:r w:rsidRPr="00D10C8C">
        <w:t>Estado_ID</w:t>
      </w:r>
      <w:proofErr w:type="spellEnd"/>
      <w:r w:rsidRPr="00D10C8C">
        <w:t>", 2</w:t>
      </w:r>
    </w:p>
    <w:p w14:paraId="3DC03301" w14:textId="77777777" w:rsidR="00F116F5" w:rsidRPr="00D10C8C" w:rsidRDefault="00F116F5" w:rsidP="00F116F5">
      <w:pPr>
        <w:pStyle w:val="Codigo"/>
        <w:ind w:left="708"/>
      </w:pPr>
    </w:p>
    <w:p w14:paraId="117194EB" w14:textId="77777777" w:rsidR="00F116F5" w:rsidRPr="00D10C8C" w:rsidRDefault="00F116F5" w:rsidP="00F116F5">
      <w:pPr>
        <w:pStyle w:val="Codigo"/>
        <w:ind w:left="708"/>
      </w:pPr>
      <w:r w:rsidRPr="00D10C8C">
        <w:t>' Actualizar Historia</w:t>
      </w:r>
    </w:p>
    <w:p w14:paraId="4D6AAFE5" w14:textId="77777777" w:rsidR="00F116F5" w:rsidRPr="00D10C8C" w:rsidRDefault="00F116F5" w:rsidP="00F116F5">
      <w:pPr>
        <w:pStyle w:val="Codigo"/>
        <w:ind w:left="708"/>
      </w:pPr>
    </w:p>
    <w:p w14:paraId="10EACAB2" w14:textId="77777777" w:rsidR="00F116F5" w:rsidRPr="00D10C8C" w:rsidRDefault="00F116F5" w:rsidP="00F116F5">
      <w:pPr>
        <w:pStyle w:val="Codigo"/>
        <w:ind w:left="708"/>
      </w:pPr>
    </w:p>
    <w:p w14:paraId="115079B9" w14:textId="1A6ED4BA" w:rsidR="00F116F5" w:rsidRPr="00D10C8C" w:rsidRDefault="00F116F5" w:rsidP="00F116F5">
      <w:pPr>
        <w:pStyle w:val="Codigo"/>
        <w:ind w:left="708"/>
      </w:pPr>
      <w:proofErr w:type="spellStart"/>
      <w:r w:rsidRPr="00D10C8C">
        <w:t>AgregarRegistro</w:t>
      </w:r>
      <w:proofErr w:type="spellEnd"/>
      <w:r w:rsidRPr="00D10C8C">
        <w:t xml:space="preserve"> "Enviado Zona: " &amp; </w:t>
      </w:r>
      <w:proofErr w:type="spellStart"/>
      <w:r w:rsidRPr="00D10C8C">
        <w:t>SourceIndexData.GetField</w:t>
      </w:r>
      <w:proofErr w:type="spellEnd"/>
      <w:r w:rsidRPr="00D10C8C">
        <w:t>("</w:t>
      </w:r>
      <w:proofErr w:type="spellStart"/>
      <w:r w:rsidRPr="00D10C8C">
        <w:t>Zona_Descripcion</w:t>
      </w:r>
      <w:proofErr w:type="spellEnd"/>
      <w:r w:rsidRPr="00D10C8C">
        <w:t>"), Usuario</w:t>
      </w:r>
    </w:p>
    <w:p w14:paraId="1F863F4B" w14:textId="77777777" w:rsidR="006247E2" w:rsidRPr="00D10C8C" w:rsidRDefault="006247E2" w:rsidP="006247E2">
      <w:pPr>
        <w:pStyle w:val="Prrafodelista"/>
      </w:pPr>
    </w:p>
    <w:p w14:paraId="7C36EF71" w14:textId="7F6C33B6" w:rsidR="006247E2" w:rsidRPr="00D10C8C" w:rsidRDefault="006247E2" w:rsidP="007F2FA6">
      <w:pPr>
        <w:pStyle w:val="Prrafodelista"/>
        <w:numPr>
          <w:ilvl w:val="0"/>
          <w:numId w:val="14"/>
        </w:numPr>
      </w:pPr>
      <w:r w:rsidRPr="00D10C8C">
        <w:t xml:space="preserve">En esta etapa, la notificación se entrega a la </w:t>
      </w:r>
      <w:r w:rsidR="00D2340D" w:rsidRPr="00D10C8C">
        <w:t>categoría</w:t>
      </w:r>
      <w:r w:rsidR="002D78C1" w:rsidRPr="00D10C8C">
        <w:t xml:space="preserve"> documental de destino </w:t>
      </w:r>
      <w:r w:rsidRPr="00D10C8C">
        <w:t>mediante un</w:t>
      </w:r>
      <w:r w:rsidR="00D2340D" w:rsidRPr="00D10C8C">
        <w:t xml:space="preserve">a tarea </w:t>
      </w:r>
      <w:r w:rsidR="002B4353" w:rsidRPr="00D10C8C">
        <w:t>de cambio</w:t>
      </w:r>
      <w:r w:rsidRPr="00D10C8C">
        <w:t xml:space="preserve"> de categoría. En el Script de indexación, incluido en la tarea, se selecciona de manera dinámica la Categoría de destino basándose en la información del campo "</w:t>
      </w:r>
      <w:r w:rsidR="00D2340D" w:rsidRPr="00D10C8C">
        <w:t>Equipo de Tramitación</w:t>
      </w:r>
      <w:r w:rsidRPr="00D10C8C">
        <w:t xml:space="preserve">". Esto asegura que la notificación sea asignada automáticamente </w:t>
      </w:r>
      <w:r w:rsidR="00D2340D" w:rsidRPr="00D10C8C">
        <w:t>al Equipo</w:t>
      </w:r>
      <w:r w:rsidRPr="00D10C8C">
        <w:t xml:space="preserve"> adecuada, garantizando una distribución precisa y eficiente.</w:t>
      </w:r>
    </w:p>
    <w:p w14:paraId="628CC207" w14:textId="6A687EB9" w:rsidR="006247E2" w:rsidRPr="00D10C8C" w:rsidRDefault="006247E2" w:rsidP="006247E2">
      <w:pPr>
        <w:pStyle w:val="Prrafodelista"/>
      </w:pPr>
      <w:r w:rsidRPr="00D10C8C">
        <w:t>Este enfoque no solo optimiza el proceso de distribución, sino que también simplifica significativamente el diseño del Flujo de Trabajo y lo hace altamente flexible ante futuros crecimientos. La incorporación de una nueva categoría a las reglas de distribución solo requerirá agregar una simple línea de código, lo que facilita enormemente la adaptabilidad del sistema a futuras necesidades y cambios.</w:t>
      </w:r>
      <w:r w:rsidR="00C7442F" w:rsidRPr="00D10C8C">
        <w:t xml:space="preserve"> Toda la configuración y desarrollos incluidos en este punto se encuentran detallados en el </w:t>
      </w:r>
      <w:hyperlink w:anchor="_Anexo_5_" w:history="1">
        <w:r w:rsidR="00C7442F" w:rsidRPr="00D10C8C">
          <w:rPr>
            <w:rStyle w:val="Hipervnculo"/>
          </w:rPr>
          <w:t xml:space="preserve">Anexo 5 – </w:t>
        </w:r>
        <w:r w:rsidR="00314136" w:rsidRPr="00D10C8C">
          <w:rPr>
            <w:rStyle w:val="Hipervnculo"/>
          </w:rPr>
          <w:t>Documentación de Scripts</w:t>
        </w:r>
      </w:hyperlink>
    </w:p>
    <w:p w14:paraId="3896F10E" w14:textId="77777777" w:rsidR="002B4353" w:rsidRPr="00D10C8C" w:rsidRDefault="002B4353" w:rsidP="006247E2">
      <w:pPr>
        <w:pStyle w:val="Prrafodelista"/>
      </w:pPr>
    </w:p>
    <w:p w14:paraId="7508C2E7" w14:textId="49C0958E" w:rsidR="002B4353" w:rsidRPr="00D10C8C" w:rsidRDefault="002B4353" w:rsidP="007F2FA6">
      <w:pPr>
        <w:pStyle w:val="Prrafodelista"/>
        <w:numPr>
          <w:ilvl w:val="0"/>
          <w:numId w:val="14"/>
        </w:numPr>
      </w:pPr>
      <w:r w:rsidRPr="00D10C8C">
        <w:t xml:space="preserve">Se puede crear una portada normalizada con los datos relevantes de la notificación </w:t>
      </w:r>
      <w:r w:rsidR="00653150" w:rsidRPr="00D10C8C">
        <w:t>que se</w:t>
      </w:r>
      <w:r w:rsidRPr="00D10C8C">
        <w:t xml:space="preserve"> </w:t>
      </w:r>
      <w:r w:rsidR="00653150" w:rsidRPr="00D10C8C">
        <w:t>insertaría</w:t>
      </w:r>
      <w:r w:rsidRPr="00D10C8C">
        <w:t xml:space="preserve"> al principio de los documentos incluidos en </w:t>
      </w:r>
      <w:r w:rsidR="00512BBA" w:rsidRPr="00D10C8C">
        <w:t>esta</w:t>
      </w:r>
      <w:r w:rsidRPr="00D10C8C">
        <w:t xml:space="preserve">. Esta portada </w:t>
      </w:r>
      <w:r w:rsidR="00512BBA" w:rsidRPr="00D10C8C">
        <w:t>está</w:t>
      </w:r>
      <w:r w:rsidRPr="00D10C8C">
        <w:t xml:space="preserve"> dotada de un código QR con el ID de la notificación de cara a que pueda ser utilizada como portada para digitalizaciones de nueva documentación a añadir al proceso</w:t>
      </w:r>
      <w:r w:rsidR="00512BBA" w:rsidRPr="00D10C8C">
        <w:t xml:space="preserve">. </w:t>
      </w:r>
    </w:p>
    <w:p w14:paraId="5D061A9C" w14:textId="138ECB57" w:rsidR="00512BBA" w:rsidRPr="00D10C8C" w:rsidRDefault="00512BBA" w:rsidP="00512BBA">
      <w:pPr>
        <w:pStyle w:val="Prrafodelista"/>
      </w:pPr>
      <w:r w:rsidRPr="00D10C8C">
        <w:t xml:space="preserve">En el momento de la redacción de este documento </w:t>
      </w:r>
      <w:r w:rsidR="00653150" w:rsidRPr="00D10C8C">
        <w:t xml:space="preserve">este punto no </w:t>
      </w:r>
      <w:proofErr w:type="spellStart"/>
      <w:r w:rsidR="00653150" w:rsidRPr="00D10C8C">
        <w:t>esta</w:t>
      </w:r>
      <w:proofErr w:type="spellEnd"/>
      <w:r w:rsidR="00653150" w:rsidRPr="00D10C8C">
        <w:t xml:space="preserve"> activo. Pero puede ser activado si se considera necesario o de relevancia para el tratamiento de la documentación.</w:t>
      </w:r>
    </w:p>
    <w:p w14:paraId="4CFC69AC" w14:textId="77777777" w:rsidR="006247E2" w:rsidRPr="00D10C8C" w:rsidRDefault="006247E2" w:rsidP="006247E2"/>
    <w:p w14:paraId="7A5F422A" w14:textId="77777777" w:rsidR="008E0A44" w:rsidRPr="00D10C8C" w:rsidRDefault="008E0A44">
      <w:pPr>
        <w:spacing w:after="160" w:line="259" w:lineRule="auto"/>
        <w:jc w:val="left"/>
        <w:rPr>
          <w:rFonts w:eastAsiaTheme="majorEastAsia" w:cstheme="majorBidi"/>
          <w:b/>
          <w:sz w:val="24"/>
          <w:szCs w:val="26"/>
        </w:rPr>
      </w:pPr>
      <w:r w:rsidRPr="00D10C8C">
        <w:br w:type="page"/>
      </w:r>
    </w:p>
    <w:p w14:paraId="7B06A8C6" w14:textId="6DC003D0" w:rsidR="00E51136" w:rsidRPr="00D10C8C" w:rsidRDefault="00216E84" w:rsidP="00E51136">
      <w:pPr>
        <w:pStyle w:val="Ttulo2"/>
      </w:pPr>
      <w:bookmarkStart w:id="114" w:name="_Toc188990067"/>
      <w:bookmarkStart w:id="115" w:name="_Toc188990877"/>
      <w:r w:rsidRPr="00D10C8C">
        <w:lastRenderedPageBreak/>
        <w:t>Evolución WF</w:t>
      </w:r>
      <w:r w:rsidR="008E0A44" w:rsidRPr="00D10C8C">
        <w:t xml:space="preserve"> -</w:t>
      </w:r>
      <w:r w:rsidR="00E51136" w:rsidRPr="00D10C8C">
        <w:t xml:space="preserve"> DISPATCHING ROOM</w:t>
      </w:r>
      <w:r w:rsidR="00DA3069" w:rsidRPr="00D10C8C">
        <w:t xml:space="preserve"> </w:t>
      </w:r>
      <w:r w:rsidR="00D72391" w:rsidRPr="00D10C8C">
        <w:t>(Integración DOCAI)</w:t>
      </w:r>
      <w:bookmarkEnd w:id="114"/>
      <w:bookmarkEnd w:id="115"/>
    </w:p>
    <w:p w14:paraId="1805B10D" w14:textId="77777777" w:rsidR="00A617D0" w:rsidRPr="00D10C8C" w:rsidRDefault="00C44978" w:rsidP="00B03AFC">
      <w:pPr>
        <w:rPr>
          <w:b/>
        </w:rPr>
      </w:pPr>
      <w:r w:rsidRPr="00D10C8C">
        <w:t xml:space="preserve">En esta fase del proyecto, la integración con DOCAI no está contemplada como parte de la implementación actual. Sin embargo, se ha decidido incluir una descripción detallada de cómo se realizará esta integración en el futuro. </w:t>
      </w:r>
    </w:p>
    <w:p w14:paraId="244118DF" w14:textId="447D5A80" w:rsidR="00C44978" w:rsidRPr="00D10C8C" w:rsidRDefault="00C44978" w:rsidP="00B03AFC">
      <w:pPr>
        <w:rPr>
          <w:b/>
        </w:rPr>
      </w:pPr>
      <w:r w:rsidRPr="00D10C8C">
        <w:t xml:space="preserve">Esta mejora se basa exclusivamente en la parametrización de flujos de trabajo dentro de Therefore, asegurando que el diseño sea exportable y compatible tanto con sistemas Therefore Online como con entornos </w:t>
      </w:r>
      <w:proofErr w:type="spellStart"/>
      <w:r w:rsidRPr="00D10C8C">
        <w:t>On</w:t>
      </w:r>
      <w:proofErr w:type="spellEnd"/>
      <w:r w:rsidRPr="00D10C8C">
        <w:t>-premises.</w:t>
      </w:r>
    </w:p>
    <w:p w14:paraId="30854994" w14:textId="369B8235" w:rsidR="008E0A44" w:rsidRPr="00D10C8C" w:rsidRDefault="008E0A44" w:rsidP="00AD1356">
      <w:pPr>
        <w:pStyle w:val="Titulo3"/>
      </w:pPr>
      <w:bookmarkStart w:id="116" w:name="_Toc188990068"/>
      <w:bookmarkStart w:id="117" w:name="_Toc188990878"/>
      <w:r w:rsidRPr="00D10C8C">
        <w:t>Descripción del Flujo de Trabajo Actual</w:t>
      </w:r>
      <w:bookmarkEnd w:id="116"/>
      <w:bookmarkEnd w:id="117"/>
    </w:p>
    <w:p w14:paraId="10749434" w14:textId="325D0BD4" w:rsidR="008E0A44" w:rsidRPr="00D10C8C" w:rsidRDefault="008E0A44" w:rsidP="00B03AFC">
      <w:r w:rsidRPr="00D10C8C">
        <w:t>El flujo de trabajo actual "WF Notificaciones (DISPATCHING ROOM)" está diseñado para gestionar la clasificación y distribución de notificaciones hacia sus zonas definitivas de tramitación</w:t>
      </w:r>
      <w:r w:rsidR="00A617D0" w:rsidRPr="00D10C8C">
        <w:t xml:space="preserve"> y está descrito en detalle en el capítulo anterior.</w:t>
      </w:r>
    </w:p>
    <w:p w14:paraId="68291DFF" w14:textId="5170C3C1" w:rsidR="008E0A44" w:rsidRPr="00D10C8C" w:rsidRDefault="008E0A44" w:rsidP="00AD1356">
      <w:pPr>
        <w:pStyle w:val="Titulo3"/>
      </w:pPr>
      <w:bookmarkStart w:id="118" w:name="_Toc188990069"/>
      <w:bookmarkStart w:id="119" w:name="_Toc188990879"/>
      <w:r w:rsidRPr="00D10C8C">
        <w:t>Flujo de Trabajo Futuro con Integración de DOCAI</w:t>
      </w:r>
      <w:bookmarkEnd w:id="118"/>
      <w:bookmarkEnd w:id="119"/>
    </w:p>
    <w:p w14:paraId="0C70A265" w14:textId="2BC769A2" w:rsidR="008E0A44" w:rsidRPr="00D10C8C" w:rsidRDefault="00EF565A" w:rsidP="00B03AFC">
      <w:r w:rsidRPr="00D10C8C">
        <w:rPr>
          <w:noProof/>
        </w:rPr>
        <w:drawing>
          <wp:anchor distT="0" distB="0" distL="114300" distR="114300" simplePos="0" relativeHeight="251658283" behindDoc="0" locked="0" layoutInCell="1" allowOverlap="1" wp14:anchorId="23D6CFDE" wp14:editId="02783D80">
            <wp:simplePos x="0" y="0"/>
            <wp:positionH relativeFrom="column">
              <wp:posOffset>-1270</wp:posOffset>
            </wp:positionH>
            <wp:positionV relativeFrom="paragraph">
              <wp:posOffset>648970</wp:posOffset>
            </wp:positionV>
            <wp:extent cx="5398135" cy="1409065"/>
            <wp:effectExtent l="0" t="0" r="0" b="635"/>
            <wp:wrapTopAndBottom/>
            <wp:docPr id="652281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81480" name="Imagen 1"/>
                    <pic:cNvPicPr/>
                  </pic:nvPicPr>
                  <pic:blipFill>
                    <a:blip r:embed="rId34">
                      <a:extLst>
                        <a:ext uri="{28A0092B-C50C-407E-A947-70E740481C1C}">
                          <a14:useLocalDpi xmlns:a14="http://schemas.microsoft.com/office/drawing/2010/main" val="0"/>
                        </a:ext>
                      </a:extLst>
                    </a:blip>
                    <a:stretch>
                      <a:fillRect/>
                    </a:stretch>
                  </pic:blipFill>
                  <pic:spPr>
                    <a:xfrm>
                      <a:off x="0" y="0"/>
                      <a:ext cx="5398135" cy="1409065"/>
                    </a:xfrm>
                    <a:prstGeom prst="rect">
                      <a:avLst/>
                    </a:prstGeom>
                  </pic:spPr>
                </pic:pic>
              </a:graphicData>
            </a:graphic>
          </wp:anchor>
        </w:drawing>
      </w:r>
      <w:r w:rsidR="008E0A44" w:rsidRPr="00D10C8C">
        <w:t xml:space="preserve">Con la integración de </w:t>
      </w:r>
      <w:r w:rsidR="008E0A44" w:rsidRPr="00D10C8C">
        <w:rPr>
          <w:rStyle w:val="Textoennegrita"/>
        </w:rPr>
        <w:t>DOCAI</w:t>
      </w:r>
      <w:r w:rsidR="008E0A44" w:rsidRPr="00D10C8C">
        <w:t>, se introducirán pasos automatizados adicionales que aprovecharán capacidades de inteligencia artificial para mejorar la clasificación y extracción de datos. Los cambios principales son los siguientes:</w:t>
      </w:r>
    </w:p>
    <w:p w14:paraId="71C08AE1" w14:textId="15FDD718" w:rsidR="00E21C78" w:rsidRPr="00D10C8C" w:rsidRDefault="00E21C78" w:rsidP="00E21C78">
      <w:pPr>
        <w:pStyle w:val="PiedeFoto"/>
      </w:pPr>
      <w:bookmarkStart w:id="120" w:name="_Toc187188513"/>
      <w:r w:rsidRPr="00D10C8C">
        <w:t>WF – Notificaciones (DISPATCHING ROOM</w:t>
      </w:r>
      <w:r w:rsidR="00EC4A51" w:rsidRPr="00D10C8C">
        <w:t xml:space="preserve"> Integrado con DOCAI)</w:t>
      </w:r>
      <w:bookmarkEnd w:id="120"/>
    </w:p>
    <w:p w14:paraId="5D24E4A1" w14:textId="77777777" w:rsidR="00E21C78" w:rsidRPr="00D10C8C" w:rsidRDefault="00E21C78" w:rsidP="00AD1356"/>
    <w:p w14:paraId="5812BF9A" w14:textId="77777777" w:rsidR="008E0A44" w:rsidRPr="00D10C8C" w:rsidRDefault="008E0A44" w:rsidP="00AD1356">
      <w:pPr>
        <w:pStyle w:val="Titulo4"/>
      </w:pPr>
      <w:r w:rsidRPr="00D10C8C">
        <w:t>Nuevos Pasos Introducidos</w:t>
      </w:r>
    </w:p>
    <w:p w14:paraId="4C4ED31D" w14:textId="5D83A80B" w:rsidR="008E0A44" w:rsidRPr="00D10C8C" w:rsidRDefault="008E0A44" w:rsidP="007F2FA6">
      <w:pPr>
        <w:pStyle w:val="Prrafodelista"/>
        <w:numPr>
          <w:ilvl w:val="0"/>
          <w:numId w:val="24"/>
        </w:numPr>
      </w:pPr>
      <w:r w:rsidRPr="00D10C8C">
        <w:rPr>
          <w:rStyle w:val="Textoennegrita"/>
        </w:rPr>
        <w:t>Decisión: Enviar a DOCAI:</w:t>
      </w:r>
      <w:r w:rsidR="00D11DAB" w:rsidRPr="00D10C8C">
        <w:rPr>
          <w:rStyle w:val="Textoennegrita"/>
        </w:rPr>
        <w:t xml:space="preserve"> </w:t>
      </w:r>
      <w:r w:rsidRPr="00D10C8C">
        <w:t>Se evalúa si el documento necesita ser procesado por DOCAI para clasificación automática y extracción de datos.</w:t>
      </w:r>
    </w:p>
    <w:p w14:paraId="49D2CC43" w14:textId="3E1BC2F8" w:rsidR="008E0A44" w:rsidRPr="00D10C8C" w:rsidRDefault="008E0A44" w:rsidP="007F2FA6">
      <w:pPr>
        <w:pStyle w:val="Prrafodelista"/>
        <w:numPr>
          <w:ilvl w:val="0"/>
          <w:numId w:val="24"/>
        </w:numPr>
      </w:pPr>
      <w:r w:rsidRPr="00D10C8C">
        <w:rPr>
          <w:rStyle w:val="Textoennegrita"/>
        </w:rPr>
        <w:t xml:space="preserve">DOCAI </w:t>
      </w:r>
      <w:proofErr w:type="spellStart"/>
      <w:r w:rsidRPr="00D10C8C">
        <w:rPr>
          <w:rStyle w:val="Textoennegrita"/>
        </w:rPr>
        <w:t>SendToClasif</w:t>
      </w:r>
      <w:proofErr w:type="spellEnd"/>
      <w:r w:rsidRPr="00D10C8C">
        <w:rPr>
          <w:rStyle w:val="Textoennegrita"/>
        </w:rPr>
        <w:t>:</w:t>
      </w:r>
      <w:r w:rsidR="00D11DAB" w:rsidRPr="00D10C8C">
        <w:rPr>
          <w:rStyle w:val="Textoennegrita"/>
        </w:rPr>
        <w:t xml:space="preserve"> </w:t>
      </w:r>
      <w:r w:rsidRPr="00D10C8C">
        <w:t>Este paso realiza una solicitud REST para enviar el documento a DOCAI y activar su clasificación automática.</w:t>
      </w:r>
      <w:r w:rsidR="000517FC" w:rsidRPr="00D10C8C">
        <w:t xml:space="preserve"> Y se establece un tiempo de espera fijo para llamar a los resultados</w:t>
      </w:r>
    </w:p>
    <w:p w14:paraId="4C6FB9EC" w14:textId="39986B23" w:rsidR="008E0A44" w:rsidRPr="00D10C8C" w:rsidRDefault="008E0A44" w:rsidP="007F2FA6">
      <w:pPr>
        <w:pStyle w:val="Prrafodelista"/>
        <w:numPr>
          <w:ilvl w:val="0"/>
          <w:numId w:val="24"/>
        </w:numPr>
      </w:pPr>
      <w:r w:rsidRPr="00D10C8C">
        <w:rPr>
          <w:rStyle w:val="Textoennegrita"/>
        </w:rPr>
        <w:t xml:space="preserve">DOCAI </w:t>
      </w:r>
      <w:proofErr w:type="spellStart"/>
      <w:r w:rsidRPr="00D10C8C">
        <w:rPr>
          <w:rStyle w:val="Textoennegrita"/>
        </w:rPr>
        <w:t>GetStatus</w:t>
      </w:r>
      <w:proofErr w:type="spellEnd"/>
      <w:r w:rsidRPr="00D10C8C">
        <w:rPr>
          <w:rStyle w:val="Textoennegrita"/>
        </w:rPr>
        <w:t>:</w:t>
      </w:r>
      <w:r w:rsidR="00D11DAB" w:rsidRPr="00D10C8C">
        <w:rPr>
          <w:rStyle w:val="Textoennegrita"/>
        </w:rPr>
        <w:t xml:space="preserve"> </w:t>
      </w:r>
      <w:r w:rsidRPr="00D10C8C">
        <w:t>Verifica el estado del procesamiento en DOCAI mediante una consulta REST.</w:t>
      </w:r>
    </w:p>
    <w:p w14:paraId="2B7CC54C" w14:textId="434FE42D" w:rsidR="008E0A44" w:rsidRPr="00D10C8C" w:rsidRDefault="008E0A44" w:rsidP="007F2FA6">
      <w:pPr>
        <w:pStyle w:val="Prrafodelista"/>
        <w:numPr>
          <w:ilvl w:val="0"/>
          <w:numId w:val="24"/>
        </w:numPr>
      </w:pPr>
      <w:proofErr w:type="spellStart"/>
      <w:r w:rsidRPr="00D10C8C">
        <w:rPr>
          <w:rStyle w:val="Textoennegrita"/>
        </w:rPr>
        <w:t>Act</w:t>
      </w:r>
      <w:proofErr w:type="spellEnd"/>
      <w:r w:rsidRPr="00D10C8C">
        <w:rPr>
          <w:rStyle w:val="Textoennegrita"/>
        </w:rPr>
        <w:t xml:space="preserve"> Clasificado DOCAI:</w:t>
      </w:r>
      <w:r w:rsidR="00D11DAB" w:rsidRPr="00D10C8C">
        <w:rPr>
          <w:rStyle w:val="Textoennegrita"/>
        </w:rPr>
        <w:t xml:space="preserve"> </w:t>
      </w:r>
      <w:r w:rsidRPr="00D10C8C">
        <w:t>Registra los resultados de la clasificación realizada por DOCAI.</w:t>
      </w:r>
    </w:p>
    <w:p w14:paraId="48B56B35" w14:textId="7A57C8DE" w:rsidR="008E0A44" w:rsidRPr="00D10C8C" w:rsidRDefault="008E0A44" w:rsidP="007F2FA6">
      <w:pPr>
        <w:pStyle w:val="Prrafodelista"/>
        <w:numPr>
          <w:ilvl w:val="0"/>
          <w:numId w:val="24"/>
        </w:numPr>
      </w:pPr>
      <w:r w:rsidRPr="00D10C8C">
        <w:rPr>
          <w:rStyle w:val="Textoennegrita"/>
        </w:rPr>
        <w:t xml:space="preserve">DOCAI </w:t>
      </w:r>
      <w:proofErr w:type="spellStart"/>
      <w:r w:rsidRPr="00D10C8C">
        <w:rPr>
          <w:rStyle w:val="Textoennegrita"/>
        </w:rPr>
        <w:t>GetExtractionData</w:t>
      </w:r>
      <w:proofErr w:type="spellEnd"/>
      <w:r w:rsidRPr="00D10C8C">
        <w:rPr>
          <w:rStyle w:val="Textoennegrita"/>
        </w:rPr>
        <w:t>:</w:t>
      </w:r>
      <w:r w:rsidR="00D11DAB" w:rsidRPr="00D10C8C">
        <w:rPr>
          <w:rStyle w:val="Textoennegrita"/>
        </w:rPr>
        <w:t xml:space="preserve"> </w:t>
      </w:r>
      <w:r w:rsidRPr="00D10C8C">
        <w:t>Solicita los datos extraídos por DOCAI, como metadatos clave del documento.</w:t>
      </w:r>
    </w:p>
    <w:p w14:paraId="65B40F6B" w14:textId="25251773" w:rsidR="008E0A44" w:rsidRPr="00D10C8C" w:rsidRDefault="008E0A44" w:rsidP="007F2FA6">
      <w:pPr>
        <w:pStyle w:val="Prrafodelista"/>
        <w:numPr>
          <w:ilvl w:val="0"/>
          <w:numId w:val="24"/>
        </w:numPr>
      </w:pPr>
      <w:proofErr w:type="spellStart"/>
      <w:r w:rsidRPr="00D10C8C">
        <w:rPr>
          <w:rStyle w:val="Textoennegrita"/>
        </w:rPr>
        <w:t>Act</w:t>
      </w:r>
      <w:proofErr w:type="spellEnd"/>
      <w:r w:rsidRPr="00D10C8C">
        <w:rPr>
          <w:rStyle w:val="Textoennegrita"/>
        </w:rPr>
        <w:t xml:space="preserve"> DOCAI Indexado:</w:t>
      </w:r>
      <w:r w:rsidR="00D11DAB" w:rsidRPr="00D10C8C">
        <w:rPr>
          <w:rStyle w:val="Textoennegrita"/>
        </w:rPr>
        <w:t xml:space="preserve"> </w:t>
      </w:r>
      <w:r w:rsidRPr="00D10C8C">
        <w:t>Actualiza los índices en Therefore™ con la información extraída por DOCAI.</w:t>
      </w:r>
    </w:p>
    <w:p w14:paraId="47C07960" w14:textId="1C2C23E7" w:rsidR="008E0A44" w:rsidRPr="00D10C8C" w:rsidRDefault="008E0A44" w:rsidP="008E0A44"/>
    <w:p w14:paraId="3DFD3B3B" w14:textId="77777777" w:rsidR="008E0A44" w:rsidRPr="00D10C8C" w:rsidRDefault="008E0A44" w:rsidP="00EF565A">
      <w:pPr>
        <w:pStyle w:val="Titulo4"/>
      </w:pPr>
      <w:r w:rsidRPr="00D10C8C">
        <w:t>Impacto de los Nuevos Pasos</w:t>
      </w:r>
    </w:p>
    <w:p w14:paraId="36D61ABB" w14:textId="77777777" w:rsidR="008E0A44" w:rsidRPr="00D10C8C" w:rsidRDefault="008E0A44" w:rsidP="00136018">
      <w:r w:rsidRPr="00D10C8C">
        <w:t>La integración de DOCAI aporta las siguientes ventajas:</w:t>
      </w:r>
    </w:p>
    <w:p w14:paraId="0BA6F5EE" w14:textId="3E0BC04E" w:rsidR="008E0A44" w:rsidRPr="00D10C8C" w:rsidRDefault="008E0A44" w:rsidP="00136018">
      <w:pPr>
        <w:pStyle w:val="Listas"/>
      </w:pPr>
      <w:r w:rsidRPr="00D10C8C">
        <w:rPr>
          <w:rStyle w:val="Textoennegrita"/>
        </w:rPr>
        <w:t>Automatización Avanzada:</w:t>
      </w:r>
      <w:r w:rsidR="00136018" w:rsidRPr="00D10C8C">
        <w:rPr>
          <w:rStyle w:val="Textoennegrita"/>
        </w:rPr>
        <w:t xml:space="preserve"> </w:t>
      </w:r>
      <w:r w:rsidRPr="00D10C8C">
        <w:t>Reduce significativamente la necesidad de intervenciones manuales en la clasificación.</w:t>
      </w:r>
    </w:p>
    <w:p w14:paraId="5D62908A" w14:textId="196BF6B6" w:rsidR="008E0A44" w:rsidRPr="00D10C8C" w:rsidRDefault="008E0A44" w:rsidP="00136018">
      <w:pPr>
        <w:pStyle w:val="Listas"/>
      </w:pPr>
      <w:r w:rsidRPr="00D10C8C">
        <w:rPr>
          <w:rStyle w:val="Textoennegrita"/>
        </w:rPr>
        <w:t>Precisión Mejorada:</w:t>
      </w:r>
      <w:r w:rsidR="00136018" w:rsidRPr="00D10C8C">
        <w:rPr>
          <w:rStyle w:val="Textoennegrita"/>
        </w:rPr>
        <w:t xml:space="preserve"> </w:t>
      </w:r>
      <w:r w:rsidRPr="00D10C8C">
        <w:t>La clasificación automática y la extracción de datos por DOCAI minimizan errores humanos.</w:t>
      </w:r>
    </w:p>
    <w:p w14:paraId="795383A6" w14:textId="630E0070" w:rsidR="008E0A44" w:rsidRPr="00D10C8C" w:rsidRDefault="008E0A44" w:rsidP="00136018">
      <w:pPr>
        <w:pStyle w:val="Listas"/>
      </w:pPr>
      <w:r w:rsidRPr="00D10C8C">
        <w:rPr>
          <w:rStyle w:val="Textoennegrita"/>
        </w:rPr>
        <w:lastRenderedPageBreak/>
        <w:t>Eficiencia Operativa:</w:t>
      </w:r>
      <w:r w:rsidR="00136018" w:rsidRPr="00D10C8C">
        <w:rPr>
          <w:rStyle w:val="Textoennegrita"/>
        </w:rPr>
        <w:t xml:space="preserve"> </w:t>
      </w:r>
      <w:r w:rsidRPr="00D10C8C">
        <w:t>Agiliza los tiempos de procesamiento, especialmente en flujos con altos volúmenes de documentos.</w:t>
      </w:r>
    </w:p>
    <w:p w14:paraId="3D6BB38F" w14:textId="6179C6F8" w:rsidR="008E0A44" w:rsidRPr="00D10C8C" w:rsidRDefault="008E0A44" w:rsidP="00136018">
      <w:pPr>
        <w:pStyle w:val="Listas"/>
      </w:pPr>
      <w:r w:rsidRPr="00D10C8C">
        <w:rPr>
          <w:rStyle w:val="Textoennegrita"/>
        </w:rPr>
        <w:t>Escalabilidad:</w:t>
      </w:r>
      <w:r w:rsidR="00136018" w:rsidRPr="00D10C8C">
        <w:rPr>
          <w:rStyle w:val="Textoennegrita"/>
        </w:rPr>
        <w:t xml:space="preserve"> </w:t>
      </w:r>
      <w:r w:rsidRPr="00D10C8C">
        <w:t>Permite gestionar un mayor número de documentos sin necesidad de incrementar recursos manuales.</w:t>
      </w:r>
    </w:p>
    <w:p w14:paraId="565E12E0" w14:textId="79624A32" w:rsidR="008E0A44" w:rsidRPr="00D10C8C" w:rsidRDefault="008E0A44" w:rsidP="00136018">
      <w:pPr>
        <w:pStyle w:val="Listas"/>
      </w:pPr>
      <w:r w:rsidRPr="00D10C8C">
        <w:rPr>
          <w:rStyle w:val="Textoennegrita"/>
        </w:rPr>
        <w:t>Trazabilidad:</w:t>
      </w:r>
      <w:r w:rsidR="00136018" w:rsidRPr="00D10C8C">
        <w:rPr>
          <w:rStyle w:val="Textoennegrita"/>
        </w:rPr>
        <w:t xml:space="preserve"> </w:t>
      </w:r>
      <w:r w:rsidRPr="00D10C8C">
        <w:t>Registra automáticamente todos los pasos del procesamiento en DOCAI, asegurando una auditoría completa.</w:t>
      </w:r>
    </w:p>
    <w:p w14:paraId="7206EE65" w14:textId="5AB14741" w:rsidR="008E0A44" w:rsidRPr="00D10C8C" w:rsidRDefault="008E0A44" w:rsidP="008E0A44"/>
    <w:p w14:paraId="0EF47C6D" w14:textId="77777777" w:rsidR="008E0A44" w:rsidRPr="00D10C8C" w:rsidRDefault="008E0A44" w:rsidP="008E0A44">
      <w:pPr>
        <w:pStyle w:val="Ttulo2"/>
      </w:pPr>
      <w:bookmarkStart w:id="121" w:name="_Toc188990070"/>
      <w:bookmarkStart w:id="122" w:name="_Toc188990880"/>
      <w:r w:rsidRPr="00D10C8C">
        <w:t>Conclusión</w:t>
      </w:r>
      <w:bookmarkEnd w:id="121"/>
      <w:bookmarkEnd w:id="122"/>
    </w:p>
    <w:p w14:paraId="54560C15" w14:textId="3EEF48C1" w:rsidR="008E0A44" w:rsidRPr="00D10C8C" w:rsidRDefault="008E0A44" w:rsidP="00136018">
      <w:r w:rsidRPr="00D10C8C">
        <w:t>La evolución del flujo de trabajo "WF Notificaciones (DISPATCHING ROOM)" con la integración de DOCAI marca</w:t>
      </w:r>
      <w:r w:rsidR="00136018" w:rsidRPr="00D10C8C">
        <w:t>rá</w:t>
      </w:r>
      <w:r w:rsidRPr="00D10C8C">
        <w:t xml:space="preserve"> un avance significativo en la automatización y optimización de procesos. Estos nuevos pasos mejora</w:t>
      </w:r>
      <w:r w:rsidR="00942C67" w:rsidRPr="00D10C8C">
        <w:t>rán</w:t>
      </w:r>
      <w:r w:rsidRPr="00D10C8C">
        <w:t xml:space="preserve"> la eficiencia, </w:t>
      </w:r>
      <w:r w:rsidR="00942C67" w:rsidRPr="00D10C8C">
        <w:t>reducirán</w:t>
      </w:r>
      <w:r w:rsidRPr="00D10C8C">
        <w:t xml:space="preserve"> la carga manual y </w:t>
      </w:r>
      <w:r w:rsidR="00942C67" w:rsidRPr="00D10C8C">
        <w:t>permitirán manejar</w:t>
      </w:r>
      <w:r w:rsidRPr="00D10C8C">
        <w:t xml:space="preserve"> volúmenes crecientes de documentos con precisión y velocidad. Este cambio no solo optimiza la gestión actual, sino que también posiciona al sistema para enfrentar retos futuros en la clasificación y tramitación documental.</w:t>
      </w:r>
    </w:p>
    <w:p w14:paraId="27E59540" w14:textId="041A5B19" w:rsidR="008E0A44" w:rsidRPr="00D10C8C" w:rsidRDefault="008E0A44" w:rsidP="00E51136">
      <w:pPr>
        <w:spacing w:after="0"/>
      </w:pPr>
    </w:p>
    <w:p w14:paraId="419BA3D0" w14:textId="77777777" w:rsidR="00850AB8" w:rsidRPr="00D10C8C" w:rsidRDefault="00850AB8">
      <w:pPr>
        <w:spacing w:after="160" w:line="259" w:lineRule="auto"/>
        <w:jc w:val="left"/>
        <w:rPr>
          <w:rFonts w:ascii="Montserrat Light" w:eastAsiaTheme="majorEastAsia" w:hAnsi="Montserrat Light" w:cstheme="majorBidi"/>
          <w:b/>
          <w:color w:val="C00000"/>
          <w:sz w:val="24"/>
          <w:szCs w:val="26"/>
        </w:rPr>
      </w:pPr>
      <w:r w:rsidRPr="00D10C8C">
        <w:br w:type="page"/>
      </w:r>
    </w:p>
    <w:p w14:paraId="585DDE43" w14:textId="61F2FB32" w:rsidR="006247E2" w:rsidRPr="00D10C8C" w:rsidRDefault="006247E2" w:rsidP="00DD1570">
      <w:pPr>
        <w:pStyle w:val="Ttulo2"/>
      </w:pPr>
      <w:bookmarkStart w:id="123" w:name="_Toc188990071"/>
      <w:bookmarkStart w:id="124" w:name="_Toc188990881"/>
      <w:r w:rsidRPr="00D10C8C">
        <w:lastRenderedPageBreak/>
        <w:t>WF Notificaciones (Zonas de Distribución)</w:t>
      </w:r>
      <w:bookmarkEnd w:id="123"/>
      <w:bookmarkEnd w:id="124"/>
    </w:p>
    <w:p w14:paraId="242486A9" w14:textId="77777777" w:rsidR="006247E2" w:rsidRPr="00D10C8C" w:rsidRDefault="006247E2" w:rsidP="006247E2">
      <w:r w:rsidRPr="00D10C8C">
        <w:t>Como se ha descrito previamente, todas las categorías de destino han sido configuradas con la misma estructura y flujos de trabajo asociados. Sin embargo, es posible que, durante la evaluación del servicio, se identifiquen algunas categorías que requieran una estructura o proceso diferenciado.</w:t>
      </w:r>
    </w:p>
    <w:p w14:paraId="284EBE76" w14:textId="0199B784" w:rsidR="006247E2" w:rsidRPr="00D10C8C" w:rsidRDefault="006247E2" w:rsidP="006247E2">
      <w:r w:rsidRPr="00D10C8C">
        <w:t>Para llevar a cabo estas modificaciones, será fundamental realizar un estudio detallado de los requerimientos específicos. Posteriormente, se llevará a cabo una evaluación exhaustiva de la viabilidad de implementación y se procederá con una cotización que refleje el esfuerzo necesario para adaptar las categorías de acuerdo con los nuevos requisitos.</w:t>
      </w:r>
    </w:p>
    <w:p w14:paraId="6FED9021" w14:textId="7201DF67" w:rsidR="006247E2" w:rsidRPr="00D10C8C" w:rsidRDefault="006247E2" w:rsidP="006247E2">
      <w:r w:rsidRPr="00D10C8C">
        <w:t>Es importante garantizar que cualquier cambio realizado se ajuste de manera precisa y óptima a las necesidades del cliente y al rendimiento general del sistema, asegurando así que el servicio brindado sea altamente eficiente y satisfactorio para todos los usuarios involucrados.</w:t>
      </w:r>
    </w:p>
    <w:p w14:paraId="07BF24F9" w14:textId="44332775" w:rsidR="006247E2" w:rsidRPr="00D10C8C" w:rsidRDefault="00AC5196" w:rsidP="006247E2">
      <w:r w:rsidRPr="00D10C8C">
        <w:rPr>
          <w:noProof/>
        </w:rPr>
        <w:drawing>
          <wp:anchor distT="0" distB="0" distL="114300" distR="114300" simplePos="0" relativeHeight="251658252" behindDoc="0" locked="0" layoutInCell="1" allowOverlap="1" wp14:anchorId="36D4EE68" wp14:editId="7041BB7C">
            <wp:simplePos x="0" y="0"/>
            <wp:positionH relativeFrom="column">
              <wp:posOffset>31115</wp:posOffset>
            </wp:positionH>
            <wp:positionV relativeFrom="paragraph">
              <wp:posOffset>883920</wp:posOffset>
            </wp:positionV>
            <wp:extent cx="5351780" cy="2670175"/>
            <wp:effectExtent l="19050" t="19050" r="20320" b="15875"/>
            <wp:wrapTopAndBottom/>
            <wp:docPr id="843" name="Imagen 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 name="Imagen 843"/>
                    <pic:cNvPicPr/>
                  </pic:nvPicPr>
                  <pic:blipFill>
                    <a:blip r:embed="rId35">
                      <a:extLst>
                        <a:ext uri="{28A0092B-C50C-407E-A947-70E740481C1C}">
                          <a14:useLocalDpi xmlns:a14="http://schemas.microsoft.com/office/drawing/2010/main" val="0"/>
                        </a:ext>
                      </a:extLst>
                    </a:blip>
                    <a:stretch>
                      <a:fillRect/>
                    </a:stretch>
                  </pic:blipFill>
                  <pic:spPr>
                    <a:xfrm>
                      <a:off x="0" y="0"/>
                      <a:ext cx="5351780" cy="2670175"/>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r w:rsidR="006247E2" w:rsidRPr="00D10C8C">
        <w:t>Este flujo de trabajo tiene como objetivo facilitar y controlar las tareas asociadas a las notificaciones realizadas por los equipos de tramitación asignados a cada Zona. Además, permite realizar devoluciones al servicio de clasificación, lo que posibilita un claro control de los niveles de servicio y asegura la trazabilidad completa de las notificaciones.</w:t>
      </w:r>
    </w:p>
    <w:p w14:paraId="14236E8E" w14:textId="04443FA9" w:rsidR="00CC5EE4" w:rsidRPr="00D10C8C" w:rsidRDefault="00CC5EE4" w:rsidP="00CC5EE4">
      <w:pPr>
        <w:pStyle w:val="PiedeFoto"/>
      </w:pPr>
      <w:bookmarkStart w:id="125" w:name="_Toc187188514"/>
      <w:r w:rsidRPr="00D10C8C">
        <w:t>WF – Notificaciones Categorías Destino</w:t>
      </w:r>
      <w:bookmarkEnd w:id="125"/>
    </w:p>
    <w:p w14:paraId="1E1E6E18" w14:textId="77777777" w:rsidR="00CC5EE4" w:rsidRPr="00D10C8C" w:rsidRDefault="00CC5EE4" w:rsidP="006247E2"/>
    <w:p w14:paraId="4AFA15FC" w14:textId="5C8A6843" w:rsidR="006247E2" w:rsidRPr="00D10C8C" w:rsidRDefault="006247E2" w:rsidP="006247E2">
      <w:r w:rsidRPr="00D10C8C">
        <w:t>Con esta implementación, se logra una gestión más eficiente y precisa de las notificaciones, al tiempo que se garantiza la transparencia y seguimiento de todas las acciones realizadas en el proceso. Asimismo, brinda la flexibilidad necesaria para que los equipos de tramitación puedan interactuar de manera efectiva y eficiente con el “</w:t>
      </w:r>
      <w:r w:rsidR="00B36A10" w:rsidRPr="00D10C8C">
        <w:t>Dispatching</w:t>
      </w:r>
      <w:r w:rsidRPr="00D10C8C">
        <w:t xml:space="preserve"> Room”, optimizando así el flujo de trabajo en su totalidad.</w:t>
      </w:r>
    </w:p>
    <w:p w14:paraId="772A40DB" w14:textId="7B09DB68" w:rsidR="006247E2" w:rsidRPr="00D10C8C" w:rsidRDefault="006247E2" w:rsidP="006247E2">
      <w:pPr>
        <w:jc w:val="center"/>
      </w:pPr>
    </w:p>
    <w:p w14:paraId="2B07095F" w14:textId="77777777" w:rsidR="006247E2" w:rsidRPr="00D10C8C" w:rsidRDefault="006247E2" w:rsidP="006247E2">
      <w:pPr>
        <w:pBdr>
          <w:bottom w:val="single" w:sz="4" w:space="1" w:color="auto"/>
        </w:pBdr>
        <w:spacing w:after="0"/>
        <w:rPr>
          <w:sz w:val="14"/>
          <w:szCs w:val="18"/>
        </w:rPr>
      </w:pPr>
      <w:r w:rsidRPr="00D10C8C">
        <w:rPr>
          <w:sz w:val="14"/>
          <w:szCs w:val="18"/>
        </w:rPr>
        <w:t>NOTAS</w:t>
      </w:r>
    </w:p>
    <w:p w14:paraId="27300219" w14:textId="520BDB79" w:rsidR="006247E2" w:rsidRPr="00D10C8C" w:rsidRDefault="006247E2" w:rsidP="007F2FA6">
      <w:pPr>
        <w:pStyle w:val="Prrafodelista"/>
        <w:numPr>
          <w:ilvl w:val="0"/>
          <w:numId w:val="17"/>
        </w:numPr>
        <w:rPr>
          <w:i/>
          <w:iCs/>
          <w:sz w:val="14"/>
          <w:szCs w:val="18"/>
        </w:rPr>
      </w:pPr>
      <w:r w:rsidRPr="00D10C8C">
        <w:rPr>
          <w:i/>
          <w:iCs/>
          <w:sz w:val="14"/>
          <w:szCs w:val="18"/>
        </w:rPr>
        <w:t>El formato de los correos electrónicos que comunican a los usuarios tanto la asignación de tareas como la finalización de los procesos están construidos en HTML &amp; CSS</w:t>
      </w:r>
      <w:r w:rsidR="00BC06F0" w:rsidRPr="00D10C8C">
        <w:rPr>
          <w:i/>
          <w:iCs/>
          <w:sz w:val="14"/>
          <w:szCs w:val="18"/>
        </w:rPr>
        <w:t>.</w:t>
      </w:r>
    </w:p>
    <w:p w14:paraId="442C9704" w14:textId="77777777" w:rsidR="00063E0E" w:rsidRPr="00D10C8C" w:rsidRDefault="00063E0E">
      <w:pPr>
        <w:spacing w:after="160" w:line="259" w:lineRule="auto"/>
        <w:jc w:val="left"/>
      </w:pPr>
      <w:r w:rsidRPr="00D10C8C">
        <w:br w:type="page"/>
      </w:r>
    </w:p>
    <w:p w14:paraId="77CD3F96" w14:textId="636210D5" w:rsidR="006247E2" w:rsidRPr="00D10C8C" w:rsidRDefault="006247E2" w:rsidP="006247E2">
      <w:pPr>
        <w:spacing w:after="0"/>
      </w:pPr>
      <w:r w:rsidRPr="00D10C8C">
        <w:lastRenderedPageBreak/>
        <w:t>El proceso de este flujo de trabajo se descompone en las siguientes tareas:</w:t>
      </w:r>
    </w:p>
    <w:p w14:paraId="180D5AC6" w14:textId="77777777" w:rsidR="006247E2" w:rsidRPr="00D10C8C" w:rsidRDefault="006247E2" w:rsidP="006247E2">
      <w:pPr>
        <w:spacing w:after="0"/>
      </w:pPr>
    </w:p>
    <w:p w14:paraId="53602C61" w14:textId="77777777" w:rsidR="006247E2" w:rsidRPr="00D10C8C" w:rsidRDefault="006247E2" w:rsidP="007F2FA6">
      <w:pPr>
        <w:pStyle w:val="Prrafodelista"/>
        <w:numPr>
          <w:ilvl w:val="0"/>
          <w:numId w:val="15"/>
        </w:numPr>
        <w:spacing w:after="0"/>
      </w:pPr>
      <w:r w:rsidRPr="00D10C8C">
        <w:t xml:space="preserve">Tarea asignada dinámicamente al equipo de tramitación encargado del procesamiento de las notificaciones en la Zona. </w:t>
      </w:r>
    </w:p>
    <w:p w14:paraId="35FCB62B" w14:textId="77777777" w:rsidR="00D94664" w:rsidRPr="00D10C8C" w:rsidRDefault="00D94664" w:rsidP="00D94664">
      <w:pPr>
        <w:pStyle w:val="Prrafodelista"/>
        <w:spacing w:after="0"/>
      </w:pPr>
    </w:p>
    <w:p w14:paraId="50B8E82B" w14:textId="77777777" w:rsidR="006247E2" w:rsidRPr="00D10C8C" w:rsidRDefault="006247E2" w:rsidP="006247E2">
      <w:pPr>
        <w:pStyle w:val="Prrafodelista"/>
        <w:spacing w:after="0"/>
      </w:pPr>
      <w:r w:rsidRPr="00D10C8C">
        <w:t xml:space="preserve">Inicialmente, esta tarea se asigna a todos los miembros del equipo, y permanece así hasta que uno de ellos la solicita para su realización. A partir de ese momento, la tarea queda asignada de manera exclusiva a ese usuario específico, y sobre él recaerán los plazos de cumplimiento, recordatorios y demás acciones relacionadas con la tarea. </w:t>
      </w:r>
    </w:p>
    <w:p w14:paraId="6480522E" w14:textId="77777777" w:rsidR="00D94664" w:rsidRPr="00D10C8C" w:rsidRDefault="00D94664" w:rsidP="006247E2">
      <w:pPr>
        <w:pStyle w:val="Prrafodelista"/>
        <w:spacing w:after="0"/>
      </w:pPr>
    </w:p>
    <w:p w14:paraId="4BF23971" w14:textId="77777777" w:rsidR="006247E2" w:rsidRPr="00D10C8C" w:rsidRDefault="006247E2" w:rsidP="006247E2">
      <w:pPr>
        <w:pStyle w:val="Prrafodelista"/>
        <w:spacing w:after="0"/>
      </w:pPr>
      <w:r w:rsidRPr="00D10C8C">
        <w:t>Este enfoque asegura una distribución equitativa y efectiva de las responsabilidades dentro del equipo, y permite un seguimiento claro de las acciones individuales para garantizar el cumplimiento oportuno de las tareas asignadas</w:t>
      </w:r>
    </w:p>
    <w:p w14:paraId="2692889B" w14:textId="77777777" w:rsidR="006247E2" w:rsidRPr="00D10C8C" w:rsidRDefault="006247E2" w:rsidP="006247E2">
      <w:pPr>
        <w:pStyle w:val="Prrafodelista"/>
        <w:spacing w:after="0"/>
      </w:pPr>
    </w:p>
    <w:p w14:paraId="7673A9BE" w14:textId="6790B204" w:rsidR="00B72005" w:rsidRPr="00D10C8C" w:rsidRDefault="00FF1C38" w:rsidP="007F2FA6">
      <w:pPr>
        <w:pStyle w:val="Prrafodelista"/>
        <w:numPr>
          <w:ilvl w:val="0"/>
          <w:numId w:val="15"/>
        </w:numPr>
      </w:pPr>
      <w:r w:rsidRPr="00D10C8C">
        <w:t xml:space="preserve">Una vez que la notificación ha sido aceptada por el </w:t>
      </w:r>
      <w:r w:rsidR="00884CF7" w:rsidRPr="00D10C8C">
        <w:t>equipo</w:t>
      </w:r>
      <w:r w:rsidRPr="00D10C8C">
        <w:t xml:space="preserve"> de tramitación</w:t>
      </w:r>
      <w:r w:rsidR="00884CF7" w:rsidRPr="00D10C8C">
        <w:t xml:space="preserve">, esta cambia de estado a “Aceptada Equipo </w:t>
      </w:r>
      <w:proofErr w:type="spellStart"/>
      <w:r w:rsidR="00884CF7" w:rsidRPr="00D10C8C">
        <w:t>Tramitacion</w:t>
      </w:r>
      <w:proofErr w:type="spellEnd"/>
      <w:r w:rsidR="00884CF7" w:rsidRPr="00D10C8C">
        <w:t>” y se genera una tarea de nuevo asignada a todo el equipo.</w:t>
      </w:r>
    </w:p>
    <w:p w14:paraId="0B0F07F1" w14:textId="4AF06CD5" w:rsidR="00D94664" w:rsidRPr="00D10C8C" w:rsidRDefault="00985AEE" w:rsidP="00D94664">
      <w:pPr>
        <w:pStyle w:val="Prrafodelista"/>
      </w:pPr>
      <w:r w:rsidRPr="00D10C8C">
        <w:t xml:space="preserve">Esta tarea tiene un tiempo mayor de respuesta y permitirá a los </w:t>
      </w:r>
      <w:r w:rsidR="00D94664" w:rsidRPr="00D10C8C">
        <w:t>Equipos</w:t>
      </w:r>
      <w:r w:rsidRPr="00D10C8C">
        <w:t xml:space="preserve"> dedicar el tiempo necesario a la tramitación o resolución de </w:t>
      </w:r>
      <w:proofErr w:type="gramStart"/>
      <w:r w:rsidRPr="00D10C8C">
        <w:t>la misma</w:t>
      </w:r>
      <w:proofErr w:type="gramEnd"/>
      <w:r w:rsidRPr="00D10C8C">
        <w:t>.</w:t>
      </w:r>
    </w:p>
    <w:p w14:paraId="0CB27504" w14:textId="77777777" w:rsidR="00D94664" w:rsidRPr="00D10C8C" w:rsidRDefault="00D94664" w:rsidP="00D94664">
      <w:pPr>
        <w:pStyle w:val="Prrafodelista"/>
      </w:pPr>
    </w:p>
    <w:p w14:paraId="5E8F7301" w14:textId="1B5712A9" w:rsidR="006247E2" w:rsidRPr="00D10C8C" w:rsidRDefault="006247E2" w:rsidP="007F2FA6">
      <w:pPr>
        <w:pStyle w:val="Prrafodelista"/>
        <w:numPr>
          <w:ilvl w:val="0"/>
          <w:numId w:val="15"/>
        </w:numPr>
      </w:pPr>
      <w:r w:rsidRPr="00D10C8C">
        <w:t>En caso de que el encargado de la tramitación no pueda llevar a cabo la tarea o requiera una revisión por parte del responsable de la Zona, tiene la opción de dirigir el flujo de trabajo hacia este estado. Además, de manera predeterminada, las tareas que los integrantes del equipo no hayan completado dentro del plazo establecido también serán remitidas para su revisión al responsable de la Zona.</w:t>
      </w:r>
    </w:p>
    <w:p w14:paraId="403BDF41" w14:textId="77777777" w:rsidR="006247E2" w:rsidRPr="00D10C8C" w:rsidRDefault="006247E2" w:rsidP="006247E2">
      <w:pPr>
        <w:pStyle w:val="Prrafodelista"/>
      </w:pPr>
    </w:p>
    <w:p w14:paraId="53F09E0C" w14:textId="77777777" w:rsidR="006247E2" w:rsidRPr="00D10C8C" w:rsidRDefault="006247E2" w:rsidP="006247E2">
      <w:pPr>
        <w:pStyle w:val="Prrafodelista"/>
        <w:spacing w:after="0"/>
      </w:pPr>
      <w:r w:rsidRPr="00D10C8C">
        <w:t>Esta configuración asegura que todas las tareas sean revisadas adecuadamente en caso de situaciones excepcionales o incumplimientos de los plazos. De este modo, se garantiza una supervisión adecuada y una gestión efectiva de las tareas para mantener el flujo de trabajo en orden y cumplir con los estándares de calidad y eficiencia esperados en el proceso de tramitación.).</w:t>
      </w:r>
    </w:p>
    <w:p w14:paraId="50EC1F9B" w14:textId="77777777" w:rsidR="006247E2" w:rsidRPr="00D10C8C" w:rsidRDefault="006247E2" w:rsidP="006247E2">
      <w:pPr>
        <w:pStyle w:val="Prrafodelista"/>
      </w:pPr>
    </w:p>
    <w:p w14:paraId="235EB541" w14:textId="5EA108CA" w:rsidR="00227027" w:rsidRPr="00D10C8C" w:rsidRDefault="006247E2" w:rsidP="00227027">
      <w:r w:rsidRPr="00D10C8C">
        <w:t xml:space="preserve">Los integrantes del grupo de tramitación tienen la capacidad de interactuar con el flujo de trabajo a través de </w:t>
      </w:r>
      <w:r w:rsidR="00227027" w:rsidRPr="00D10C8C">
        <w:t>dos</w:t>
      </w:r>
      <w:r w:rsidRPr="00D10C8C">
        <w:t xml:space="preserve"> opciones sencillas:</w:t>
      </w:r>
    </w:p>
    <w:p w14:paraId="27D75277" w14:textId="77777777" w:rsidR="00227027" w:rsidRPr="00D10C8C" w:rsidRDefault="006247E2" w:rsidP="007F2FA6">
      <w:pPr>
        <w:pStyle w:val="Prrafodelista"/>
        <w:numPr>
          <w:ilvl w:val="0"/>
          <w:numId w:val="15"/>
        </w:numPr>
      </w:pPr>
      <w:r w:rsidRPr="00D10C8C">
        <w:t xml:space="preserve">Informar al Sistema que se requiere una nueva clasificación debido a un error del </w:t>
      </w:r>
      <w:r w:rsidR="00B36A10" w:rsidRPr="00D10C8C">
        <w:t>Dispatching</w:t>
      </w:r>
      <w:r w:rsidRPr="00D10C8C">
        <w:t xml:space="preserve"> Room. Esto trasladará el documento de vuelta a la categoría "Notificaciones (</w:t>
      </w:r>
      <w:r w:rsidR="00B36A10" w:rsidRPr="00D10C8C">
        <w:t>DISPATCHING</w:t>
      </w:r>
      <w:r w:rsidRPr="00D10C8C">
        <w:t xml:space="preserve"> ROOM)", donde se iniciará el proceso de catalogación nuevamente. Todo el historial de eventos ocurridos quedará registrado.</w:t>
      </w:r>
    </w:p>
    <w:p w14:paraId="468CADE8" w14:textId="3E28371E" w:rsidR="006247E2" w:rsidRPr="00D10C8C" w:rsidRDefault="006247E2" w:rsidP="007F2FA6">
      <w:pPr>
        <w:pStyle w:val="Prrafodelista"/>
        <w:numPr>
          <w:ilvl w:val="0"/>
          <w:numId w:val="15"/>
        </w:numPr>
      </w:pPr>
      <w:r w:rsidRPr="00D10C8C">
        <w:t>Dar por Finalizada la tramitación de la notificación. Al seleccionar esta acción, se enviará automáticamente una notificación a los interesados informando sobre la finalización de la tramitación y proporcionando los detalles pertinentes.</w:t>
      </w:r>
    </w:p>
    <w:p w14:paraId="55F1E8D9" w14:textId="77777777" w:rsidR="00281E2C" w:rsidRPr="00D10C8C" w:rsidRDefault="00281E2C" w:rsidP="00281E2C">
      <w:pPr>
        <w:pStyle w:val="Prrafodelista"/>
        <w:ind w:left="1440"/>
      </w:pPr>
    </w:p>
    <w:p w14:paraId="1DF864FD" w14:textId="77777777" w:rsidR="006247E2" w:rsidRPr="00D10C8C" w:rsidRDefault="006247E2" w:rsidP="006247E2">
      <w:pPr>
        <w:pStyle w:val="Prrafodelista"/>
      </w:pPr>
      <w:r w:rsidRPr="00D10C8C">
        <w:t>Estas opciones brindan una mayor flexibilidad y eficiencia al proceso de tramitación, permitiendo a los integrantes del equipo tomar decisiones y realizar acciones de manera clara y directa en función de las necesidades específicas de cada caso. Además, la comunicación automática con los interesados agiliza la notificación y asegura que todos estén informados adecuadamente sobre el estado y resultado de la tramitación.</w:t>
      </w:r>
    </w:p>
    <w:p w14:paraId="0B1CE4B0" w14:textId="77777777" w:rsidR="00850AB8" w:rsidRPr="00D10C8C" w:rsidRDefault="00850AB8" w:rsidP="006247E2">
      <w:pPr>
        <w:spacing w:after="200" w:line="276" w:lineRule="auto"/>
        <w:jc w:val="left"/>
      </w:pPr>
    </w:p>
    <w:p w14:paraId="2A9510E5" w14:textId="08D61A31" w:rsidR="00C442B3" w:rsidRPr="00D10C8C" w:rsidRDefault="00850AB8" w:rsidP="0050727D">
      <w:r w:rsidRPr="00D10C8C">
        <w:lastRenderedPageBreak/>
        <w:t>Durante las sesiones de análisis del proyect</w:t>
      </w:r>
      <w:r w:rsidR="00A65B9A" w:rsidRPr="00D10C8C">
        <w:t xml:space="preserve">o se ha determinado que algunas Categorías </w:t>
      </w:r>
      <w:r w:rsidR="0003100F" w:rsidRPr="00D10C8C">
        <w:t xml:space="preserve">Therefore™ </w:t>
      </w:r>
      <w:r w:rsidR="00A65B9A" w:rsidRPr="00D10C8C">
        <w:t xml:space="preserve">(Zonas de reparto </w:t>
      </w:r>
      <w:r w:rsidR="0050727D" w:rsidRPr="00D10C8C">
        <w:t>asociadas</w:t>
      </w:r>
      <w:r w:rsidR="00A65B9A" w:rsidRPr="00D10C8C">
        <w:t xml:space="preserve"> a departamentos) pueden no requerir de un </w:t>
      </w:r>
      <w:r w:rsidR="00D04473" w:rsidRPr="00D10C8C">
        <w:t xml:space="preserve">flujo de trabajo </w:t>
      </w:r>
      <w:r w:rsidR="00227027" w:rsidRPr="00D10C8C">
        <w:t>específico</w:t>
      </w:r>
      <w:r w:rsidR="00D04473" w:rsidRPr="00D10C8C">
        <w:t xml:space="preserve"> en el que los usuarios interactúen con la plataforma para la realización de las tareas asignadas, o que no sea necesario la asignación de una tarea Therefore</w:t>
      </w:r>
      <w:r w:rsidR="00C442B3" w:rsidRPr="00D10C8C">
        <w:t>.</w:t>
      </w:r>
    </w:p>
    <w:p w14:paraId="5D47113B" w14:textId="319EC66E" w:rsidR="006247E2" w:rsidRPr="00D10C8C" w:rsidRDefault="00C442B3" w:rsidP="0050727D">
      <w:r w:rsidRPr="00D10C8C">
        <w:t xml:space="preserve">En ese caso se plantea la </w:t>
      </w:r>
      <w:r w:rsidR="0050727D" w:rsidRPr="00D10C8C">
        <w:t>definición</w:t>
      </w:r>
      <w:r w:rsidRPr="00D10C8C">
        <w:t xml:space="preserve"> de un </w:t>
      </w:r>
      <w:r w:rsidR="0050727D" w:rsidRPr="00D10C8C">
        <w:t>Flujo de</w:t>
      </w:r>
      <w:r w:rsidRPr="00D10C8C">
        <w:t xml:space="preserve"> Trabajo simplificado, que se limitará a la comunicación mediante</w:t>
      </w:r>
      <w:r w:rsidR="00594550" w:rsidRPr="00D10C8C">
        <w:t xml:space="preserve"> email de la existencia de una notificación despachada a su área de actuación y un enlace a la documentación almacenada en </w:t>
      </w:r>
      <w:r w:rsidR="0003100F" w:rsidRPr="00D10C8C">
        <w:t xml:space="preserve">Therefore™ </w:t>
      </w:r>
      <w:r w:rsidR="00594550" w:rsidRPr="00D10C8C">
        <w:t xml:space="preserve">(o incluso </w:t>
      </w:r>
      <w:r w:rsidR="0050727D" w:rsidRPr="00D10C8C">
        <w:t>adjuntada al email de comunicación).</w:t>
      </w:r>
      <w:r w:rsidR="006247E2" w:rsidRPr="00D10C8C">
        <w:br w:type="page"/>
      </w:r>
    </w:p>
    <w:p w14:paraId="0A6CDDAD" w14:textId="5A81F651" w:rsidR="006247E2" w:rsidRPr="00D10C8C" w:rsidRDefault="00C74883" w:rsidP="00F52A60">
      <w:pPr>
        <w:pStyle w:val="Ttulo1"/>
        <w:jc w:val="left"/>
      </w:pPr>
      <w:bookmarkStart w:id="126" w:name="_Toc188990072"/>
      <w:bookmarkStart w:id="127" w:name="_Toc188990882"/>
      <w:r w:rsidRPr="00D10C8C">
        <w:lastRenderedPageBreak/>
        <w:t>Actividades previstas</w:t>
      </w:r>
      <w:bookmarkEnd w:id="126"/>
      <w:bookmarkEnd w:id="127"/>
    </w:p>
    <w:p w14:paraId="09A30C41" w14:textId="419BEA3B" w:rsidR="00433E3D" w:rsidRPr="00D10C8C" w:rsidRDefault="002432DE" w:rsidP="006247E2">
      <w:r w:rsidRPr="00D10C8C">
        <w:t>Dentro del ámbito de esta primera fase del proyecto se contemplan</w:t>
      </w:r>
      <w:r w:rsidR="002F1FD7" w:rsidRPr="00D10C8C">
        <w:t xml:space="preserve"> las</w:t>
      </w:r>
      <w:r w:rsidR="009B66EB" w:rsidRPr="00D10C8C">
        <w:t xml:space="preserve"> </w:t>
      </w:r>
      <w:r w:rsidR="002F1FD7" w:rsidRPr="00D10C8C">
        <w:t>tareas esenciales para la puesta en producción de los aplicativos</w:t>
      </w:r>
      <w:r w:rsidR="00433E3D" w:rsidRPr="00D10C8C">
        <w:t>:</w:t>
      </w:r>
    </w:p>
    <w:p w14:paraId="0D80F624" w14:textId="4E4C8AA2" w:rsidR="006247E2" w:rsidRPr="00D10C8C" w:rsidRDefault="00784E87" w:rsidP="007F2FA6">
      <w:pPr>
        <w:pStyle w:val="Prrafodelista"/>
        <w:numPr>
          <w:ilvl w:val="0"/>
          <w:numId w:val="17"/>
        </w:numPr>
      </w:pPr>
      <w:r w:rsidRPr="00D10C8C">
        <w:t>Instalación</w:t>
      </w:r>
      <w:r w:rsidR="00E332ED" w:rsidRPr="00D10C8C">
        <w:t xml:space="preserve"> y puesta en marcha de la plataforma Therefore™ Online para </w:t>
      </w:r>
      <w:r w:rsidRPr="00D10C8C">
        <w:t>alojar la solución presentada</w:t>
      </w:r>
      <w:r w:rsidR="002F1FD7" w:rsidRPr="00D10C8C">
        <w:t>.</w:t>
      </w:r>
    </w:p>
    <w:p w14:paraId="52675E16" w14:textId="23F7162C" w:rsidR="00490776" w:rsidRPr="00D10C8C" w:rsidRDefault="00784E87" w:rsidP="007F2FA6">
      <w:pPr>
        <w:pStyle w:val="Prrafodelista"/>
        <w:numPr>
          <w:ilvl w:val="0"/>
          <w:numId w:val="17"/>
        </w:numPr>
      </w:pPr>
      <w:r w:rsidRPr="00D10C8C">
        <w:t xml:space="preserve">Construcción del proyecto Therefore™ </w:t>
      </w:r>
      <w:r w:rsidR="00B21BB1" w:rsidRPr="00D10C8C">
        <w:t>de acuerdo con</w:t>
      </w:r>
      <w:r w:rsidRPr="00D10C8C">
        <w:t xml:space="preserve"> los </w:t>
      </w:r>
      <w:r w:rsidR="00B21BB1" w:rsidRPr="00D10C8C">
        <w:t>límites</w:t>
      </w:r>
      <w:r w:rsidRPr="00D10C8C">
        <w:t xml:space="preserve"> </w:t>
      </w:r>
      <w:r w:rsidR="005E467F" w:rsidRPr="00D10C8C">
        <w:t>establecidos</w:t>
      </w:r>
      <w:r w:rsidRPr="00D10C8C">
        <w:t xml:space="preserve"> en este documento y que se </w:t>
      </w:r>
      <w:r w:rsidR="009F1B55" w:rsidRPr="00D10C8C">
        <w:t xml:space="preserve">definieron a alto </w:t>
      </w:r>
      <w:r w:rsidR="00D35F65" w:rsidRPr="00D10C8C">
        <w:t>nivel en</w:t>
      </w:r>
      <w:r w:rsidR="005E467F" w:rsidRPr="00D10C8C">
        <w:t xml:space="preserve"> el alcance de</w:t>
      </w:r>
      <w:r w:rsidR="00490776" w:rsidRPr="00D10C8C">
        <w:t xml:space="preserve"> la propuesta.</w:t>
      </w:r>
    </w:p>
    <w:p w14:paraId="17D54440" w14:textId="08B2B75C" w:rsidR="00784E87" w:rsidRPr="00D10C8C" w:rsidRDefault="00490776" w:rsidP="007F2FA6">
      <w:pPr>
        <w:pStyle w:val="Prrafodelista"/>
        <w:numPr>
          <w:ilvl w:val="0"/>
          <w:numId w:val="17"/>
        </w:numPr>
      </w:pPr>
      <w:r w:rsidRPr="00D10C8C">
        <w:t xml:space="preserve">Formación en las herramientas </w:t>
      </w:r>
      <w:r w:rsidR="002F1FD7" w:rsidRPr="00D10C8C">
        <w:t>proporcionadas a</w:t>
      </w:r>
      <w:r w:rsidR="00F01D80" w:rsidRPr="00D10C8C">
        <w:t xml:space="preserve"> usuarios clave y administradores </w:t>
      </w:r>
      <w:r w:rsidR="002F1FD7" w:rsidRPr="00D10C8C">
        <w:t>para el traslado de formación en cascada a sus áreas de responsabilidad.</w:t>
      </w:r>
    </w:p>
    <w:p w14:paraId="5D157100" w14:textId="32C83594" w:rsidR="009B66EB" w:rsidRPr="00D10C8C" w:rsidRDefault="009B66EB" w:rsidP="007F2FA6">
      <w:pPr>
        <w:pStyle w:val="Prrafodelista"/>
        <w:numPr>
          <w:ilvl w:val="0"/>
          <w:numId w:val="17"/>
        </w:numPr>
      </w:pPr>
      <w:r w:rsidRPr="00D10C8C">
        <w:t>Integración de los Tenant de IvNeos para la in</w:t>
      </w:r>
      <w:r w:rsidR="000B6057" w:rsidRPr="00D10C8C">
        <w:t xml:space="preserve">serción </w:t>
      </w:r>
      <w:r w:rsidR="007A5064" w:rsidRPr="00D10C8C">
        <w:t>directa de</w:t>
      </w:r>
      <w:r w:rsidR="000B6057" w:rsidRPr="00D10C8C">
        <w:t xml:space="preserve"> notificaciones en Therefore™ desde la</w:t>
      </w:r>
      <w:r w:rsidR="007A5064" w:rsidRPr="00D10C8C">
        <w:t>s herramientas de descarga</w:t>
      </w:r>
      <w:r w:rsidR="00EB40DD" w:rsidRPr="00D10C8C">
        <w:t>.</w:t>
      </w:r>
    </w:p>
    <w:p w14:paraId="61266BE7" w14:textId="39C2C982" w:rsidR="00EB40DD" w:rsidRPr="00D10C8C" w:rsidRDefault="00B16008" w:rsidP="00E14F0A">
      <w:r w:rsidRPr="00D10C8C">
        <w:t xml:space="preserve">Si durante el transcurso de las tareas de </w:t>
      </w:r>
      <w:r w:rsidR="00E0736B" w:rsidRPr="00D10C8C">
        <w:t>definición</w:t>
      </w:r>
      <w:r w:rsidRPr="00D10C8C">
        <w:t xml:space="preserve"> final, implementación o puesta en producción </w:t>
      </w:r>
      <w:r w:rsidR="00E0736B" w:rsidRPr="00D10C8C">
        <w:t xml:space="preserve">aparecieran </w:t>
      </w:r>
      <w:r w:rsidR="00220929" w:rsidRPr="00D10C8C">
        <w:t>nuevos requerimientos de funcionalidades y mejoras.</w:t>
      </w:r>
      <w:r w:rsidR="00E0736B" w:rsidRPr="00D10C8C">
        <w:t xml:space="preserve"> Se </w:t>
      </w:r>
      <w:r w:rsidR="00E14F0A" w:rsidRPr="00D10C8C">
        <w:t>considerará</w:t>
      </w:r>
      <w:r w:rsidR="00220929" w:rsidRPr="00D10C8C">
        <w:t xml:space="preserve"> esencial llevar a cabo una consultoría detallada que nos permita determinar las soluciones adecuadas</w:t>
      </w:r>
      <w:r w:rsidR="00D20423" w:rsidRPr="00D10C8C">
        <w:t xml:space="preserve"> y valorar </w:t>
      </w:r>
      <w:r w:rsidR="0023653C" w:rsidRPr="00D10C8C">
        <w:t>convenientemente</w:t>
      </w:r>
      <w:r w:rsidR="00D20423" w:rsidRPr="00D10C8C">
        <w:t xml:space="preserve"> el esfuerzo </w:t>
      </w:r>
      <w:r w:rsidR="0023653C" w:rsidRPr="00D10C8C">
        <w:t>requerido</w:t>
      </w:r>
      <w:r w:rsidR="00D20423" w:rsidRPr="00D10C8C">
        <w:t xml:space="preserve"> para nuevos </w:t>
      </w:r>
      <w:r w:rsidR="005639B8" w:rsidRPr="00D10C8C">
        <w:t>requerimientos que no estén contemplados en el alcance de la oferta inicial.</w:t>
      </w:r>
    </w:p>
    <w:p w14:paraId="17F555E8" w14:textId="77777777" w:rsidR="005F0F04" w:rsidRPr="00D10C8C" w:rsidRDefault="005F0F04" w:rsidP="00E14F0A"/>
    <w:p w14:paraId="4A57BC78" w14:textId="77777777" w:rsidR="002661B4" w:rsidRPr="00D10C8C" w:rsidRDefault="002661B4">
      <w:pPr>
        <w:spacing w:after="160" w:line="259" w:lineRule="auto"/>
        <w:jc w:val="left"/>
        <w:rPr>
          <w:rFonts w:ascii="Tungsten Reveal" w:eastAsiaTheme="majorEastAsia" w:hAnsi="Tungsten Reveal" w:cstheme="majorBidi"/>
          <w:color w:val="000000" w:themeColor="text1"/>
          <w:sz w:val="48"/>
          <w:szCs w:val="32"/>
        </w:rPr>
      </w:pPr>
      <w:r w:rsidRPr="00D10C8C">
        <w:br w:type="page"/>
      </w:r>
    </w:p>
    <w:p w14:paraId="44FC6828" w14:textId="650A11F7" w:rsidR="00EC2DEB" w:rsidRPr="00D10C8C" w:rsidRDefault="00EC2DEB" w:rsidP="00EC2DEB">
      <w:pPr>
        <w:pStyle w:val="Ttulo1"/>
        <w:jc w:val="left"/>
      </w:pPr>
      <w:bookmarkStart w:id="128" w:name="_Toc188990073"/>
      <w:bookmarkStart w:id="129" w:name="_Toc188990883"/>
      <w:r w:rsidRPr="00D10C8C">
        <w:lastRenderedPageBreak/>
        <w:t xml:space="preserve">Firmas de </w:t>
      </w:r>
      <w:proofErr w:type="spellStart"/>
      <w:r w:rsidRPr="00D10C8C">
        <w:t>aceptacion</w:t>
      </w:r>
      <w:bookmarkEnd w:id="128"/>
      <w:bookmarkEnd w:id="129"/>
      <w:proofErr w:type="spellEnd"/>
    </w:p>
    <w:p w14:paraId="68D03916" w14:textId="30DE2F78" w:rsidR="00592D66" w:rsidRPr="00D10C8C" w:rsidRDefault="00592D66" w:rsidP="00592D66">
      <w:r w:rsidRPr="00D10C8C">
        <w:t xml:space="preserve">Las siguientes personas aprueban esta </w:t>
      </w:r>
      <w:r w:rsidR="002E7E3A" w:rsidRPr="00D10C8C">
        <w:t xml:space="preserve">definición de proyecto </w:t>
      </w:r>
      <w:r w:rsidR="007D427E" w:rsidRPr="00D10C8C">
        <w:t>que define el alcance y compromisos incluidos en él</w:t>
      </w:r>
      <w:r w:rsidR="00470FFD" w:rsidRPr="00D10C8C">
        <w:t xml:space="preserve"> </w:t>
      </w:r>
      <w:r w:rsidRPr="00D10C8C">
        <w:t>y están autorizadas a firmarlo.</w:t>
      </w:r>
    </w:p>
    <w:p w14:paraId="172B0219" w14:textId="77777777" w:rsidR="00592D66" w:rsidRPr="00D10C8C" w:rsidRDefault="00592D66" w:rsidP="00592D66">
      <w:pPr>
        <w:autoSpaceDE w:val="0"/>
        <w:autoSpaceDN w:val="0"/>
        <w:adjustRightInd w:val="0"/>
        <w:spacing w:after="0" w:line="240" w:lineRule="auto"/>
        <w:jc w:val="left"/>
        <w:rPr>
          <w:rFonts w:ascii="Arial" w:hAnsi="Arial" w:cs="Arial"/>
          <w:b/>
          <w:bCs/>
          <w:color w:val="000000"/>
          <w:sz w:val="19"/>
          <w:szCs w:val="19"/>
        </w:rPr>
      </w:pPr>
    </w:p>
    <w:tbl>
      <w:tblPr>
        <w:tblStyle w:val="Cotizacion"/>
        <w:tblW w:w="0" w:type="auto"/>
        <w:tblLook w:val="04A0" w:firstRow="1" w:lastRow="0" w:firstColumn="1" w:lastColumn="0" w:noHBand="0" w:noVBand="1"/>
      </w:tblPr>
      <w:tblGrid>
        <w:gridCol w:w="3999"/>
        <w:gridCol w:w="399"/>
        <w:gridCol w:w="4096"/>
      </w:tblGrid>
      <w:tr w:rsidR="00592D66" w:rsidRPr="00D10C8C" w14:paraId="16B57EF3" w14:textId="77777777" w:rsidTr="00201F89">
        <w:trPr>
          <w:cnfStyle w:val="100000000000" w:firstRow="1" w:lastRow="0" w:firstColumn="0" w:lastColumn="0" w:oddVBand="0" w:evenVBand="0" w:oddHBand="0" w:evenHBand="0" w:firstRowFirstColumn="0" w:firstRowLastColumn="0" w:lastRowFirstColumn="0" w:lastRowLastColumn="0"/>
          <w:trHeight w:val="77"/>
        </w:trPr>
        <w:tc>
          <w:tcPr>
            <w:tcW w:w="4390" w:type="dxa"/>
          </w:tcPr>
          <w:p w14:paraId="67FC2B48" w14:textId="77777777" w:rsidR="00592D66" w:rsidRPr="00D10C8C" w:rsidRDefault="00592D66" w:rsidP="00D750BC">
            <w:pPr>
              <w:rPr>
                <w:sz w:val="14"/>
                <w:szCs w:val="14"/>
              </w:rPr>
            </w:pPr>
          </w:p>
        </w:tc>
        <w:tc>
          <w:tcPr>
            <w:tcW w:w="425" w:type="dxa"/>
            <w:tcBorders>
              <w:top w:val="nil"/>
              <w:bottom w:val="nil"/>
            </w:tcBorders>
            <w:shd w:val="clear" w:color="auto" w:fill="FFFFFF" w:themeFill="background1"/>
          </w:tcPr>
          <w:p w14:paraId="50155DD2" w14:textId="77777777" w:rsidR="00592D66" w:rsidRPr="00D10C8C" w:rsidRDefault="00592D66" w:rsidP="00D750BC">
            <w:pPr>
              <w:rPr>
                <w:sz w:val="14"/>
                <w:szCs w:val="14"/>
              </w:rPr>
            </w:pPr>
          </w:p>
        </w:tc>
        <w:tc>
          <w:tcPr>
            <w:tcW w:w="4473" w:type="dxa"/>
          </w:tcPr>
          <w:p w14:paraId="5EBD1402" w14:textId="77777777" w:rsidR="00592D66" w:rsidRPr="00D10C8C" w:rsidRDefault="00592D66" w:rsidP="00D750BC">
            <w:pPr>
              <w:rPr>
                <w:sz w:val="14"/>
                <w:szCs w:val="14"/>
              </w:rPr>
            </w:pPr>
          </w:p>
        </w:tc>
      </w:tr>
      <w:tr w:rsidR="00592D66" w:rsidRPr="00D10C8C" w14:paraId="4E525B71" w14:textId="77777777" w:rsidTr="00D750BC">
        <w:tc>
          <w:tcPr>
            <w:tcW w:w="4390" w:type="dxa"/>
          </w:tcPr>
          <w:p w14:paraId="4BD3EB2C" w14:textId="277447FB" w:rsidR="00592D66" w:rsidRPr="00D10C8C" w:rsidRDefault="00592D66" w:rsidP="00D750BC">
            <w:pPr>
              <w:rPr>
                <w:b/>
                <w:sz w:val="18"/>
                <w:szCs w:val="18"/>
              </w:rPr>
            </w:pPr>
            <w:r w:rsidRPr="00D10C8C">
              <w:rPr>
                <w:b/>
                <w:sz w:val="18"/>
                <w:szCs w:val="18"/>
              </w:rPr>
              <w:t>CANON España SA</w:t>
            </w:r>
            <w:r w:rsidR="00E1228A" w:rsidRPr="00D10C8C">
              <w:rPr>
                <w:b/>
                <w:sz w:val="18"/>
                <w:szCs w:val="18"/>
              </w:rPr>
              <w:t>U</w:t>
            </w:r>
          </w:p>
          <w:p w14:paraId="1BF1C7FC" w14:textId="77777777" w:rsidR="00592D66" w:rsidRPr="00D10C8C" w:rsidRDefault="00592D66" w:rsidP="00D750BC">
            <w:pPr>
              <w:rPr>
                <w:sz w:val="18"/>
                <w:szCs w:val="18"/>
              </w:rPr>
            </w:pPr>
            <w:r w:rsidRPr="00D10C8C">
              <w:rPr>
                <w:sz w:val="18"/>
                <w:szCs w:val="18"/>
              </w:rPr>
              <w:t>Avda. Europa, 6</w:t>
            </w:r>
          </w:p>
          <w:p w14:paraId="2591CF96" w14:textId="77777777" w:rsidR="00592D66" w:rsidRPr="00D10C8C" w:rsidRDefault="00592D66" w:rsidP="00D750BC">
            <w:pPr>
              <w:rPr>
                <w:sz w:val="18"/>
                <w:szCs w:val="18"/>
              </w:rPr>
            </w:pPr>
            <w:r w:rsidRPr="00D10C8C">
              <w:rPr>
                <w:sz w:val="18"/>
                <w:szCs w:val="18"/>
              </w:rPr>
              <w:t>Parque Empresarial La Moraleja</w:t>
            </w:r>
          </w:p>
          <w:p w14:paraId="65D57A71" w14:textId="77777777" w:rsidR="00592D66" w:rsidRPr="00D10C8C" w:rsidRDefault="00592D66" w:rsidP="00D750BC">
            <w:pPr>
              <w:rPr>
                <w:sz w:val="18"/>
                <w:szCs w:val="18"/>
              </w:rPr>
            </w:pPr>
            <w:r w:rsidRPr="00D10C8C">
              <w:rPr>
                <w:sz w:val="18"/>
                <w:szCs w:val="18"/>
              </w:rPr>
              <w:t>28108 Alcobendas (Madrid)</w:t>
            </w:r>
          </w:p>
          <w:p w14:paraId="49C72FCB" w14:textId="77777777" w:rsidR="00592D66" w:rsidRPr="00D10C8C" w:rsidRDefault="00592D66" w:rsidP="00D750BC">
            <w:pPr>
              <w:rPr>
                <w:sz w:val="18"/>
                <w:szCs w:val="18"/>
              </w:rPr>
            </w:pPr>
            <w:r w:rsidRPr="00D10C8C">
              <w:rPr>
                <w:sz w:val="18"/>
                <w:szCs w:val="18"/>
              </w:rPr>
              <w:t>España</w:t>
            </w:r>
          </w:p>
          <w:p w14:paraId="79816A6A" w14:textId="77777777" w:rsidR="00592D66" w:rsidRPr="00D10C8C" w:rsidRDefault="00592D66" w:rsidP="00D750BC">
            <w:pPr>
              <w:rPr>
                <w:sz w:val="18"/>
                <w:szCs w:val="18"/>
              </w:rPr>
            </w:pPr>
          </w:p>
        </w:tc>
        <w:tc>
          <w:tcPr>
            <w:tcW w:w="425" w:type="dxa"/>
            <w:tcBorders>
              <w:top w:val="nil"/>
              <w:bottom w:val="nil"/>
            </w:tcBorders>
            <w:shd w:val="clear" w:color="auto" w:fill="FFFFFF" w:themeFill="background1"/>
          </w:tcPr>
          <w:p w14:paraId="74DC6562" w14:textId="77777777" w:rsidR="00592D66" w:rsidRPr="00D10C8C" w:rsidRDefault="00592D66" w:rsidP="00D750BC">
            <w:pPr>
              <w:rPr>
                <w:sz w:val="18"/>
                <w:szCs w:val="18"/>
              </w:rPr>
            </w:pPr>
          </w:p>
        </w:tc>
        <w:tc>
          <w:tcPr>
            <w:tcW w:w="4473" w:type="dxa"/>
          </w:tcPr>
          <w:p w14:paraId="462A4AA0" w14:textId="43B823A8" w:rsidR="00592D66" w:rsidRPr="00D35F65" w:rsidRDefault="00506260" w:rsidP="00D750BC">
            <w:pPr>
              <w:rPr>
                <w:b/>
                <w:sz w:val="18"/>
                <w:szCs w:val="18"/>
              </w:rPr>
            </w:pPr>
            <w:r w:rsidRPr="00D35F65">
              <w:rPr>
                <w:b/>
                <w:sz w:val="18"/>
                <w:szCs w:val="18"/>
              </w:rPr>
              <w:t>&lt;&lt;COMPAÑIA</w:t>
            </w:r>
            <w:r w:rsidR="00D35F65" w:rsidRPr="00D35F65">
              <w:rPr>
                <w:b/>
                <w:sz w:val="18"/>
                <w:szCs w:val="18"/>
              </w:rPr>
              <w:t xml:space="preserve"> RAZON SOCIAL</w:t>
            </w:r>
            <w:r w:rsidRPr="00D35F65">
              <w:rPr>
                <w:b/>
                <w:sz w:val="18"/>
                <w:szCs w:val="18"/>
              </w:rPr>
              <w:t>&gt;&gt;</w:t>
            </w:r>
            <w:r w:rsidR="00E1228A" w:rsidRPr="00D35F65">
              <w:rPr>
                <w:b/>
                <w:sz w:val="18"/>
                <w:szCs w:val="18"/>
              </w:rPr>
              <w:t xml:space="preserve"> </w:t>
            </w:r>
          </w:p>
          <w:p w14:paraId="179A6B54" w14:textId="54FCC053" w:rsidR="003D15AF" w:rsidRPr="00D35F65" w:rsidRDefault="00D35F65" w:rsidP="00D750BC">
            <w:pPr>
              <w:rPr>
                <w:sz w:val="18"/>
                <w:szCs w:val="18"/>
              </w:rPr>
            </w:pPr>
            <w:r>
              <w:rPr>
                <w:sz w:val="18"/>
                <w:szCs w:val="18"/>
              </w:rPr>
              <w:t>-</w:t>
            </w:r>
          </w:p>
          <w:p w14:paraId="74DD14D9" w14:textId="49179F2F" w:rsidR="00592D66" w:rsidRPr="00D10C8C" w:rsidRDefault="00D35F65" w:rsidP="00D750BC">
            <w:pPr>
              <w:rPr>
                <w:sz w:val="18"/>
                <w:szCs w:val="18"/>
              </w:rPr>
            </w:pPr>
            <w:r>
              <w:rPr>
                <w:sz w:val="18"/>
                <w:szCs w:val="18"/>
              </w:rPr>
              <w:t>-</w:t>
            </w:r>
          </w:p>
          <w:p w14:paraId="6075BD7E" w14:textId="5D556978" w:rsidR="00592D66" w:rsidRPr="00D10C8C" w:rsidRDefault="00D35F65" w:rsidP="00D750BC">
            <w:pPr>
              <w:rPr>
                <w:sz w:val="18"/>
                <w:szCs w:val="18"/>
              </w:rPr>
            </w:pPr>
            <w:r>
              <w:rPr>
                <w:sz w:val="18"/>
                <w:szCs w:val="18"/>
              </w:rPr>
              <w:t>-</w:t>
            </w:r>
          </w:p>
          <w:p w14:paraId="1FF383EF" w14:textId="35FF0BF2" w:rsidR="00592D66" w:rsidRPr="00D10C8C" w:rsidRDefault="00D35F65" w:rsidP="00D750BC">
            <w:pPr>
              <w:rPr>
                <w:sz w:val="18"/>
                <w:szCs w:val="18"/>
              </w:rPr>
            </w:pPr>
            <w:r>
              <w:rPr>
                <w:sz w:val="18"/>
                <w:szCs w:val="18"/>
              </w:rPr>
              <w:t>-</w:t>
            </w:r>
          </w:p>
          <w:p w14:paraId="5C1936A6" w14:textId="77777777" w:rsidR="00592D66" w:rsidRPr="00D10C8C" w:rsidRDefault="00592D66" w:rsidP="00D750BC">
            <w:pPr>
              <w:rPr>
                <w:sz w:val="18"/>
                <w:szCs w:val="18"/>
              </w:rPr>
            </w:pPr>
          </w:p>
        </w:tc>
      </w:tr>
      <w:tr w:rsidR="00592D66" w:rsidRPr="00D10C8C" w14:paraId="180C3B25" w14:textId="77777777" w:rsidTr="007C3CEA">
        <w:trPr>
          <w:trHeight w:val="940"/>
        </w:trPr>
        <w:tc>
          <w:tcPr>
            <w:tcW w:w="4390" w:type="dxa"/>
          </w:tcPr>
          <w:p w14:paraId="488ACF6C" w14:textId="6FB81E00" w:rsidR="00592D66" w:rsidRPr="00D10C8C" w:rsidRDefault="00592D66" w:rsidP="00D750BC">
            <w:pPr>
              <w:rPr>
                <w:i/>
                <w:iCs/>
                <w:color w:val="0070C1"/>
                <w:sz w:val="18"/>
                <w:szCs w:val="18"/>
              </w:rPr>
            </w:pPr>
            <w:r w:rsidRPr="00D10C8C">
              <w:rPr>
                <w:sz w:val="18"/>
                <w:szCs w:val="18"/>
              </w:rPr>
              <w:t>Firma</w:t>
            </w:r>
            <w:r w:rsidR="0041340A" w:rsidRPr="00D10C8C">
              <w:rPr>
                <w:sz w:val="18"/>
                <w:szCs w:val="18"/>
              </w:rPr>
              <w:t xml:space="preserve"> Canon</w:t>
            </w:r>
          </w:p>
          <w:p w14:paraId="1044461E" w14:textId="77777777" w:rsidR="00592D66" w:rsidRPr="00D10C8C" w:rsidRDefault="00592D66" w:rsidP="00D750BC">
            <w:pPr>
              <w:rPr>
                <w:sz w:val="18"/>
                <w:szCs w:val="18"/>
              </w:rPr>
            </w:pPr>
          </w:p>
        </w:tc>
        <w:tc>
          <w:tcPr>
            <w:tcW w:w="425" w:type="dxa"/>
            <w:tcBorders>
              <w:top w:val="nil"/>
              <w:bottom w:val="nil"/>
            </w:tcBorders>
            <w:shd w:val="clear" w:color="auto" w:fill="FFFFFF" w:themeFill="background1"/>
          </w:tcPr>
          <w:p w14:paraId="2642A53F" w14:textId="77777777" w:rsidR="00592D66" w:rsidRPr="00D10C8C" w:rsidRDefault="00592D66" w:rsidP="00D750BC">
            <w:pPr>
              <w:rPr>
                <w:sz w:val="18"/>
                <w:szCs w:val="18"/>
              </w:rPr>
            </w:pPr>
          </w:p>
        </w:tc>
        <w:tc>
          <w:tcPr>
            <w:tcW w:w="4473" w:type="dxa"/>
          </w:tcPr>
          <w:p w14:paraId="65CA2C24" w14:textId="4E13B064" w:rsidR="00592D66" w:rsidRPr="00D10C8C" w:rsidRDefault="00592D66" w:rsidP="00D750BC">
            <w:pPr>
              <w:rPr>
                <w:sz w:val="18"/>
                <w:szCs w:val="18"/>
              </w:rPr>
            </w:pPr>
            <w:r w:rsidRPr="00D10C8C">
              <w:rPr>
                <w:sz w:val="18"/>
                <w:szCs w:val="18"/>
              </w:rPr>
              <w:t>Firma</w:t>
            </w:r>
            <w:r w:rsidR="0041340A" w:rsidRPr="00D10C8C">
              <w:rPr>
                <w:sz w:val="18"/>
                <w:szCs w:val="18"/>
              </w:rPr>
              <w:t xml:space="preserve"> BC</w:t>
            </w:r>
          </w:p>
        </w:tc>
      </w:tr>
      <w:tr w:rsidR="00592D66" w:rsidRPr="00D10C8C" w14:paraId="1CC77BAA" w14:textId="77777777" w:rsidTr="00D750BC">
        <w:trPr>
          <w:trHeight w:val="697"/>
        </w:trPr>
        <w:tc>
          <w:tcPr>
            <w:tcW w:w="4390" w:type="dxa"/>
          </w:tcPr>
          <w:p w14:paraId="2845BAA8" w14:textId="77777777" w:rsidR="00592D66" w:rsidRPr="00D10C8C" w:rsidRDefault="00592D66" w:rsidP="00D750BC">
            <w:pPr>
              <w:rPr>
                <w:sz w:val="18"/>
                <w:szCs w:val="18"/>
              </w:rPr>
            </w:pPr>
            <w:r w:rsidRPr="00D10C8C">
              <w:rPr>
                <w:sz w:val="18"/>
                <w:szCs w:val="18"/>
              </w:rPr>
              <w:t>Nombre Legible</w:t>
            </w:r>
          </w:p>
        </w:tc>
        <w:tc>
          <w:tcPr>
            <w:tcW w:w="425" w:type="dxa"/>
            <w:tcBorders>
              <w:top w:val="nil"/>
              <w:bottom w:val="nil"/>
            </w:tcBorders>
            <w:shd w:val="clear" w:color="auto" w:fill="FFFFFF" w:themeFill="background1"/>
          </w:tcPr>
          <w:p w14:paraId="16168C0F" w14:textId="77777777" w:rsidR="00592D66" w:rsidRPr="00D10C8C" w:rsidRDefault="00592D66" w:rsidP="00D750BC">
            <w:pPr>
              <w:rPr>
                <w:sz w:val="18"/>
                <w:szCs w:val="18"/>
              </w:rPr>
            </w:pPr>
          </w:p>
        </w:tc>
        <w:tc>
          <w:tcPr>
            <w:tcW w:w="4473" w:type="dxa"/>
          </w:tcPr>
          <w:p w14:paraId="7A07EACC" w14:textId="77777777" w:rsidR="00592D66" w:rsidRPr="00D10C8C" w:rsidRDefault="00592D66" w:rsidP="00D750BC">
            <w:pPr>
              <w:rPr>
                <w:sz w:val="18"/>
                <w:szCs w:val="18"/>
              </w:rPr>
            </w:pPr>
            <w:r w:rsidRPr="00D10C8C">
              <w:rPr>
                <w:sz w:val="18"/>
                <w:szCs w:val="18"/>
              </w:rPr>
              <w:t>Nombre Legible</w:t>
            </w:r>
          </w:p>
        </w:tc>
      </w:tr>
      <w:tr w:rsidR="00592D66" w:rsidRPr="00D10C8C" w14:paraId="1FD46C05" w14:textId="77777777" w:rsidTr="00D750BC">
        <w:trPr>
          <w:trHeight w:val="706"/>
        </w:trPr>
        <w:tc>
          <w:tcPr>
            <w:tcW w:w="4390" w:type="dxa"/>
          </w:tcPr>
          <w:p w14:paraId="2BDFDD6F" w14:textId="77777777" w:rsidR="00592D66" w:rsidRPr="00D10C8C" w:rsidRDefault="00592D66" w:rsidP="00D750BC">
            <w:pPr>
              <w:rPr>
                <w:sz w:val="18"/>
                <w:szCs w:val="18"/>
              </w:rPr>
            </w:pPr>
            <w:r w:rsidRPr="00D10C8C">
              <w:rPr>
                <w:sz w:val="18"/>
                <w:szCs w:val="18"/>
              </w:rPr>
              <w:t>Cargo</w:t>
            </w:r>
          </w:p>
        </w:tc>
        <w:tc>
          <w:tcPr>
            <w:tcW w:w="425" w:type="dxa"/>
            <w:tcBorders>
              <w:top w:val="nil"/>
              <w:bottom w:val="nil"/>
            </w:tcBorders>
            <w:shd w:val="clear" w:color="auto" w:fill="FFFFFF" w:themeFill="background1"/>
          </w:tcPr>
          <w:p w14:paraId="463EB966" w14:textId="77777777" w:rsidR="00592D66" w:rsidRPr="00D10C8C" w:rsidRDefault="00592D66" w:rsidP="00D750BC">
            <w:pPr>
              <w:rPr>
                <w:sz w:val="18"/>
                <w:szCs w:val="18"/>
              </w:rPr>
            </w:pPr>
          </w:p>
        </w:tc>
        <w:tc>
          <w:tcPr>
            <w:tcW w:w="4473" w:type="dxa"/>
          </w:tcPr>
          <w:p w14:paraId="6F5B623B" w14:textId="77777777" w:rsidR="00592D66" w:rsidRPr="00D10C8C" w:rsidRDefault="00592D66" w:rsidP="00D750BC">
            <w:pPr>
              <w:rPr>
                <w:sz w:val="18"/>
                <w:szCs w:val="18"/>
              </w:rPr>
            </w:pPr>
            <w:r w:rsidRPr="00D10C8C">
              <w:rPr>
                <w:sz w:val="18"/>
                <w:szCs w:val="18"/>
              </w:rPr>
              <w:t>Cargo</w:t>
            </w:r>
          </w:p>
        </w:tc>
      </w:tr>
      <w:tr w:rsidR="00592D66" w:rsidRPr="00D10C8C" w14:paraId="733E9118" w14:textId="77777777" w:rsidTr="00D750BC">
        <w:trPr>
          <w:trHeight w:val="700"/>
        </w:trPr>
        <w:tc>
          <w:tcPr>
            <w:tcW w:w="4390" w:type="dxa"/>
          </w:tcPr>
          <w:p w14:paraId="3340B596" w14:textId="77777777" w:rsidR="00592D66" w:rsidRPr="00D10C8C" w:rsidRDefault="00592D66" w:rsidP="00D750BC">
            <w:pPr>
              <w:rPr>
                <w:sz w:val="18"/>
                <w:szCs w:val="18"/>
              </w:rPr>
            </w:pPr>
            <w:r w:rsidRPr="00D10C8C">
              <w:rPr>
                <w:sz w:val="18"/>
                <w:szCs w:val="18"/>
              </w:rPr>
              <w:t>Fecha</w:t>
            </w:r>
          </w:p>
        </w:tc>
        <w:tc>
          <w:tcPr>
            <w:tcW w:w="425" w:type="dxa"/>
            <w:tcBorders>
              <w:top w:val="nil"/>
              <w:bottom w:val="nil"/>
            </w:tcBorders>
            <w:shd w:val="clear" w:color="auto" w:fill="FFFFFF" w:themeFill="background1"/>
          </w:tcPr>
          <w:p w14:paraId="5483170E" w14:textId="77777777" w:rsidR="00592D66" w:rsidRPr="00D10C8C" w:rsidRDefault="00592D66" w:rsidP="00D750BC">
            <w:pPr>
              <w:rPr>
                <w:sz w:val="18"/>
                <w:szCs w:val="18"/>
              </w:rPr>
            </w:pPr>
          </w:p>
        </w:tc>
        <w:tc>
          <w:tcPr>
            <w:tcW w:w="4473" w:type="dxa"/>
          </w:tcPr>
          <w:p w14:paraId="44184C94" w14:textId="77777777" w:rsidR="00592D66" w:rsidRPr="00D10C8C" w:rsidRDefault="00592D66" w:rsidP="00D750BC">
            <w:pPr>
              <w:rPr>
                <w:sz w:val="18"/>
                <w:szCs w:val="18"/>
              </w:rPr>
            </w:pPr>
            <w:r w:rsidRPr="00D10C8C">
              <w:rPr>
                <w:sz w:val="18"/>
                <w:szCs w:val="18"/>
              </w:rPr>
              <w:t>Fecha</w:t>
            </w:r>
          </w:p>
        </w:tc>
      </w:tr>
      <w:bookmarkEnd w:id="9"/>
    </w:tbl>
    <w:p w14:paraId="43208ED2" w14:textId="77777777" w:rsidR="00EC2DEB" w:rsidRPr="00D10C8C" w:rsidRDefault="00EC2DEB" w:rsidP="00784E87"/>
    <w:p w14:paraId="10749F3E" w14:textId="3FCA6049" w:rsidR="00E725C1" w:rsidRPr="00D10C8C" w:rsidRDefault="00E725C1">
      <w:pPr>
        <w:spacing w:after="160" w:line="259" w:lineRule="auto"/>
        <w:jc w:val="left"/>
      </w:pPr>
      <w:r w:rsidRPr="00D10C8C">
        <w:br w:type="page"/>
      </w:r>
    </w:p>
    <w:p w14:paraId="16F6BA53" w14:textId="52956EF9" w:rsidR="00E725C1" w:rsidRPr="00D10C8C" w:rsidRDefault="00E725C1" w:rsidP="00722D7A">
      <w:pPr>
        <w:pStyle w:val="Ttulo1"/>
        <w:jc w:val="left"/>
      </w:pPr>
      <w:bookmarkStart w:id="130" w:name="_Toc172828546"/>
      <w:bookmarkStart w:id="131" w:name="_Toc188990074"/>
      <w:bookmarkStart w:id="132" w:name="_Toc188990884"/>
      <w:r w:rsidRPr="00D10C8C">
        <w:lastRenderedPageBreak/>
        <w:t>A</w:t>
      </w:r>
      <w:r w:rsidR="004E0FD6" w:rsidRPr="00D10C8C">
        <w:t>nexo</w:t>
      </w:r>
      <w:r w:rsidRPr="00D10C8C">
        <w:t xml:space="preserve"> </w:t>
      </w:r>
      <w:r w:rsidR="00817013" w:rsidRPr="00D10C8C">
        <w:t>1</w:t>
      </w:r>
      <w:r w:rsidR="007277B9">
        <w:br/>
      </w:r>
      <w:r w:rsidRPr="00D10C8C">
        <w:t xml:space="preserve">Detalle de los emails de </w:t>
      </w:r>
      <w:bookmarkEnd w:id="130"/>
      <w:r w:rsidR="00D35F65" w:rsidRPr="00D10C8C">
        <w:t>notificación</w:t>
      </w:r>
      <w:bookmarkEnd w:id="131"/>
      <w:bookmarkEnd w:id="132"/>
    </w:p>
    <w:p w14:paraId="1256BFD2" w14:textId="77777777" w:rsidR="00E725C1" w:rsidRPr="00D10C8C" w:rsidRDefault="00E725C1" w:rsidP="00E725C1">
      <w:r w:rsidRPr="00D10C8C">
        <w:t>El proceso de tramitación implementa el envío de comunicaciones por correo electrónico a los usuarios involucrados en el flujo de trabajo en tres momentos clave:</w:t>
      </w:r>
    </w:p>
    <w:p w14:paraId="2509A193" w14:textId="38524A35" w:rsidR="00E725C1" w:rsidRPr="00D10C8C" w:rsidRDefault="00E725C1" w:rsidP="007F2FA6">
      <w:pPr>
        <w:pStyle w:val="Prrafodelista"/>
        <w:numPr>
          <w:ilvl w:val="0"/>
          <w:numId w:val="16"/>
        </w:numPr>
      </w:pPr>
      <w:r w:rsidRPr="00D10C8C">
        <w:t>Cuando un usuario o un grupo de usuarios recibe la asignación de una tarea dentro del proceso. Esto permite notificar de manera inmediata a los responsables de las tareas que han sido asignadas, asegurando una pronta toma de acción y un seguimiento efectivo.</w:t>
      </w:r>
    </w:p>
    <w:p w14:paraId="7D884669" w14:textId="318F10F8" w:rsidR="00E725C1" w:rsidRPr="00D10C8C" w:rsidRDefault="00E725C1" w:rsidP="007F2FA6">
      <w:pPr>
        <w:pStyle w:val="Prrafodelista"/>
        <w:numPr>
          <w:ilvl w:val="0"/>
          <w:numId w:val="16"/>
        </w:numPr>
      </w:pPr>
      <w:r w:rsidRPr="00D10C8C">
        <w:t>En caso de que una tarea no se haya realizado en el tiempo establecido según los plazos definidos. Esta notificación de seguimiento informa a los usuarios correspondientes sobre la situación y la necesidad de una pronta actuación para cumplir con los tiempos previstos.</w:t>
      </w:r>
    </w:p>
    <w:p w14:paraId="70022B51" w14:textId="37157C62" w:rsidR="00E725C1" w:rsidRPr="00D10C8C" w:rsidRDefault="00E725C1" w:rsidP="007F2FA6">
      <w:pPr>
        <w:pStyle w:val="Prrafodelista"/>
        <w:numPr>
          <w:ilvl w:val="0"/>
          <w:numId w:val="16"/>
        </w:numPr>
      </w:pPr>
      <w:r w:rsidRPr="00D10C8C">
        <w:t>Una vez que la notificación ha sido tramitada y el proceso ha finalizado, se envía una comunicación de fin de proceso. Esta notificación incluye los detalles relevantes del proceso completado y se dirige a todos los interesados para mantenerlos informados sobre el resultado final.</w:t>
      </w:r>
    </w:p>
    <w:p w14:paraId="1E44C853" w14:textId="32CCCE44" w:rsidR="00E725C1" w:rsidRPr="00D10C8C" w:rsidRDefault="00E725C1" w:rsidP="00E725C1">
      <w:r w:rsidRPr="00D10C8C">
        <w:t>Estas comunicaciones por correo electrónico son esenciales para mantener a todos los participantes informados y actualizados sobre el progreso del flujo de trabajo, asegurando así una gestión eficiente y una adecuada coordinación entre los miembros del equipo. Además, facilitan la pronta detección de cualquier desviación o retraso, lo que contribuye a mantener altos niveles de eficiencia y satisfacción en el proceso de tramitación.</w:t>
      </w:r>
    </w:p>
    <w:p w14:paraId="4FC5E268" w14:textId="220686DE" w:rsidR="00E725C1" w:rsidRPr="00D10C8C" w:rsidRDefault="007704D5" w:rsidP="00E725C1">
      <w:r w:rsidRPr="00D10C8C">
        <w:rPr>
          <w:noProof/>
          <w:color w:val="000000"/>
          <w:sz w:val="20"/>
          <w:szCs w:val="20"/>
        </w:rPr>
        <w:drawing>
          <wp:anchor distT="0" distB="0" distL="114300" distR="114300" simplePos="0" relativeHeight="251658273" behindDoc="0" locked="0" layoutInCell="1" allowOverlap="1" wp14:anchorId="745FCAD6" wp14:editId="4FFFCD43">
            <wp:simplePos x="0" y="0"/>
            <wp:positionH relativeFrom="column">
              <wp:posOffset>1066165</wp:posOffset>
            </wp:positionH>
            <wp:positionV relativeFrom="paragraph">
              <wp:posOffset>545465</wp:posOffset>
            </wp:positionV>
            <wp:extent cx="2985770" cy="4258945"/>
            <wp:effectExtent l="0" t="0" r="5080" b="8255"/>
            <wp:wrapTopAndBottom/>
            <wp:docPr id="848" name="Imagen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 name="Imagen 848"/>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2985770" cy="4258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725C1" w:rsidRPr="00D10C8C">
        <w:t xml:space="preserve">El formato de estos correos electrónicos está construido mediante HTML &amp; CSS (el código fuente se proporcionará para las modificaciones oportunas y la coordinación en estilo y contenido con </w:t>
      </w:r>
      <w:r w:rsidR="00506260">
        <w:t>&lt;&lt;COMPAÑIA&gt;&gt;</w:t>
      </w:r>
      <w:r w:rsidR="00E725C1" w:rsidRPr="00D10C8C">
        <w:t>.</w:t>
      </w:r>
    </w:p>
    <w:p w14:paraId="6C2E4394" w14:textId="58365D9B" w:rsidR="007704D5" w:rsidRPr="00D10C8C" w:rsidRDefault="007704D5" w:rsidP="007704D5">
      <w:pPr>
        <w:pStyle w:val="PiedeFoto"/>
      </w:pPr>
      <w:bookmarkStart w:id="133" w:name="_Toc187188515"/>
      <w:r w:rsidRPr="00D10C8C">
        <w:t>WF – Formato de las notificaciones por email</w:t>
      </w:r>
      <w:bookmarkEnd w:id="133"/>
    </w:p>
    <w:p w14:paraId="38723B76" w14:textId="7AB7F6AB" w:rsidR="00E725C1" w:rsidRPr="00D10C8C" w:rsidRDefault="00E725C1" w:rsidP="00722D7A">
      <w:pPr>
        <w:pStyle w:val="Ttulo1"/>
        <w:jc w:val="left"/>
      </w:pPr>
      <w:bookmarkStart w:id="134" w:name="_Toc172828547"/>
      <w:bookmarkStart w:id="135" w:name="_Toc188990075"/>
      <w:bookmarkStart w:id="136" w:name="_Toc188990885"/>
      <w:r w:rsidRPr="00D10C8C">
        <w:lastRenderedPageBreak/>
        <w:t>A</w:t>
      </w:r>
      <w:r w:rsidR="00D634C3" w:rsidRPr="00D10C8C">
        <w:t>nexo</w:t>
      </w:r>
      <w:r w:rsidRPr="00D10C8C">
        <w:t xml:space="preserve"> </w:t>
      </w:r>
      <w:r w:rsidR="00817013" w:rsidRPr="00D10C8C">
        <w:t>2</w:t>
      </w:r>
      <w:r w:rsidR="007277B9">
        <w:br/>
      </w:r>
      <w:r w:rsidRPr="00D10C8C">
        <w:t>Carga de datos maestros iniciales</w:t>
      </w:r>
      <w:bookmarkEnd w:id="134"/>
      <w:bookmarkEnd w:id="135"/>
      <w:bookmarkEnd w:id="136"/>
    </w:p>
    <w:p w14:paraId="115FF430" w14:textId="78AED027" w:rsidR="00E725C1" w:rsidRPr="00D10C8C" w:rsidRDefault="007704D5" w:rsidP="00E725C1">
      <w:r w:rsidRPr="00D10C8C">
        <w:rPr>
          <w:noProof/>
        </w:rPr>
        <w:drawing>
          <wp:anchor distT="0" distB="0" distL="114300" distR="114300" simplePos="0" relativeHeight="251658274" behindDoc="0" locked="0" layoutInCell="1" allowOverlap="1" wp14:anchorId="772BEB24" wp14:editId="0B9004AD">
            <wp:simplePos x="0" y="0"/>
            <wp:positionH relativeFrom="column">
              <wp:posOffset>1632882</wp:posOffset>
            </wp:positionH>
            <wp:positionV relativeFrom="paragraph">
              <wp:posOffset>680613</wp:posOffset>
            </wp:positionV>
            <wp:extent cx="1751330" cy="1626235"/>
            <wp:effectExtent l="0" t="0" r="1270" b="0"/>
            <wp:wrapTopAndBottom/>
            <wp:docPr id="676894537" name="Imagen 676894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94537" name="Imagen 676894537"/>
                    <pic:cNvPicPr/>
                  </pic:nvPicPr>
                  <pic:blipFill>
                    <a:blip r:embed="rId37">
                      <a:extLst>
                        <a:ext uri="{28A0092B-C50C-407E-A947-70E740481C1C}">
                          <a14:useLocalDpi xmlns:a14="http://schemas.microsoft.com/office/drawing/2010/main" val="0"/>
                        </a:ext>
                      </a:extLst>
                    </a:blip>
                    <a:stretch>
                      <a:fillRect/>
                    </a:stretch>
                  </pic:blipFill>
                  <pic:spPr>
                    <a:xfrm>
                      <a:off x="0" y="0"/>
                      <a:ext cx="1751330" cy="1626235"/>
                    </a:xfrm>
                    <a:prstGeom prst="rect">
                      <a:avLst/>
                    </a:prstGeom>
                  </pic:spPr>
                </pic:pic>
              </a:graphicData>
            </a:graphic>
            <wp14:sizeRelH relativeFrom="margin">
              <wp14:pctWidth>0</wp14:pctWidth>
            </wp14:sizeRelH>
            <wp14:sizeRelV relativeFrom="margin">
              <wp14:pctHeight>0</wp14:pctHeight>
            </wp14:sizeRelV>
          </wp:anchor>
        </w:drawing>
      </w:r>
      <w:r w:rsidR="00E725C1" w:rsidRPr="00D10C8C">
        <w:t>Con el fin de agilizar la instalación y la puesta en producción de la herramienta se han creado perfiles de indexación para carga masiva de los datos maestros mediante “</w:t>
      </w:r>
      <w:r w:rsidR="0003100F" w:rsidRPr="00D10C8C">
        <w:t xml:space="preserve">Therefore™ </w:t>
      </w:r>
      <w:proofErr w:type="spellStart"/>
      <w:r w:rsidR="00E725C1" w:rsidRPr="00D10C8C">
        <w:t>Document</w:t>
      </w:r>
      <w:proofErr w:type="spellEnd"/>
      <w:r w:rsidR="00E725C1" w:rsidRPr="00D10C8C">
        <w:t xml:space="preserve"> </w:t>
      </w:r>
      <w:proofErr w:type="spellStart"/>
      <w:r w:rsidR="00E725C1" w:rsidRPr="00D10C8C">
        <w:t>Loader</w:t>
      </w:r>
      <w:proofErr w:type="spellEnd"/>
      <w:r w:rsidR="00E725C1" w:rsidRPr="00D10C8C">
        <w:t>” u otras herramientas.</w:t>
      </w:r>
    </w:p>
    <w:p w14:paraId="29279281" w14:textId="5967A842" w:rsidR="00E725C1" w:rsidRPr="00D10C8C" w:rsidRDefault="00E725C1" w:rsidP="00E725C1"/>
    <w:p w14:paraId="6E2C3A20" w14:textId="68026289" w:rsidR="00E725C1" w:rsidRPr="00D10C8C" w:rsidRDefault="00E725C1" w:rsidP="00E725C1">
      <w:r w:rsidRPr="00D10C8C">
        <w:t>El formato de los ficheros de carga de todos estos archivos se proporcionará anexo a este documento y será fijo con el fin de homogeneizar la tarea y evitar la necesidad de modificaciones de los perfiles de indexación</w:t>
      </w:r>
    </w:p>
    <w:p w14:paraId="31BEC09B" w14:textId="7CFB21F3" w:rsidR="00E725C1" w:rsidRPr="00D10C8C" w:rsidRDefault="00D634C3" w:rsidP="00E725C1">
      <w:r w:rsidRPr="00D10C8C">
        <w:rPr>
          <w:noProof/>
        </w:rPr>
        <w:drawing>
          <wp:anchor distT="0" distB="0" distL="114300" distR="114300" simplePos="0" relativeHeight="251658271" behindDoc="0" locked="0" layoutInCell="1" allowOverlap="1" wp14:anchorId="7FE6E2A7" wp14:editId="5305BC5C">
            <wp:simplePos x="0" y="0"/>
            <wp:positionH relativeFrom="column">
              <wp:posOffset>1216025</wp:posOffset>
            </wp:positionH>
            <wp:positionV relativeFrom="paragraph">
              <wp:posOffset>681990</wp:posOffset>
            </wp:positionV>
            <wp:extent cx="2559050" cy="2974340"/>
            <wp:effectExtent l="0" t="0" r="0" b="0"/>
            <wp:wrapTopAndBottom/>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38">
                      <a:extLst>
                        <a:ext uri="{28A0092B-C50C-407E-A947-70E740481C1C}">
                          <a14:useLocalDpi xmlns:a14="http://schemas.microsoft.com/office/drawing/2010/main" val="0"/>
                        </a:ext>
                      </a:extLst>
                    </a:blip>
                    <a:stretch>
                      <a:fillRect/>
                    </a:stretch>
                  </pic:blipFill>
                  <pic:spPr>
                    <a:xfrm>
                      <a:off x="0" y="0"/>
                      <a:ext cx="2559050" cy="2974340"/>
                    </a:xfrm>
                    <a:prstGeom prst="rect">
                      <a:avLst/>
                    </a:prstGeom>
                  </pic:spPr>
                </pic:pic>
              </a:graphicData>
            </a:graphic>
            <wp14:sizeRelH relativeFrom="margin">
              <wp14:pctWidth>0</wp14:pctWidth>
            </wp14:sizeRelH>
          </wp:anchor>
        </w:drawing>
      </w:r>
      <w:r w:rsidR="00E725C1" w:rsidRPr="00D10C8C">
        <w:t>Los datos relacionados incorporados en estos ficheros proceden de las auditorías realizadas previamente. En el momento de la redacción de este documento ya se han cargado todos ellos en los repositorios correspondientes. Nuevas incorporaciones de datos se realizarán mediante las tareas de MDM establecidas.</w:t>
      </w:r>
    </w:p>
    <w:p w14:paraId="38B1F8B9" w14:textId="194A1037" w:rsidR="007704D5" w:rsidRPr="00D10C8C" w:rsidRDefault="007704D5" w:rsidP="007704D5">
      <w:pPr>
        <w:pStyle w:val="PiedeFoto"/>
      </w:pPr>
      <w:bookmarkStart w:id="137" w:name="_Toc187188516"/>
      <w:r w:rsidRPr="00D10C8C">
        <w:t>Perfiles de Indexación</w:t>
      </w:r>
      <w:bookmarkEnd w:id="137"/>
    </w:p>
    <w:p w14:paraId="7DEFD232" w14:textId="6C791A84" w:rsidR="00E725C1" w:rsidRPr="00D10C8C" w:rsidRDefault="00E725C1" w:rsidP="00E725C1">
      <w:pPr>
        <w:jc w:val="center"/>
      </w:pPr>
    </w:p>
    <w:p w14:paraId="51DC996D" w14:textId="308AB454" w:rsidR="00C66515" w:rsidRPr="00D10C8C" w:rsidRDefault="00C66515" w:rsidP="00784E87"/>
    <w:p w14:paraId="5D21DE1E" w14:textId="775307E0" w:rsidR="00C66515" w:rsidRPr="00D10C8C" w:rsidRDefault="00C66515">
      <w:pPr>
        <w:spacing w:after="160" w:line="259" w:lineRule="auto"/>
        <w:jc w:val="left"/>
      </w:pPr>
      <w:r w:rsidRPr="00D10C8C">
        <w:br w:type="page"/>
      </w:r>
    </w:p>
    <w:p w14:paraId="065AF505" w14:textId="5796E42E" w:rsidR="00C66515" w:rsidRPr="00D10C8C" w:rsidRDefault="00C66515" w:rsidP="00C66515">
      <w:pPr>
        <w:pStyle w:val="Ttulo1"/>
        <w:jc w:val="left"/>
      </w:pPr>
      <w:bookmarkStart w:id="138" w:name="_Toc188990076"/>
      <w:bookmarkStart w:id="139" w:name="_Toc188990886"/>
      <w:r w:rsidRPr="00D10C8C">
        <w:lastRenderedPageBreak/>
        <w:t xml:space="preserve">Anexo </w:t>
      </w:r>
      <w:r w:rsidR="00817013" w:rsidRPr="00D10C8C">
        <w:t>3</w:t>
      </w:r>
      <w:r w:rsidR="007277B9">
        <w:br/>
      </w:r>
      <w:r w:rsidR="007277B9" w:rsidRPr="00D10C8C">
        <w:t>Imagenes corporativas</w:t>
      </w:r>
      <w:bookmarkEnd w:id="138"/>
      <w:bookmarkEnd w:id="139"/>
    </w:p>
    <w:p w14:paraId="3D45E2DF" w14:textId="28851D1F" w:rsidR="00134213" w:rsidRPr="00D10C8C" w:rsidRDefault="00EB1817" w:rsidP="00EB1817">
      <w:r w:rsidRPr="00D10C8C">
        <w:t>En el diseño de este aplicativo se han utilizado algunas imágenes a efectos de personalización tanto de los formularios de las diferentes categorías como del ento</w:t>
      </w:r>
      <w:r w:rsidR="00134213" w:rsidRPr="00D10C8C">
        <w:t>r</w:t>
      </w:r>
      <w:r w:rsidRPr="00D10C8C">
        <w:t>no WEB en</w:t>
      </w:r>
    </w:p>
    <w:p w14:paraId="570A2B42" w14:textId="22148A96" w:rsidR="00EB1817" w:rsidRPr="00D10C8C" w:rsidRDefault="00EB1817" w:rsidP="00EB1817">
      <w:r w:rsidRPr="00D10C8C">
        <w:t xml:space="preserve"> </w:t>
      </w:r>
      <w:r w:rsidR="004A123A" w:rsidRPr="00D10C8C">
        <w:rPr>
          <w:color w:val="7030A0"/>
          <w:sz w:val="20"/>
          <w:szCs w:val="24"/>
        </w:rPr>
        <w:t>https://</w:t>
      </w:r>
      <w:r w:rsidR="00764C57">
        <w:rPr>
          <w:color w:val="7030A0"/>
          <w:sz w:val="20"/>
          <w:szCs w:val="24"/>
        </w:rPr>
        <w:t>xxxxxxxxxxx</w:t>
      </w:r>
      <w:r w:rsidR="004A123A" w:rsidRPr="00D10C8C">
        <w:rPr>
          <w:color w:val="7030A0"/>
          <w:sz w:val="20"/>
          <w:szCs w:val="24"/>
        </w:rPr>
        <w:t>.thereforeonline.com</w:t>
      </w:r>
      <w:r w:rsidRPr="00D10C8C">
        <w:rPr>
          <w:color w:val="7030A0"/>
          <w:sz w:val="20"/>
          <w:szCs w:val="24"/>
        </w:rPr>
        <w:t>.</w:t>
      </w:r>
    </w:p>
    <w:p w14:paraId="3C2A56BF" w14:textId="04992F42" w:rsidR="00EB1817" w:rsidRPr="00D10C8C" w:rsidRDefault="00AC1ABC" w:rsidP="00EB1817">
      <w:r w:rsidRPr="00D10C8C">
        <w:rPr>
          <w:noProof/>
        </w:rPr>
        <w:drawing>
          <wp:anchor distT="0" distB="0" distL="114300" distR="114300" simplePos="0" relativeHeight="251658272" behindDoc="0" locked="0" layoutInCell="1" allowOverlap="1" wp14:anchorId="004B2569" wp14:editId="53D0336F">
            <wp:simplePos x="0" y="0"/>
            <wp:positionH relativeFrom="column">
              <wp:posOffset>431165</wp:posOffset>
            </wp:positionH>
            <wp:positionV relativeFrom="paragraph">
              <wp:posOffset>537845</wp:posOffset>
            </wp:positionV>
            <wp:extent cx="4536440" cy="1569720"/>
            <wp:effectExtent l="0" t="0" r="0" b="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39">
                      <a:extLst>
                        <a:ext uri="{28A0092B-C50C-407E-A947-70E740481C1C}">
                          <a14:useLocalDpi xmlns:a14="http://schemas.microsoft.com/office/drawing/2010/main" val="0"/>
                        </a:ext>
                      </a:extLst>
                    </a:blip>
                    <a:stretch>
                      <a:fillRect/>
                    </a:stretch>
                  </pic:blipFill>
                  <pic:spPr>
                    <a:xfrm>
                      <a:off x="0" y="0"/>
                      <a:ext cx="4536440" cy="1569720"/>
                    </a:xfrm>
                    <a:prstGeom prst="rect">
                      <a:avLst/>
                    </a:prstGeom>
                  </pic:spPr>
                </pic:pic>
              </a:graphicData>
            </a:graphic>
            <wp14:sizeRelH relativeFrom="margin">
              <wp14:pctWidth>0</wp14:pctWidth>
            </wp14:sizeRelH>
          </wp:anchor>
        </w:drawing>
      </w:r>
      <w:r w:rsidR="00EB1817" w:rsidRPr="00D10C8C">
        <w:t xml:space="preserve">La imagen de logotipo de empresa que aparece en los formularios </w:t>
      </w:r>
      <w:r w:rsidR="00DC066B" w:rsidRPr="00D10C8C">
        <w:t>está</w:t>
      </w:r>
      <w:r w:rsidR="00EB1817" w:rsidRPr="00D10C8C">
        <w:t xml:space="preserve"> ubicada en el repositorio de plantillas bajo el nombre “</w:t>
      </w:r>
      <w:r w:rsidR="00DC066B" w:rsidRPr="00D10C8C">
        <w:t>company_logo</w:t>
      </w:r>
      <w:r w:rsidR="00EB1817" w:rsidRPr="00D10C8C">
        <w:t>.jpg” y el tipo “</w:t>
      </w:r>
      <w:proofErr w:type="spellStart"/>
      <w:r w:rsidR="00EB1817" w:rsidRPr="00D10C8C">
        <w:t>Index</w:t>
      </w:r>
      <w:proofErr w:type="spellEnd"/>
      <w:r w:rsidR="00EB1817" w:rsidRPr="00D10C8C">
        <w:t xml:space="preserve"> </w:t>
      </w:r>
      <w:proofErr w:type="spellStart"/>
      <w:r w:rsidR="00EB1817" w:rsidRPr="00D10C8C">
        <w:t>Dialog</w:t>
      </w:r>
      <w:proofErr w:type="spellEnd"/>
      <w:r w:rsidR="00EB1817" w:rsidRPr="00D10C8C">
        <w:t xml:space="preserve"> </w:t>
      </w:r>
      <w:proofErr w:type="spellStart"/>
      <w:r w:rsidR="00EB1817" w:rsidRPr="00D10C8C">
        <w:t>Image</w:t>
      </w:r>
      <w:proofErr w:type="spellEnd"/>
      <w:r w:rsidR="00EB1817" w:rsidRPr="00D10C8C">
        <w:t>”</w:t>
      </w:r>
    </w:p>
    <w:p w14:paraId="3F4EBA13" w14:textId="316A1C7B" w:rsidR="00EB1817" w:rsidRPr="00D10C8C" w:rsidRDefault="00EB1817" w:rsidP="00EB1817"/>
    <w:p w14:paraId="4A4538D4" w14:textId="7EDB6BB0" w:rsidR="00EB1817" w:rsidRPr="00D10C8C" w:rsidRDefault="00EB1817" w:rsidP="00EB1817">
      <w:r w:rsidRPr="00D10C8C">
        <w:t>Esto facilitará la modificación del logotipo en todas las categorías únicamente sustituyendo el registro por la nueva imagen a utilizar.</w:t>
      </w:r>
    </w:p>
    <w:p w14:paraId="5CA1F342" w14:textId="3B6A8B4E" w:rsidR="00EB1817" w:rsidRPr="00D10C8C" w:rsidRDefault="00EB1817" w:rsidP="00EB1817">
      <w:r w:rsidRPr="00D10C8C">
        <w:t xml:space="preserve">Para el entorno WEB se podrán adjuntar imágenes corporativas que actuarán sobre </w:t>
      </w:r>
      <w:proofErr w:type="spellStart"/>
      <w:r w:rsidRPr="00D10C8C">
        <w:t>WebNavigator</w:t>
      </w:r>
      <w:proofErr w:type="spellEnd"/>
      <w:r w:rsidRPr="00D10C8C">
        <w:t xml:space="preserve"> &amp; </w:t>
      </w:r>
      <w:proofErr w:type="spellStart"/>
      <w:r w:rsidRPr="00D10C8C">
        <w:t>WebViewer</w:t>
      </w:r>
      <w:proofErr w:type="spellEnd"/>
      <w:r w:rsidRPr="00D10C8C">
        <w:t xml:space="preserve"> </w:t>
      </w:r>
      <w:proofErr w:type="spellStart"/>
      <w:r w:rsidRPr="00D10C8C">
        <w:t>on</w:t>
      </w:r>
      <w:proofErr w:type="spellEnd"/>
      <w:r w:rsidRPr="00D10C8C">
        <w:t xml:space="preserve"> </w:t>
      </w:r>
      <w:proofErr w:type="spellStart"/>
      <w:proofErr w:type="gramStart"/>
      <w:r w:rsidRPr="00D10C8C">
        <w:t>PCs</w:t>
      </w:r>
      <w:proofErr w:type="spellEnd"/>
      <w:r w:rsidRPr="00D10C8C">
        <w:t xml:space="preserve"> </w:t>
      </w:r>
      <w:r w:rsidR="00DC066B" w:rsidRPr="00D10C8C">
        <w:t xml:space="preserve"> and</w:t>
      </w:r>
      <w:proofErr w:type="gramEnd"/>
      <w:r w:rsidRPr="00D10C8C">
        <w:t xml:space="preserve"> </w:t>
      </w:r>
      <w:proofErr w:type="spellStart"/>
      <w:r w:rsidRPr="00D10C8C">
        <w:t>Tablets</w:t>
      </w:r>
      <w:proofErr w:type="spellEnd"/>
      <w:r w:rsidRPr="00D10C8C">
        <w:t>:</w:t>
      </w:r>
    </w:p>
    <w:p w14:paraId="137C2162" w14:textId="77777777" w:rsidR="00DC066B" w:rsidRPr="00D10C8C" w:rsidRDefault="00DC066B" w:rsidP="00EB1817"/>
    <w:tbl>
      <w:tblPr>
        <w:tblStyle w:val="Tablaconcuadrcula"/>
        <w:tblW w:w="4876" w:type="pct"/>
        <w:tblInd w:w="1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713"/>
        <w:gridCol w:w="2291"/>
        <w:gridCol w:w="4279"/>
      </w:tblGrid>
      <w:tr w:rsidR="00EB1817" w:rsidRPr="00487A1C" w14:paraId="00190C5F" w14:textId="77777777" w:rsidTr="001310D4">
        <w:trPr>
          <w:trHeight w:val="1286"/>
        </w:trPr>
        <w:tc>
          <w:tcPr>
            <w:tcW w:w="1034" w:type="pct"/>
          </w:tcPr>
          <w:p w14:paraId="4BFE0770" w14:textId="77777777" w:rsidR="00EB1817" w:rsidRPr="00D10C8C" w:rsidRDefault="00EB1817" w:rsidP="001310D4">
            <w:pPr>
              <w:rPr>
                <w:lang w:val="es-ES"/>
              </w:rPr>
            </w:pPr>
            <w:r w:rsidRPr="00D10C8C">
              <w:rPr>
                <w:lang w:val="es-ES"/>
              </w:rPr>
              <w:t>UI logo (130x38)</w:t>
            </w:r>
          </w:p>
          <w:p w14:paraId="6B703312" w14:textId="77777777" w:rsidR="00EB1817" w:rsidRPr="00D10C8C" w:rsidRDefault="00EB1817" w:rsidP="001310D4">
            <w:pPr>
              <w:rPr>
                <w:lang w:val="es-ES"/>
              </w:rPr>
            </w:pPr>
          </w:p>
        </w:tc>
        <w:tc>
          <w:tcPr>
            <w:tcW w:w="1383" w:type="pct"/>
          </w:tcPr>
          <w:p w14:paraId="4A641C25" w14:textId="77777777" w:rsidR="00EB1817" w:rsidRPr="00D10C8C" w:rsidRDefault="00EB1817" w:rsidP="001310D4">
            <w:pPr>
              <w:rPr>
                <w:lang w:val="es-ES"/>
              </w:rPr>
            </w:pPr>
            <w:r w:rsidRPr="00D10C8C">
              <w:rPr>
                <w:noProof/>
              </w:rPr>
              <w:drawing>
                <wp:anchor distT="0" distB="0" distL="114300" distR="114300" simplePos="0" relativeHeight="251658270" behindDoc="0" locked="0" layoutInCell="1" allowOverlap="1" wp14:anchorId="7A97E436" wp14:editId="66FB72A9">
                  <wp:simplePos x="0" y="0"/>
                  <wp:positionH relativeFrom="column">
                    <wp:posOffset>29845</wp:posOffset>
                  </wp:positionH>
                  <wp:positionV relativeFrom="paragraph">
                    <wp:posOffset>276225</wp:posOffset>
                  </wp:positionV>
                  <wp:extent cx="1103630" cy="273685"/>
                  <wp:effectExtent l="0" t="0" r="1270" b="0"/>
                  <wp:wrapTopAndBottom/>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03630" cy="273685"/>
                          </a:xfrm>
                          <a:prstGeom prst="rect">
                            <a:avLst/>
                          </a:prstGeom>
                        </pic:spPr>
                      </pic:pic>
                    </a:graphicData>
                  </a:graphic>
                  <wp14:sizeRelH relativeFrom="page">
                    <wp14:pctWidth>0</wp14:pctWidth>
                  </wp14:sizeRelH>
                  <wp14:sizeRelV relativeFrom="page">
                    <wp14:pctHeight>0</wp14:pctHeight>
                  </wp14:sizeRelV>
                </wp:anchor>
              </w:drawing>
            </w:r>
          </w:p>
        </w:tc>
        <w:tc>
          <w:tcPr>
            <w:tcW w:w="2583" w:type="pct"/>
          </w:tcPr>
          <w:p w14:paraId="7D9892C7" w14:textId="42C7E3A1" w:rsidR="00EB1817" w:rsidRPr="007B7D05" w:rsidRDefault="003238B3" w:rsidP="001310D4">
            <w:pPr>
              <w:rPr>
                <w:szCs w:val="20"/>
                <w:lang w:val="nl-NL"/>
              </w:rPr>
            </w:pPr>
            <w:r w:rsidRPr="007B7D05">
              <w:rPr>
                <w:szCs w:val="20"/>
                <w:lang w:val="nl-NL"/>
              </w:rPr>
              <w:t xml:space="preserve">Ubicado en tenant de </w:t>
            </w:r>
            <w:r w:rsidR="0003100F" w:rsidRPr="007B7D05">
              <w:rPr>
                <w:szCs w:val="20"/>
                <w:lang w:val="nl-NL"/>
              </w:rPr>
              <w:t xml:space="preserve">Therefore™ </w:t>
            </w:r>
            <w:r w:rsidRPr="007B7D05">
              <w:rPr>
                <w:szCs w:val="20"/>
                <w:lang w:val="nl-NL"/>
              </w:rPr>
              <w:t>Online</w:t>
            </w:r>
          </w:p>
          <w:p w14:paraId="6143C63D" w14:textId="77777777" w:rsidR="00EB1817" w:rsidRPr="007B7D05" w:rsidRDefault="00EB1817" w:rsidP="001310D4">
            <w:pPr>
              <w:rPr>
                <w:szCs w:val="20"/>
                <w:lang w:val="nl-NL"/>
              </w:rPr>
            </w:pPr>
          </w:p>
        </w:tc>
      </w:tr>
      <w:tr w:rsidR="00EB1817" w:rsidRPr="00487A1C" w14:paraId="71D42FCE" w14:textId="77777777" w:rsidTr="001310D4">
        <w:trPr>
          <w:trHeight w:val="2114"/>
        </w:trPr>
        <w:tc>
          <w:tcPr>
            <w:tcW w:w="1034" w:type="pct"/>
          </w:tcPr>
          <w:p w14:paraId="5BFC55CD" w14:textId="77777777" w:rsidR="00EB1817" w:rsidRPr="00D10C8C" w:rsidRDefault="00EB1817" w:rsidP="001310D4">
            <w:pPr>
              <w:rPr>
                <w:lang w:val="es-ES"/>
              </w:rPr>
            </w:pPr>
            <w:proofErr w:type="spellStart"/>
            <w:proofErr w:type="gramStart"/>
            <w:r w:rsidRPr="00D10C8C">
              <w:rPr>
                <w:lang w:val="es-ES"/>
              </w:rPr>
              <w:t>Login</w:t>
            </w:r>
            <w:proofErr w:type="spellEnd"/>
            <w:r w:rsidRPr="00D10C8C">
              <w:rPr>
                <w:lang w:val="es-ES"/>
              </w:rPr>
              <w:t xml:space="preserve">  (</w:t>
            </w:r>
            <w:proofErr w:type="gramEnd"/>
            <w:r w:rsidRPr="00D10C8C">
              <w:rPr>
                <w:lang w:val="es-ES"/>
              </w:rPr>
              <w:t>130x38)</w:t>
            </w:r>
          </w:p>
          <w:p w14:paraId="7A7489A3" w14:textId="77777777" w:rsidR="00EB1817" w:rsidRPr="00D10C8C" w:rsidRDefault="00EB1817" w:rsidP="001310D4">
            <w:pPr>
              <w:rPr>
                <w:lang w:val="es-ES"/>
              </w:rPr>
            </w:pPr>
          </w:p>
        </w:tc>
        <w:tc>
          <w:tcPr>
            <w:tcW w:w="1383" w:type="pct"/>
          </w:tcPr>
          <w:p w14:paraId="63D13CD5" w14:textId="4279EE22" w:rsidR="00EB1817" w:rsidRPr="00D10C8C" w:rsidRDefault="0062666A" w:rsidP="001310D4">
            <w:pPr>
              <w:rPr>
                <w:lang w:val="es-ES"/>
              </w:rPr>
            </w:pPr>
            <w:r w:rsidRPr="0062666A">
              <w:rPr>
                <w:noProof/>
              </w:rPr>
              <w:drawing>
                <wp:anchor distT="0" distB="0" distL="114300" distR="114300" simplePos="0" relativeHeight="251658289" behindDoc="0" locked="0" layoutInCell="1" allowOverlap="1" wp14:anchorId="5AB16E55" wp14:editId="5C4DA73E">
                  <wp:simplePos x="0" y="0"/>
                  <wp:positionH relativeFrom="column">
                    <wp:posOffset>1270</wp:posOffset>
                  </wp:positionH>
                  <wp:positionV relativeFrom="paragraph">
                    <wp:posOffset>382587</wp:posOffset>
                  </wp:positionV>
                  <wp:extent cx="1342390" cy="407670"/>
                  <wp:effectExtent l="0" t="0" r="0" b="0"/>
                  <wp:wrapTopAndBottom/>
                  <wp:docPr id="1366149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49228" name=""/>
                          <pic:cNvPicPr/>
                        </pic:nvPicPr>
                        <pic:blipFill rotWithShape="1">
                          <a:blip r:embed="rId41" cstate="print">
                            <a:extLst>
                              <a:ext uri="{28A0092B-C50C-407E-A947-70E740481C1C}">
                                <a14:useLocalDpi xmlns:a14="http://schemas.microsoft.com/office/drawing/2010/main" val="0"/>
                              </a:ext>
                            </a:extLst>
                          </a:blip>
                          <a:srcRect l="-2169" r="20481"/>
                          <a:stretch/>
                        </pic:blipFill>
                        <pic:spPr bwMode="auto">
                          <a:xfrm>
                            <a:off x="0" y="0"/>
                            <a:ext cx="1342390" cy="4076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583" w:type="pct"/>
          </w:tcPr>
          <w:p w14:paraId="1484AC37" w14:textId="52F8B784" w:rsidR="003238B3" w:rsidRPr="007B7D05" w:rsidRDefault="003238B3" w:rsidP="003238B3">
            <w:pPr>
              <w:rPr>
                <w:szCs w:val="20"/>
                <w:lang w:val="nl-NL"/>
              </w:rPr>
            </w:pPr>
            <w:r w:rsidRPr="007B7D05">
              <w:rPr>
                <w:szCs w:val="20"/>
                <w:lang w:val="nl-NL"/>
              </w:rPr>
              <w:t xml:space="preserve">Ubicado en tenant de </w:t>
            </w:r>
            <w:r w:rsidR="0003100F" w:rsidRPr="007B7D05">
              <w:rPr>
                <w:szCs w:val="20"/>
                <w:lang w:val="nl-NL"/>
              </w:rPr>
              <w:t xml:space="preserve">Therefore™ </w:t>
            </w:r>
            <w:r w:rsidRPr="007B7D05">
              <w:rPr>
                <w:szCs w:val="20"/>
                <w:lang w:val="nl-NL"/>
              </w:rPr>
              <w:t>Online</w:t>
            </w:r>
          </w:p>
          <w:p w14:paraId="3C64606E" w14:textId="77777777" w:rsidR="00EB1817" w:rsidRPr="007B7D05" w:rsidRDefault="00EB1817" w:rsidP="001310D4">
            <w:pPr>
              <w:rPr>
                <w:szCs w:val="20"/>
                <w:lang w:val="nl-NL"/>
              </w:rPr>
            </w:pPr>
          </w:p>
        </w:tc>
      </w:tr>
    </w:tbl>
    <w:p w14:paraId="743AD57D" w14:textId="77777777" w:rsidR="00EB1817" w:rsidRPr="007B7D05" w:rsidRDefault="00EB1817" w:rsidP="00EB1817">
      <w:pPr>
        <w:rPr>
          <w:lang w:val="nl-NL"/>
        </w:rPr>
      </w:pPr>
    </w:p>
    <w:p w14:paraId="101D0CBB" w14:textId="77777777" w:rsidR="00EB1817" w:rsidRPr="007B7D05" w:rsidRDefault="00EB1817" w:rsidP="00EB1817">
      <w:pPr>
        <w:spacing w:after="200" w:line="276" w:lineRule="auto"/>
        <w:jc w:val="left"/>
        <w:rPr>
          <w:lang w:val="nl-NL"/>
        </w:rPr>
      </w:pPr>
      <w:r w:rsidRPr="007B7D05">
        <w:rPr>
          <w:lang w:val="nl-NL"/>
        </w:rPr>
        <w:br w:type="page"/>
      </w:r>
    </w:p>
    <w:p w14:paraId="457E2033" w14:textId="34BE02FC" w:rsidR="00EB1817" w:rsidRPr="00D10C8C" w:rsidRDefault="00EB1817" w:rsidP="00722D7A">
      <w:pPr>
        <w:pStyle w:val="Ttulo1"/>
        <w:jc w:val="left"/>
      </w:pPr>
      <w:bookmarkStart w:id="140" w:name="_Toc172828549"/>
      <w:bookmarkStart w:id="141" w:name="_Toc188990077"/>
      <w:bookmarkStart w:id="142" w:name="_Toc188990887"/>
      <w:r w:rsidRPr="00D10C8C">
        <w:lastRenderedPageBreak/>
        <w:t>A</w:t>
      </w:r>
      <w:r w:rsidR="003663A9" w:rsidRPr="00D10C8C">
        <w:t>nexo</w:t>
      </w:r>
      <w:r w:rsidRPr="00D10C8C">
        <w:t xml:space="preserve"> </w:t>
      </w:r>
      <w:r w:rsidR="00C55366" w:rsidRPr="00D10C8C">
        <w:t>4</w:t>
      </w:r>
      <w:r w:rsidR="007277B9">
        <w:br/>
      </w:r>
      <w:r w:rsidRPr="00D10C8C">
        <w:t xml:space="preserve">Comparativa </w:t>
      </w:r>
      <w:r w:rsidR="003663A9" w:rsidRPr="00D10C8C">
        <w:t>a</w:t>
      </w:r>
      <w:r w:rsidRPr="00D10C8C">
        <w:t xml:space="preserve">plicaciones </w:t>
      </w:r>
      <w:r w:rsidR="0062666A">
        <w:t>T</w:t>
      </w:r>
      <w:r w:rsidRPr="00D10C8C">
        <w:t>herefore™</w:t>
      </w:r>
      <w:bookmarkEnd w:id="140"/>
      <w:bookmarkEnd w:id="141"/>
      <w:bookmarkEnd w:id="142"/>
    </w:p>
    <w:p w14:paraId="12A61C32" w14:textId="469FA055" w:rsidR="00EB1817" w:rsidRPr="00D10C8C" w:rsidRDefault="00EB1817" w:rsidP="00EB1817">
      <w:r w:rsidRPr="00D10C8C">
        <w:t xml:space="preserve">En el siguiente anexo se detallan las características y prestaciones de las aplicaciones Therefore™ con el fin de proporcionar el máximo de información posible para </w:t>
      </w:r>
      <w:r w:rsidR="0010015A" w:rsidRPr="00D10C8C">
        <w:t>la optimización</w:t>
      </w:r>
      <w:r w:rsidRPr="00D10C8C">
        <w:t xml:space="preserve"> en cada caso de uso.</w:t>
      </w:r>
    </w:p>
    <w:p w14:paraId="6FE93B5B" w14:textId="7FE31E71" w:rsidR="00BD2C67" w:rsidRPr="00D10C8C" w:rsidRDefault="00BD2C67" w:rsidP="00EB1817">
      <w:r w:rsidRPr="00D10C8C">
        <w:t xml:space="preserve">Además de la guía que supone esta comparativa entre las diferentes aplicaciones </w:t>
      </w:r>
      <w:r w:rsidR="00293E9B" w:rsidRPr="00D10C8C">
        <w:t xml:space="preserve">cliente de </w:t>
      </w:r>
      <w:r w:rsidR="0003100F" w:rsidRPr="00D10C8C">
        <w:t xml:space="preserve">Therefore™ </w:t>
      </w:r>
      <w:r w:rsidR="00293E9B" w:rsidRPr="00D10C8C">
        <w:t xml:space="preserve">es recomendable disponer de los siguientes enlaces que proporcionan toda la ayuda genérica sobre </w:t>
      </w:r>
      <w:r w:rsidR="00E527A5" w:rsidRPr="00D10C8C">
        <w:t>la aplicación y su uso.</w:t>
      </w:r>
    </w:p>
    <w:p w14:paraId="349FE84E" w14:textId="77777777" w:rsidR="00E527A5" w:rsidRPr="00D10C8C" w:rsidRDefault="00E527A5" w:rsidP="00EB1817"/>
    <w:p w14:paraId="25688AB5" w14:textId="2BB88F6D" w:rsidR="00BA3508" w:rsidRPr="00D10C8C" w:rsidRDefault="00BA3508" w:rsidP="00E527A5">
      <w:pPr>
        <w:pStyle w:val="Listas"/>
        <w:numPr>
          <w:ilvl w:val="0"/>
          <w:numId w:val="0"/>
        </w:numPr>
        <w:rPr>
          <w:b/>
          <w:bCs/>
        </w:rPr>
      </w:pPr>
      <w:r w:rsidRPr="00D10C8C">
        <w:rPr>
          <w:b/>
          <w:bCs/>
        </w:rPr>
        <w:t xml:space="preserve">Documentación de ayuda a </w:t>
      </w:r>
      <w:r w:rsidR="003B151C" w:rsidRPr="00D10C8C">
        <w:rPr>
          <w:b/>
          <w:bCs/>
        </w:rPr>
        <w:t>usuarios</w:t>
      </w:r>
    </w:p>
    <w:p w14:paraId="6D29CA51" w14:textId="611F36CE" w:rsidR="0010015A" w:rsidRPr="00D10C8C" w:rsidRDefault="00340683" w:rsidP="00E527A5">
      <w:pPr>
        <w:pStyle w:val="Listas"/>
      </w:pPr>
      <w:r w:rsidRPr="00D10C8C">
        <w:t xml:space="preserve">Existe una documentación Online exhaustiva sobre el uso de las aplicaciones </w:t>
      </w:r>
      <w:r w:rsidR="0003100F" w:rsidRPr="00D10C8C">
        <w:t xml:space="preserve">Therefore™ </w:t>
      </w:r>
      <w:r w:rsidRPr="00D10C8C">
        <w:t>por parte de los usuarios</w:t>
      </w:r>
      <w:r w:rsidR="00FE302B" w:rsidRPr="00D10C8C">
        <w:t>. Tanto en formato manual, como en formato multimedia con tutoriales, manuales y casos de uso que pueden ser consultados.</w:t>
      </w:r>
    </w:p>
    <w:p w14:paraId="1E6B4D9B" w14:textId="77777777" w:rsidR="006679B2" w:rsidRPr="00D10C8C" w:rsidRDefault="006679B2" w:rsidP="00E527A5">
      <w:pPr>
        <w:pStyle w:val="Listas"/>
        <w:numPr>
          <w:ilvl w:val="0"/>
          <w:numId w:val="0"/>
        </w:numPr>
        <w:ind w:left="568"/>
      </w:pPr>
    </w:p>
    <w:p w14:paraId="7CB3AE46" w14:textId="5897C065" w:rsidR="00CA7D99" w:rsidRPr="00D10C8C" w:rsidRDefault="00CA7D99" w:rsidP="00E527A5">
      <w:pPr>
        <w:pStyle w:val="Listas"/>
      </w:pPr>
      <w:r w:rsidRPr="00D10C8C">
        <w:t>Manual de usuario completo, con todos los tutoriales y ayudas sobre el manejo de los aplicativos.</w:t>
      </w:r>
    </w:p>
    <w:bookmarkStart w:id="143" w:name="_Hlk183112633"/>
    <w:p w14:paraId="52F8B1D6" w14:textId="31A59CD0" w:rsidR="00CA7D99" w:rsidRPr="007B7D05" w:rsidRDefault="00BA3508" w:rsidP="00E527A5">
      <w:pPr>
        <w:pStyle w:val="Listas"/>
        <w:numPr>
          <w:ilvl w:val="0"/>
          <w:numId w:val="0"/>
        </w:numPr>
        <w:ind w:left="568"/>
        <w:rPr>
          <w:lang w:val="en-US"/>
        </w:rPr>
      </w:pPr>
      <w:r w:rsidRPr="00D10C8C">
        <w:fldChar w:fldCharType="begin"/>
      </w:r>
      <w:r w:rsidRPr="007B7D05">
        <w:rPr>
          <w:lang w:val="en-US"/>
        </w:rPr>
        <w:instrText>HYPERLINK "https://help.therefore.net/tfo/es/tdwv/dwv_t_intro.htm"</w:instrText>
      </w:r>
      <w:r w:rsidRPr="00D10C8C">
        <w:fldChar w:fldCharType="separate"/>
      </w:r>
      <w:r w:rsidRPr="007B7D05">
        <w:rPr>
          <w:rStyle w:val="Hipervnculo"/>
          <w:lang w:val="en-US"/>
        </w:rPr>
        <w:t>Therefore™ Web Client</w:t>
      </w:r>
      <w:r w:rsidRPr="00D10C8C">
        <w:fldChar w:fldCharType="end"/>
      </w:r>
      <w:bookmarkEnd w:id="143"/>
    </w:p>
    <w:p w14:paraId="0CA48EF5" w14:textId="7A4E5F8C" w:rsidR="00E527A5" w:rsidRPr="007B7D05" w:rsidRDefault="00E527A5" w:rsidP="00E527A5">
      <w:pPr>
        <w:pStyle w:val="Listas"/>
        <w:numPr>
          <w:ilvl w:val="0"/>
          <w:numId w:val="0"/>
        </w:numPr>
        <w:ind w:left="568"/>
        <w:rPr>
          <w:lang w:val="en-US"/>
        </w:rPr>
      </w:pPr>
      <w:hyperlink r:id="rId42" w:history="1">
        <w:r w:rsidRPr="007B7D05">
          <w:rPr>
            <w:rStyle w:val="Hipervnculo"/>
            <w:lang w:val="en-US"/>
          </w:rPr>
          <w:t>https://help.therefore.net/tfo/es/tdwv/dwv_t_intro.htm</w:t>
        </w:r>
      </w:hyperlink>
    </w:p>
    <w:p w14:paraId="28FD0A63" w14:textId="77777777" w:rsidR="00BA3508" w:rsidRPr="007B7D05" w:rsidRDefault="00BA3508" w:rsidP="00E527A5">
      <w:pPr>
        <w:pStyle w:val="Listas"/>
        <w:numPr>
          <w:ilvl w:val="0"/>
          <w:numId w:val="0"/>
        </w:numPr>
        <w:ind w:left="568"/>
        <w:rPr>
          <w:lang w:val="en-US"/>
        </w:rPr>
      </w:pPr>
    </w:p>
    <w:p w14:paraId="5A4D7561" w14:textId="148DB994" w:rsidR="006679B2" w:rsidRPr="00D10C8C" w:rsidRDefault="006679B2" w:rsidP="00E527A5">
      <w:pPr>
        <w:pStyle w:val="Listas"/>
      </w:pPr>
      <w:r w:rsidRPr="00D10C8C">
        <w:t>Videos breves de formación a usuario con las funcionalidades</w:t>
      </w:r>
      <w:r w:rsidR="005C0206" w:rsidRPr="00D10C8C">
        <w:t xml:space="preserve"> clave de cada una de l</w:t>
      </w:r>
      <w:r w:rsidR="00BD2C67" w:rsidRPr="00D10C8C">
        <w:t>a</w:t>
      </w:r>
      <w:r w:rsidR="005C0206" w:rsidRPr="00D10C8C">
        <w:t xml:space="preserve">s herramientas y </w:t>
      </w:r>
      <w:r w:rsidR="00BD2C67" w:rsidRPr="00D10C8C">
        <w:t>sus casos</w:t>
      </w:r>
      <w:r w:rsidR="005C0206" w:rsidRPr="00D10C8C">
        <w:t xml:space="preserve"> de uso</w:t>
      </w:r>
    </w:p>
    <w:p w14:paraId="4EA9258B" w14:textId="472ABE6B" w:rsidR="005C0206" w:rsidRPr="00D10C8C" w:rsidRDefault="005C0206" w:rsidP="00E527A5">
      <w:pPr>
        <w:pStyle w:val="Listas"/>
        <w:numPr>
          <w:ilvl w:val="0"/>
          <w:numId w:val="0"/>
        </w:numPr>
        <w:ind w:left="568"/>
      </w:pPr>
      <w:hyperlink r:id="rId43" w:history="1">
        <w:r w:rsidRPr="00D10C8C">
          <w:rPr>
            <w:rStyle w:val="Hipervnculo"/>
          </w:rPr>
          <w:t>Formación para el usuario final</w:t>
        </w:r>
      </w:hyperlink>
    </w:p>
    <w:p w14:paraId="218809CE" w14:textId="142A9E2F" w:rsidR="00E527A5" w:rsidRPr="00D10C8C" w:rsidRDefault="004F3CF6" w:rsidP="00E527A5">
      <w:pPr>
        <w:pStyle w:val="Listas"/>
        <w:numPr>
          <w:ilvl w:val="0"/>
          <w:numId w:val="0"/>
        </w:numPr>
        <w:ind w:left="568"/>
      </w:pPr>
      <w:hyperlink r:id="rId44" w:history="1">
        <w:r w:rsidRPr="00D10C8C">
          <w:rPr>
            <w:rStyle w:val="Hipervnculo"/>
          </w:rPr>
          <w:t>https://therefore.net/es/formacion-para-el-usuario-final</w:t>
        </w:r>
      </w:hyperlink>
    </w:p>
    <w:p w14:paraId="38787748" w14:textId="77777777" w:rsidR="00E527A5" w:rsidRPr="00D10C8C" w:rsidRDefault="00E527A5" w:rsidP="00E527A5">
      <w:pPr>
        <w:pStyle w:val="Listas"/>
        <w:numPr>
          <w:ilvl w:val="0"/>
          <w:numId w:val="0"/>
        </w:numPr>
        <w:ind w:left="568"/>
      </w:pPr>
    </w:p>
    <w:p w14:paraId="0810953E" w14:textId="77777777" w:rsidR="00BA3508" w:rsidRPr="00D10C8C" w:rsidRDefault="00BA3508" w:rsidP="00E527A5">
      <w:pPr>
        <w:pStyle w:val="Listas"/>
      </w:pPr>
      <w:r w:rsidRPr="00D10C8C">
        <w:t>Manual completo de los aplicativos, tanto para usuarios como para administradores e integradores o desarrolladores de software.</w:t>
      </w:r>
    </w:p>
    <w:p w14:paraId="7F3A18B4" w14:textId="77777777" w:rsidR="00BA3508" w:rsidRPr="00D10C8C" w:rsidRDefault="00BA3508" w:rsidP="00E527A5">
      <w:pPr>
        <w:pStyle w:val="Listas"/>
        <w:numPr>
          <w:ilvl w:val="0"/>
          <w:numId w:val="0"/>
        </w:numPr>
        <w:ind w:left="568"/>
      </w:pPr>
      <w:hyperlink r:id="rId45" w:history="1">
        <w:r w:rsidRPr="00D10C8C">
          <w:rPr>
            <w:rStyle w:val="Hipervnculo"/>
          </w:rPr>
          <w:t>Bienvenido a la ayuda de Therefore</w:t>
        </w:r>
      </w:hyperlink>
    </w:p>
    <w:p w14:paraId="4496CFBC" w14:textId="1C797877" w:rsidR="00E527A5" w:rsidRPr="00D10C8C" w:rsidRDefault="004F3CF6" w:rsidP="00E527A5">
      <w:pPr>
        <w:pStyle w:val="Listas"/>
        <w:numPr>
          <w:ilvl w:val="0"/>
          <w:numId w:val="0"/>
        </w:numPr>
        <w:ind w:left="568"/>
      </w:pPr>
      <w:hyperlink r:id="rId46" w:history="1">
        <w:r w:rsidRPr="00D10C8C">
          <w:rPr>
            <w:rStyle w:val="Hipervnculo"/>
          </w:rPr>
          <w:t>https://therefore.net/help/2024/es-es/index.html</w:t>
        </w:r>
      </w:hyperlink>
    </w:p>
    <w:p w14:paraId="33A636D0" w14:textId="77777777" w:rsidR="004F3CF6" w:rsidRPr="00D10C8C" w:rsidRDefault="004F3CF6" w:rsidP="00E527A5">
      <w:pPr>
        <w:pStyle w:val="Listas"/>
        <w:numPr>
          <w:ilvl w:val="0"/>
          <w:numId w:val="0"/>
        </w:numPr>
        <w:ind w:left="568"/>
      </w:pPr>
    </w:p>
    <w:p w14:paraId="5C938AA7" w14:textId="77777777" w:rsidR="00FB78D2" w:rsidRDefault="00FB78D2" w:rsidP="00B57DD0">
      <w:pPr>
        <w:pStyle w:val="Ttulo2"/>
      </w:pPr>
    </w:p>
    <w:p w14:paraId="2C57BD00" w14:textId="5D1DD57A" w:rsidR="00B57DD0" w:rsidRPr="00D10C8C" w:rsidRDefault="00B57DD0" w:rsidP="00B57DD0">
      <w:pPr>
        <w:pStyle w:val="Ttulo2"/>
        <w:rPr>
          <w:rFonts w:ascii="Times New Roman" w:hAnsi="Times New Roman"/>
          <w:sz w:val="48"/>
        </w:rPr>
      </w:pPr>
      <w:bookmarkStart w:id="144" w:name="_Toc188990078"/>
      <w:bookmarkStart w:id="145" w:name="_Toc188990888"/>
      <w:r w:rsidRPr="00D10C8C">
        <w:t>Comparaci</w:t>
      </w:r>
      <w:r w:rsidRPr="00D10C8C">
        <w:rPr>
          <w:rFonts w:ascii="Cambria" w:hAnsi="Cambria" w:cs="Cambria"/>
        </w:rPr>
        <w:t>ó</w:t>
      </w:r>
      <w:r w:rsidRPr="00D10C8C">
        <w:t>n de las Diferentes Aplicaciones Therefore</w:t>
      </w:r>
      <w:r w:rsidRPr="00D10C8C">
        <w:rPr>
          <w:rFonts w:ascii="Tungsten Reveal" w:hAnsi="Tungsten Reveal" w:cs="Tungsten Reveal"/>
        </w:rPr>
        <w:t>™</w:t>
      </w:r>
      <w:bookmarkEnd w:id="144"/>
      <w:bookmarkEnd w:id="145"/>
    </w:p>
    <w:p w14:paraId="2BFB8B17" w14:textId="77777777" w:rsidR="00BB625D" w:rsidRPr="00D10C8C" w:rsidRDefault="00B57DD0" w:rsidP="00B57DD0">
      <w:r w:rsidRPr="00D10C8C">
        <w:t xml:space="preserve">Este </w:t>
      </w:r>
      <w:r w:rsidR="00C60E25" w:rsidRPr="00D10C8C">
        <w:t xml:space="preserve">anexo </w:t>
      </w:r>
      <w:r w:rsidRPr="00D10C8C">
        <w:t xml:space="preserve">está </w:t>
      </w:r>
      <w:r w:rsidR="00C60E25" w:rsidRPr="00D10C8C">
        <w:t xml:space="preserve">destinado a </w:t>
      </w:r>
      <w:r w:rsidRPr="00D10C8C">
        <w:t xml:space="preserve">proporcionar una visión general de las diferencias clave entre el Therefore™ Navigator instalado de forma estándar y el Therefore™ Web Access, así como la aplicación móvil Therefore™ Go. </w:t>
      </w:r>
    </w:p>
    <w:p w14:paraId="6E7226B1" w14:textId="660369B7" w:rsidR="00B57DD0" w:rsidRPr="00D10C8C" w:rsidRDefault="00B57DD0" w:rsidP="00B57DD0">
      <w:r w:rsidRPr="00D10C8C">
        <w:t>Además, hay una segunda página que compara las diferencias entre el Therefore™ Classic Web Client y el Therefore™ Dynamic Web View.</w:t>
      </w:r>
    </w:p>
    <w:p w14:paraId="2C435434" w14:textId="77777777" w:rsidR="00B57DD0" w:rsidRPr="00D10C8C" w:rsidRDefault="00B57DD0" w:rsidP="00B57DD0">
      <w:r w:rsidRPr="00D10C8C">
        <w:t xml:space="preserve">Para obtener una lista completa de las funciones específicas de la aplicación móvil Therefore™ Go, visite nuestra página de referencias sobre el tema: </w:t>
      </w:r>
      <w:hyperlink r:id="rId47" w:history="1">
        <w:r w:rsidRPr="00D10C8C">
          <w:rPr>
            <w:rStyle w:val="Hipervnculo"/>
          </w:rPr>
          <w:t>Therefore™ Go</w:t>
        </w:r>
      </w:hyperlink>
    </w:p>
    <w:p w14:paraId="2E022B21" w14:textId="4E4F6B9E" w:rsidR="00B57DD0" w:rsidRPr="00D10C8C" w:rsidRDefault="00B57DD0" w:rsidP="00B57DD0">
      <w:r w:rsidRPr="00D10C8C">
        <w:t xml:space="preserve">Aunque este documento ha sido escrito para ser lo más preciso posible, es posible que ciertas comparaciones de funcionalidades no se mencionen. </w:t>
      </w:r>
    </w:p>
    <w:p w14:paraId="60EAD333" w14:textId="77777777" w:rsidR="00B57DD0" w:rsidRPr="00D10C8C" w:rsidRDefault="00B57DD0" w:rsidP="00CD5A00">
      <w:pPr>
        <w:pStyle w:val="Titulo3"/>
      </w:pPr>
      <w:bookmarkStart w:id="146" w:name="_Toc188990079"/>
      <w:bookmarkStart w:id="147" w:name="_Toc188990889"/>
      <w:r w:rsidRPr="00D10C8C">
        <w:lastRenderedPageBreak/>
        <w:t>Tabla de Comparaciones</w:t>
      </w:r>
      <w:bookmarkEnd w:id="146"/>
      <w:bookmarkEnd w:id="147"/>
    </w:p>
    <w:p w14:paraId="2BB525BE" w14:textId="77777777" w:rsidR="00B57DD0" w:rsidRPr="00D10C8C" w:rsidRDefault="00B57DD0" w:rsidP="00CD5A00">
      <w:pPr>
        <w:pStyle w:val="Titulo4"/>
      </w:pPr>
      <w:r w:rsidRPr="00D10C8C">
        <w:t>Funcionalidades de Gestión de Documentos</w:t>
      </w:r>
    </w:p>
    <w:tbl>
      <w:tblPr>
        <w:tblStyle w:val="Tabladecuadrcula5oscura-nfasis31"/>
        <w:tblW w:w="0" w:type="auto"/>
        <w:tblLook w:val="04A0" w:firstRow="1" w:lastRow="0" w:firstColumn="1" w:lastColumn="0" w:noHBand="0" w:noVBand="1"/>
      </w:tblPr>
      <w:tblGrid>
        <w:gridCol w:w="2629"/>
        <w:gridCol w:w="1982"/>
        <w:gridCol w:w="2167"/>
        <w:gridCol w:w="1419"/>
      </w:tblGrid>
      <w:tr w:rsidR="00B57DD0" w:rsidRPr="00D10C8C" w14:paraId="0963E390" w14:textId="77777777" w:rsidTr="00F824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75B82C" w14:textId="77777777" w:rsidR="00B57DD0" w:rsidRPr="00D10C8C" w:rsidRDefault="00B57DD0">
            <w:pPr>
              <w:jc w:val="center"/>
              <w:rPr>
                <w:lang w:val="es-ES"/>
              </w:rPr>
            </w:pPr>
            <w:r w:rsidRPr="00D10C8C">
              <w:rPr>
                <w:rStyle w:val="Textoennegrita"/>
                <w:lang w:val="es-ES"/>
              </w:rPr>
              <w:t>Función</w:t>
            </w:r>
          </w:p>
        </w:tc>
        <w:tc>
          <w:tcPr>
            <w:tcW w:w="0" w:type="auto"/>
            <w:hideMark/>
          </w:tcPr>
          <w:p w14:paraId="42275B22" w14:textId="77777777" w:rsidR="00B57DD0" w:rsidRPr="00D10C8C" w:rsidRDefault="00B57DD0">
            <w:pPr>
              <w:jc w:val="center"/>
              <w:cnfStyle w:val="100000000000" w:firstRow="1" w:lastRow="0" w:firstColumn="0" w:lastColumn="0" w:oddVBand="0" w:evenVBand="0" w:oddHBand="0" w:evenHBand="0" w:firstRowFirstColumn="0" w:firstRowLastColumn="0" w:lastRowFirstColumn="0" w:lastRowLastColumn="0"/>
              <w:rPr>
                <w:b w:val="0"/>
                <w:bCs w:val="0"/>
                <w:lang w:val="es-ES"/>
              </w:rPr>
            </w:pPr>
            <w:r w:rsidRPr="00D10C8C">
              <w:rPr>
                <w:rStyle w:val="Textoennegrita"/>
                <w:lang w:val="es-ES"/>
              </w:rPr>
              <w:t>Therefore™ Navigator</w:t>
            </w:r>
          </w:p>
        </w:tc>
        <w:tc>
          <w:tcPr>
            <w:tcW w:w="0" w:type="auto"/>
            <w:hideMark/>
          </w:tcPr>
          <w:p w14:paraId="7ADFF772" w14:textId="77777777" w:rsidR="00B57DD0" w:rsidRPr="00D10C8C" w:rsidRDefault="00B57DD0">
            <w:pPr>
              <w:jc w:val="center"/>
              <w:cnfStyle w:val="100000000000" w:firstRow="1" w:lastRow="0" w:firstColumn="0" w:lastColumn="0" w:oddVBand="0" w:evenVBand="0" w:oddHBand="0" w:evenHBand="0" w:firstRowFirstColumn="0" w:firstRowLastColumn="0" w:lastRowFirstColumn="0" w:lastRowLastColumn="0"/>
              <w:rPr>
                <w:b w:val="0"/>
                <w:bCs w:val="0"/>
                <w:lang w:val="es-ES"/>
              </w:rPr>
            </w:pPr>
            <w:r w:rsidRPr="00D10C8C">
              <w:rPr>
                <w:rStyle w:val="Textoennegrita"/>
                <w:lang w:val="es-ES"/>
              </w:rPr>
              <w:t>Therefore™ Web Access</w:t>
            </w:r>
          </w:p>
        </w:tc>
        <w:tc>
          <w:tcPr>
            <w:tcW w:w="0" w:type="auto"/>
            <w:hideMark/>
          </w:tcPr>
          <w:p w14:paraId="7D24D748" w14:textId="77777777" w:rsidR="00B57DD0" w:rsidRPr="00D10C8C" w:rsidRDefault="00B57DD0">
            <w:pPr>
              <w:jc w:val="center"/>
              <w:cnfStyle w:val="100000000000" w:firstRow="1" w:lastRow="0" w:firstColumn="0" w:lastColumn="0" w:oddVBand="0" w:evenVBand="0" w:oddHBand="0" w:evenHBand="0" w:firstRowFirstColumn="0" w:firstRowLastColumn="0" w:lastRowFirstColumn="0" w:lastRowLastColumn="0"/>
              <w:rPr>
                <w:b w:val="0"/>
                <w:bCs w:val="0"/>
                <w:lang w:val="es-ES"/>
              </w:rPr>
            </w:pPr>
            <w:r w:rsidRPr="00D10C8C">
              <w:rPr>
                <w:rStyle w:val="Textoennegrita"/>
                <w:lang w:val="es-ES"/>
              </w:rPr>
              <w:t>Therefore™ Go</w:t>
            </w:r>
          </w:p>
        </w:tc>
      </w:tr>
      <w:tr w:rsidR="00B57DD0" w:rsidRPr="00D10C8C" w14:paraId="68D96CCA" w14:textId="77777777" w:rsidTr="00F82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DCF45" w14:textId="77777777" w:rsidR="00B57DD0" w:rsidRPr="00D10C8C" w:rsidRDefault="00B57DD0" w:rsidP="00F82498">
            <w:pPr>
              <w:rPr>
                <w:rFonts w:eastAsiaTheme="minorHAnsi"/>
                <w:b w:val="0"/>
                <w:bCs w:val="0"/>
                <w:color w:val="auto"/>
                <w:lang w:val="es-ES"/>
              </w:rPr>
            </w:pPr>
            <w:r w:rsidRPr="00D10C8C">
              <w:rPr>
                <w:rFonts w:eastAsiaTheme="minorHAnsi"/>
                <w:b w:val="0"/>
                <w:bCs w:val="0"/>
                <w:color w:val="auto"/>
                <w:lang w:val="es-ES"/>
              </w:rPr>
              <w:t>Añadir archivos</w:t>
            </w:r>
          </w:p>
        </w:tc>
        <w:tc>
          <w:tcPr>
            <w:tcW w:w="0" w:type="auto"/>
            <w:hideMark/>
          </w:tcPr>
          <w:p w14:paraId="0AA5809B"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c>
          <w:tcPr>
            <w:tcW w:w="0" w:type="auto"/>
            <w:hideMark/>
          </w:tcPr>
          <w:p w14:paraId="0A437B6D"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c>
          <w:tcPr>
            <w:tcW w:w="0" w:type="auto"/>
            <w:hideMark/>
          </w:tcPr>
          <w:p w14:paraId="59E2B227"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r>
      <w:tr w:rsidR="00B57DD0" w:rsidRPr="00D10C8C" w14:paraId="61448FCA" w14:textId="77777777" w:rsidTr="00F82498">
        <w:tc>
          <w:tcPr>
            <w:cnfStyle w:val="001000000000" w:firstRow="0" w:lastRow="0" w:firstColumn="1" w:lastColumn="0" w:oddVBand="0" w:evenVBand="0" w:oddHBand="0" w:evenHBand="0" w:firstRowFirstColumn="0" w:firstRowLastColumn="0" w:lastRowFirstColumn="0" w:lastRowLastColumn="0"/>
            <w:tcW w:w="0" w:type="auto"/>
            <w:hideMark/>
          </w:tcPr>
          <w:p w14:paraId="782F6D6D" w14:textId="77777777" w:rsidR="00B57DD0" w:rsidRPr="00D10C8C" w:rsidRDefault="00B57DD0">
            <w:proofErr w:type="spellStart"/>
            <w:r w:rsidRPr="00D10C8C">
              <w:t>Anotar</w:t>
            </w:r>
            <w:proofErr w:type="spellEnd"/>
            <w:r w:rsidRPr="00D10C8C">
              <w:t xml:space="preserve"> documentos TIFF</w:t>
            </w:r>
          </w:p>
        </w:tc>
        <w:tc>
          <w:tcPr>
            <w:tcW w:w="0" w:type="auto"/>
            <w:hideMark/>
          </w:tcPr>
          <w:p w14:paraId="4E85EBF4"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proofErr w:type="spellStart"/>
            <w:r w:rsidRPr="00D10C8C">
              <w:t>Sí</w:t>
            </w:r>
            <w:proofErr w:type="spellEnd"/>
          </w:p>
        </w:tc>
        <w:tc>
          <w:tcPr>
            <w:tcW w:w="0" w:type="auto"/>
            <w:hideMark/>
          </w:tcPr>
          <w:p w14:paraId="02B9C523"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No*</w:t>
            </w:r>
          </w:p>
        </w:tc>
        <w:tc>
          <w:tcPr>
            <w:tcW w:w="0" w:type="auto"/>
            <w:hideMark/>
          </w:tcPr>
          <w:p w14:paraId="2BCC8CDC"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No</w:t>
            </w:r>
          </w:p>
        </w:tc>
      </w:tr>
      <w:tr w:rsidR="00B57DD0" w:rsidRPr="00D10C8C" w14:paraId="4A2FC23D" w14:textId="77777777" w:rsidTr="00F82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4D2E3F" w14:textId="77777777" w:rsidR="00B57DD0" w:rsidRPr="00D10C8C" w:rsidRDefault="00B57DD0">
            <w:proofErr w:type="spellStart"/>
            <w:r w:rsidRPr="00D10C8C">
              <w:t>Anotar</w:t>
            </w:r>
            <w:proofErr w:type="spellEnd"/>
            <w:r w:rsidRPr="00D10C8C">
              <w:t xml:space="preserve"> documentos PDF</w:t>
            </w:r>
          </w:p>
        </w:tc>
        <w:tc>
          <w:tcPr>
            <w:tcW w:w="0" w:type="auto"/>
            <w:hideMark/>
          </w:tcPr>
          <w:p w14:paraId="11F3F604"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c>
          <w:tcPr>
            <w:tcW w:w="0" w:type="auto"/>
            <w:hideMark/>
          </w:tcPr>
          <w:p w14:paraId="5731A3BC"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No</w:t>
            </w:r>
          </w:p>
        </w:tc>
        <w:tc>
          <w:tcPr>
            <w:tcW w:w="0" w:type="auto"/>
            <w:hideMark/>
          </w:tcPr>
          <w:p w14:paraId="26634A8D"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r>
      <w:tr w:rsidR="00B57DD0" w:rsidRPr="00D10C8C" w14:paraId="43E78C0E" w14:textId="77777777" w:rsidTr="00F82498">
        <w:tc>
          <w:tcPr>
            <w:cnfStyle w:val="001000000000" w:firstRow="0" w:lastRow="0" w:firstColumn="1" w:lastColumn="0" w:oddVBand="0" w:evenVBand="0" w:oddHBand="0" w:evenHBand="0" w:firstRowFirstColumn="0" w:firstRowLastColumn="0" w:lastRowFirstColumn="0" w:lastRowLastColumn="0"/>
            <w:tcW w:w="0" w:type="auto"/>
            <w:hideMark/>
          </w:tcPr>
          <w:p w14:paraId="253B6EC9" w14:textId="77777777" w:rsidR="00B57DD0" w:rsidRPr="00D10C8C" w:rsidRDefault="00B57DD0">
            <w:proofErr w:type="spellStart"/>
            <w:r w:rsidRPr="00D10C8C">
              <w:t>Eliminar</w:t>
            </w:r>
            <w:proofErr w:type="spellEnd"/>
            <w:r w:rsidRPr="00D10C8C">
              <w:t xml:space="preserve"> documentos</w:t>
            </w:r>
          </w:p>
        </w:tc>
        <w:tc>
          <w:tcPr>
            <w:tcW w:w="0" w:type="auto"/>
            <w:hideMark/>
          </w:tcPr>
          <w:p w14:paraId="7415D993"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proofErr w:type="spellStart"/>
            <w:r w:rsidRPr="00D10C8C">
              <w:t>Sí</w:t>
            </w:r>
            <w:proofErr w:type="spellEnd"/>
          </w:p>
        </w:tc>
        <w:tc>
          <w:tcPr>
            <w:tcW w:w="0" w:type="auto"/>
            <w:hideMark/>
          </w:tcPr>
          <w:p w14:paraId="0548E454"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proofErr w:type="spellStart"/>
            <w:r w:rsidRPr="00D10C8C">
              <w:t>Sí</w:t>
            </w:r>
            <w:proofErr w:type="spellEnd"/>
          </w:p>
        </w:tc>
        <w:tc>
          <w:tcPr>
            <w:tcW w:w="0" w:type="auto"/>
            <w:hideMark/>
          </w:tcPr>
          <w:p w14:paraId="586C0ACF"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No</w:t>
            </w:r>
          </w:p>
        </w:tc>
      </w:tr>
      <w:tr w:rsidR="00B57DD0" w:rsidRPr="00D10C8C" w14:paraId="0EF62E83" w14:textId="77777777" w:rsidTr="00F82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4BB4C" w14:textId="77777777" w:rsidR="00B57DD0" w:rsidRPr="00D10C8C" w:rsidRDefault="00B57DD0">
            <w:proofErr w:type="spellStart"/>
            <w:r w:rsidRPr="00D10C8C">
              <w:t>Descargar</w:t>
            </w:r>
            <w:proofErr w:type="spellEnd"/>
            <w:r w:rsidRPr="00D10C8C">
              <w:t xml:space="preserve"> documentos</w:t>
            </w:r>
          </w:p>
        </w:tc>
        <w:tc>
          <w:tcPr>
            <w:tcW w:w="0" w:type="auto"/>
            <w:hideMark/>
          </w:tcPr>
          <w:p w14:paraId="5BC20DA7"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c>
          <w:tcPr>
            <w:tcW w:w="0" w:type="auto"/>
            <w:hideMark/>
          </w:tcPr>
          <w:p w14:paraId="3E929E9A"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c>
          <w:tcPr>
            <w:tcW w:w="0" w:type="auto"/>
            <w:hideMark/>
          </w:tcPr>
          <w:p w14:paraId="19DB591B"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r w:rsidRPr="00D10C8C">
              <w:t>**</w:t>
            </w:r>
          </w:p>
        </w:tc>
      </w:tr>
      <w:tr w:rsidR="00B57DD0" w:rsidRPr="00D10C8C" w14:paraId="3C7FD1D7" w14:textId="77777777" w:rsidTr="00F82498">
        <w:tc>
          <w:tcPr>
            <w:cnfStyle w:val="001000000000" w:firstRow="0" w:lastRow="0" w:firstColumn="1" w:lastColumn="0" w:oddVBand="0" w:evenVBand="0" w:oddHBand="0" w:evenHBand="0" w:firstRowFirstColumn="0" w:firstRowLastColumn="0" w:lastRowFirstColumn="0" w:lastRowLastColumn="0"/>
            <w:tcW w:w="0" w:type="auto"/>
            <w:hideMark/>
          </w:tcPr>
          <w:p w14:paraId="156318EE" w14:textId="77777777" w:rsidR="00B57DD0" w:rsidRPr="00D10C8C" w:rsidRDefault="00B57DD0">
            <w:proofErr w:type="spellStart"/>
            <w:r w:rsidRPr="00D10C8C">
              <w:t>Editar</w:t>
            </w:r>
            <w:proofErr w:type="spellEnd"/>
            <w:r w:rsidRPr="00D10C8C">
              <w:t xml:space="preserve"> documentos en Office</w:t>
            </w:r>
          </w:p>
        </w:tc>
        <w:tc>
          <w:tcPr>
            <w:tcW w:w="0" w:type="auto"/>
            <w:hideMark/>
          </w:tcPr>
          <w:p w14:paraId="15C024ED"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proofErr w:type="spellStart"/>
            <w:r w:rsidRPr="00D10C8C">
              <w:t>Sí</w:t>
            </w:r>
            <w:proofErr w:type="spellEnd"/>
          </w:p>
        </w:tc>
        <w:tc>
          <w:tcPr>
            <w:tcW w:w="0" w:type="auto"/>
            <w:hideMark/>
          </w:tcPr>
          <w:p w14:paraId="07554FFF"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proofErr w:type="spellStart"/>
            <w:r w:rsidRPr="00D10C8C">
              <w:t>Sí</w:t>
            </w:r>
            <w:proofErr w:type="spellEnd"/>
            <w:r w:rsidRPr="00D10C8C">
              <w:t>***</w:t>
            </w:r>
          </w:p>
        </w:tc>
        <w:tc>
          <w:tcPr>
            <w:tcW w:w="0" w:type="auto"/>
            <w:hideMark/>
          </w:tcPr>
          <w:p w14:paraId="6EEAB071"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No</w:t>
            </w:r>
          </w:p>
        </w:tc>
      </w:tr>
      <w:tr w:rsidR="00B57DD0" w:rsidRPr="00D10C8C" w14:paraId="676177CC" w14:textId="77777777" w:rsidTr="00F82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A20970" w14:textId="77777777" w:rsidR="00B57DD0" w:rsidRPr="00D10C8C" w:rsidRDefault="00B57DD0">
            <w:r w:rsidRPr="00D10C8C">
              <w:t xml:space="preserve">Ver documentos </w:t>
            </w:r>
            <w:proofErr w:type="spellStart"/>
            <w:r w:rsidRPr="00D10C8C">
              <w:t>vinculados</w:t>
            </w:r>
            <w:proofErr w:type="spellEnd"/>
          </w:p>
        </w:tc>
        <w:tc>
          <w:tcPr>
            <w:tcW w:w="0" w:type="auto"/>
            <w:hideMark/>
          </w:tcPr>
          <w:p w14:paraId="7950C97A"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c>
          <w:tcPr>
            <w:tcW w:w="0" w:type="auto"/>
            <w:hideMark/>
          </w:tcPr>
          <w:p w14:paraId="2B4E4B93"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c>
          <w:tcPr>
            <w:tcW w:w="0" w:type="auto"/>
            <w:hideMark/>
          </w:tcPr>
          <w:p w14:paraId="75B622C9"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r>
      <w:tr w:rsidR="00B57DD0" w:rsidRPr="00D10C8C" w14:paraId="25C6138E" w14:textId="77777777" w:rsidTr="00F82498">
        <w:tc>
          <w:tcPr>
            <w:cnfStyle w:val="001000000000" w:firstRow="0" w:lastRow="0" w:firstColumn="1" w:lastColumn="0" w:oddVBand="0" w:evenVBand="0" w:oddHBand="0" w:evenHBand="0" w:firstRowFirstColumn="0" w:firstRowLastColumn="0" w:lastRowFirstColumn="0" w:lastRowLastColumn="0"/>
            <w:tcW w:w="0" w:type="auto"/>
            <w:hideMark/>
          </w:tcPr>
          <w:p w14:paraId="213DB3D7" w14:textId="77777777" w:rsidR="00B57DD0" w:rsidRPr="00D10C8C" w:rsidRDefault="00B57DD0">
            <w:proofErr w:type="spellStart"/>
            <w:r w:rsidRPr="00D10C8C">
              <w:t>Vinculación</w:t>
            </w:r>
            <w:proofErr w:type="spellEnd"/>
            <w:r w:rsidRPr="00D10C8C">
              <w:t xml:space="preserve"> </w:t>
            </w:r>
            <w:proofErr w:type="spellStart"/>
            <w:r w:rsidRPr="00D10C8C">
              <w:t>automática</w:t>
            </w:r>
            <w:proofErr w:type="spellEnd"/>
          </w:p>
        </w:tc>
        <w:tc>
          <w:tcPr>
            <w:tcW w:w="0" w:type="auto"/>
            <w:hideMark/>
          </w:tcPr>
          <w:p w14:paraId="5728F3B4"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proofErr w:type="spellStart"/>
            <w:r w:rsidRPr="00D10C8C">
              <w:t>Sí</w:t>
            </w:r>
            <w:proofErr w:type="spellEnd"/>
          </w:p>
        </w:tc>
        <w:tc>
          <w:tcPr>
            <w:tcW w:w="0" w:type="auto"/>
            <w:hideMark/>
          </w:tcPr>
          <w:p w14:paraId="591A2DDC"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proofErr w:type="spellStart"/>
            <w:r w:rsidRPr="00D10C8C">
              <w:t>Sí</w:t>
            </w:r>
            <w:proofErr w:type="spellEnd"/>
          </w:p>
        </w:tc>
        <w:tc>
          <w:tcPr>
            <w:tcW w:w="0" w:type="auto"/>
            <w:hideMark/>
          </w:tcPr>
          <w:p w14:paraId="5C5E3938"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No</w:t>
            </w:r>
          </w:p>
        </w:tc>
      </w:tr>
      <w:tr w:rsidR="00B57DD0" w:rsidRPr="00D10C8C" w14:paraId="19B7832D" w14:textId="77777777" w:rsidTr="00F82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8EBE1" w14:textId="77777777" w:rsidR="00B57DD0" w:rsidRPr="00D10C8C" w:rsidRDefault="00B57DD0">
            <w:proofErr w:type="spellStart"/>
            <w:r w:rsidRPr="00D10C8C">
              <w:t>Vinculación</w:t>
            </w:r>
            <w:proofErr w:type="spellEnd"/>
            <w:r w:rsidRPr="00D10C8C">
              <w:t xml:space="preserve"> manual</w:t>
            </w:r>
          </w:p>
        </w:tc>
        <w:tc>
          <w:tcPr>
            <w:tcW w:w="0" w:type="auto"/>
            <w:hideMark/>
          </w:tcPr>
          <w:p w14:paraId="14ADE08C"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c>
          <w:tcPr>
            <w:tcW w:w="0" w:type="auto"/>
            <w:hideMark/>
          </w:tcPr>
          <w:p w14:paraId="6D8C0B1C"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c>
          <w:tcPr>
            <w:tcW w:w="0" w:type="auto"/>
            <w:hideMark/>
          </w:tcPr>
          <w:p w14:paraId="3093307A"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No</w:t>
            </w:r>
          </w:p>
        </w:tc>
      </w:tr>
      <w:tr w:rsidR="00B57DD0" w:rsidRPr="00D10C8C" w14:paraId="2C9E1BAD" w14:textId="77777777" w:rsidTr="00F82498">
        <w:tc>
          <w:tcPr>
            <w:cnfStyle w:val="001000000000" w:firstRow="0" w:lastRow="0" w:firstColumn="1" w:lastColumn="0" w:oddVBand="0" w:evenVBand="0" w:oddHBand="0" w:evenHBand="0" w:firstRowFirstColumn="0" w:firstRowLastColumn="0" w:lastRowFirstColumn="0" w:lastRowLastColumn="0"/>
            <w:tcW w:w="0" w:type="auto"/>
            <w:hideMark/>
          </w:tcPr>
          <w:p w14:paraId="30301A6F" w14:textId="77777777" w:rsidR="00B57DD0" w:rsidRPr="00D10C8C" w:rsidRDefault="00B57DD0">
            <w:proofErr w:type="spellStart"/>
            <w:r w:rsidRPr="00D10C8C">
              <w:t>Guardar</w:t>
            </w:r>
            <w:proofErr w:type="spellEnd"/>
            <w:r w:rsidRPr="00D10C8C">
              <w:t xml:space="preserve"> documentos</w:t>
            </w:r>
          </w:p>
        </w:tc>
        <w:tc>
          <w:tcPr>
            <w:tcW w:w="0" w:type="auto"/>
            <w:hideMark/>
          </w:tcPr>
          <w:p w14:paraId="4072D9EF"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proofErr w:type="spellStart"/>
            <w:r w:rsidRPr="00D10C8C">
              <w:t>Sí</w:t>
            </w:r>
            <w:proofErr w:type="spellEnd"/>
          </w:p>
        </w:tc>
        <w:tc>
          <w:tcPr>
            <w:tcW w:w="0" w:type="auto"/>
            <w:hideMark/>
          </w:tcPr>
          <w:p w14:paraId="111F75DA"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proofErr w:type="spellStart"/>
            <w:r w:rsidRPr="00D10C8C">
              <w:t>Sí</w:t>
            </w:r>
            <w:proofErr w:type="spellEnd"/>
          </w:p>
        </w:tc>
        <w:tc>
          <w:tcPr>
            <w:tcW w:w="0" w:type="auto"/>
            <w:hideMark/>
          </w:tcPr>
          <w:p w14:paraId="7EF8DF5E"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proofErr w:type="spellStart"/>
            <w:r w:rsidRPr="00D10C8C">
              <w:t>Sí</w:t>
            </w:r>
            <w:proofErr w:type="spellEnd"/>
          </w:p>
        </w:tc>
      </w:tr>
      <w:tr w:rsidR="00B57DD0" w:rsidRPr="00D10C8C" w14:paraId="2D274E2A" w14:textId="77777777" w:rsidTr="00F82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987F82" w14:textId="77777777" w:rsidR="00B57DD0" w:rsidRPr="00D10C8C" w:rsidRDefault="00B57DD0">
            <w:proofErr w:type="spellStart"/>
            <w:r w:rsidRPr="00D10C8C">
              <w:t>Imprimir</w:t>
            </w:r>
            <w:proofErr w:type="spellEnd"/>
            <w:r w:rsidRPr="00D10C8C">
              <w:t xml:space="preserve"> documentos</w:t>
            </w:r>
          </w:p>
        </w:tc>
        <w:tc>
          <w:tcPr>
            <w:tcW w:w="0" w:type="auto"/>
            <w:hideMark/>
          </w:tcPr>
          <w:p w14:paraId="1D6078E4"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c>
          <w:tcPr>
            <w:tcW w:w="0" w:type="auto"/>
            <w:hideMark/>
          </w:tcPr>
          <w:p w14:paraId="190A946E"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r w:rsidRPr="00D10C8C">
              <w:t>****</w:t>
            </w:r>
          </w:p>
        </w:tc>
        <w:tc>
          <w:tcPr>
            <w:tcW w:w="0" w:type="auto"/>
            <w:hideMark/>
          </w:tcPr>
          <w:p w14:paraId="45ECEC05"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No</w:t>
            </w:r>
          </w:p>
        </w:tc>
      </w:tr>
      <w:tr w:rsidR="00B57DD0" w:rsidRPr="00D10C8C" w14:paraId="25EB7EE5" w14:textId="77777777" w:rsidTr="00F82498">
        <w:tc>
          <w:tcPr>
            <w:cnfStyle w:val="001000000000" w:firstRow="0" w:lastRow="0" w:firstColumn="1" w:lastColumn="0" w:oddVBand="0" w:evenVBand="0" w:oddHBand="0" w:evenHBand="0" w:firstRowFirstColumn="0" w:firstRowLastColumn="0" w:lastRowFirstColumn="0" w:lastRowLastColumn="0"/>
            <w:tcW w:w="0" w:type="auto"/>
            <w:hideMark/>
          </w:tcPr>
          <w:p w14:paraId="57EE6CA2" w14:textId="77777777" w:rsidR="00B57DD0" w:rsidRPr="00D10C8C" w:rsidRDefault="00B57DD0">
            <w:proofErr w:type="spellStart"/>
            <w:r w:rsidRPr="00D10C8C">
              <w:t>Compartir</w:t>
            </w:r>
            <w:proofErr w:type="spellEnd"/>
            <w:r w:rsidRPr="00D10C8C">
              <w:t xml:space="preserve"> documentos</w:t>
            </w:r>
          </w:p>
        </w:tc>
        <w:tc>
          <w:tcPr>
            <w:tcW w:w="0" w:type="auto"/>
            <w:hideMark/>
          </w:tcPr>
          <w:p w14:paraId="70CA78B6"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proofErr w:type="spellStart"/>
            <w:r w:rsidRPr="00D10C8C">
              <w:t>Sí</w:t>
            </w:r>
            <w:proofErr w:type="spellEnd"/>
          </w:p>
        </w:tc>
        <w:tc>
          <w:tcPr>
            <w:tcW w:w="0" w:type="auto"/>
            <w:hideMark/>
          </w:tcPr>
          <w:p w14:paraId="2285D39B"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proofErr w:type="spellStart"/>
            <w:r w:rsidRPr="00D10C8C">
              <w:t>Sí</w:t>
            </w:r>
            <w:proofErr w:type="spellEnd"/>
          </w:p>
        </w:tc>
        <w:tc>
          <w:tcPr>
            <w:tcW w:w="0" w:type="auto"/>
            <w:hideMark/>
          </w:tcPr>
          <w:p w14:paraId="0313B3F5"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proofErr w:type="spellStart"/>
            <w:r w:rsidRPr="00D10C8C">
              <w:t>Sí</w:t>
            </w:r>
            <w:proofErr w:type="spellEnd"/>
            <w:r w:rsidRPr="00D10C8C">
              <w:t>*****</w:t>
            </w:r>
          </w:p>
        </w:tc>
      </w:tr>
    </w:tbl>
    <w:p w14:paraId="566FD635" w14:textId="77777777" w:rsidR="00B57DD0" w:rsidRPr="00D10C8C" w:rsidRDefault="00B57DD0" w:rsidP="00CD5A00">
      <w:r w:rsidRPr="00D10C8C">
        <w:rPr>
          <w:rStyle w:val="Textoennegrita"/>
        </w:rPr>
        <w:t>Notas:</w:t>
      </w:r>
    </w:p>
    <w:p w14:paraId="1B7996E2" w14:textId="77777777" w:rsidR="00B57DD0" w:rsidRPr="00D10C8C" w:rsidRDefault="00B57DD0" w:rsidP="00CD5A00">
      <w:pPr>
        <w:pStyle w:val="Listas"/>
      </w:pPr>
      <w:r w:rsidRPr="00D10C8C">
        <w:t>*El soporte para el visor de imágenes ActiveX fue descontinuado.</w:t>
      </w:r>
    </w:p>
    <w:p w14:paraId="229E1799" w14:textId="77777777" w:rsidR="00B57DD0" w:rsidRPr="00D10C8C" w:rsidRDefault="00B57DD0" w:rsidP="00CD5A00">
      <w:pPr>
        <w:pStyle w:val="Listas"/>
      </w:pPr>
      <w:r w:rsidRPr="00D10C8C">
        <w:t>**Exportando una versión PDF del documento completo a una aplicación de terceros.</w:t>
      </w:r>
    </w:p>
    <w:p w14:paraId="25FC049A" w14:textId="77777777" w:rsidR="00B57DD0" w:rsidRPr="00D10C8C" w:rsidRDefault="00B57DD0" w:rsidP="00CD5A00">
      <w:pPr>
        <w:pStyle w:val="Listas"/>
      </w:pPr>
      <w:r w:rsidRPr="00D10C8C">
        <w:t>***La edición de documentos se realiza a través de Microsoft OneDrive.</w:t>
      </w:r>
    </w:p>
    <w:p w14:paraId="50494E61" w14:textId="77777777" w:rsidR="00B57DD0" w:rsidRPr="00D10C8C" w:rsidRDefault="00B57DD0" w:rsidP="00CD5A00">
      <w:pPr>
        <w:pStyle w:val="Listas"/>
      </w:pPr>
      <w:r w:rsidRPr="00D10C8C">
        <w:t>****La impresión de encabezados/pie de página/marca de agua no está soportada.</w:t>
      </w:r>
    </w:p>
    <w:p w14:paraId="2750AF30" w14:textId="77777777" w:rsidR="00B57DD0" w:rsidRPr="00D10C8C" w:rsidRDefault="00B57DD0" w:rsidP="00CD5A00">
      <w:pPr>
        <w:pStyle w:val="Listas"/>
      </w:pPr>
      <w:r w:rsidRPr="00D10C8C">
        <w:t>*****Exportando una versión PDF del documento completo a una aplicación de terceros.</w:t>
      </w:r>
    </w:p>
    <w:p w14:paraId="3D0EA09B" w14:textId="77777777" w:rsidR="00FB78D2" w:rsidRDefault="00FB78D2">
      <w:pPr>
        <w:spacing w:after="160" w:line="259" w:lineRule="auto"/>
        <w:jc w:val="left"/>
        <w:rPr>
          <w:rFonts w:eastAsiaTheme="majorEastAsia" w:cstheme="majorBidi"/>
          <w:b/>
          <w:color w:val="7F7F7F" w:themeColor="text1" w:themeTint="80"/>
          <w:sz w:val="18"/>
          <w:szCs w:val="26"/>
        </w:rPr>
      </w:pPr>
      <w:r>
        <w:br w:type="page"/>
      </w:r>
    </w:p>
    <w:p w14:paraId="5D5D9702" w14:textId="76FC0311" w:rsidR="00B57DD0" w:rsidRPr="00D10C8C" w:rsidRDefault="00B57DD0" w:rsidP="00CD5A00">
      <w:pPr>
        <w:pStyle w:val="Titulo4"/>
      </w:pPr>
      <w:r w:rsidRPr="00D10C8C">
        <w:lastRenderedPageBreak/>
        <w:t>Funcionalidades de Búsqueda</w:t>
      </w:r>
    </w:p>
    <w:tbl>
      <w:tblPr>
        <w:tblStyle w:val="Tabladecuadrcula5oscura-nfasis31"/>
        <w:tblW w:w="0" w:type="auto"/>
        <w:tblLook w:val="04A0" w:firstRow="1" w:lastRow="0" w:firstColumn="1" w:lastColumn="0" w:noHBand="0" w:noVBand="1"/>
      </w:tblPr>
      <w:tblGrid>
        <w:gridCol w:w="3539"/>
        <w:gridCol w:w="1985"/>
        <w:gridCol w:w="1531"/>
        <w:gridCol w:w="1419"/>
      </w:tblGrid>
      <w:tr w:rsidR="00B57DD0" w:rsidRPr="00D10C8C" w14:paraId="39C926AF" w14:textId="77777777" w:rsidTr="00F824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6A770802" w14:textId="77777777" w:rsidR="00B57DD0" w:rsidRPr="00D10C8C" w:rsidRDefault="00B57DD0">
            <w:pPr>
              <w:rPr>
                <w:color w:val="auto"/>
                <w:lang w:val="es-ES"/>
              </w:rPr>
            </w:pPr>
            <w:r w:rsidRPr="00D10C8C">
              <w:rPr>
                <w:rStyle w:val="Textoennegrita"/>
                <w:color w:val="auto"/>
                <w:lang w:val="es-ES"/>
              </w:rPr>
              <w:t>Función</w:t>
            </w:r>
          </w:p>
        </w:tc>
        <w:tc>
          <w:tcPr>
            <w:tcW w:w="1985" w:type="dxa"/>
            <w:hideMark/>
          </w:tcPr>
          <w:p w14:paraId="737B1E39" w14:textId="77777777" w:rsidR="00B57DD0" w:rsidRPr="00D10C8C" w:rsidRDefault="00B57DD0">
            <w:pPr>
              <w:cnfStyle w:val="100000000000" w:firstRow="1" w:lastRow="0" w:firstColumn="0" w:lastColumn="0" w:oddVBand="0" w:evenVBand="0" w:oddHBand="0" w:evenHBand="0" w:firstRowFirstColumn="0" w:firstRowLastColumn="0" w:lastRowFirstColumn="0" w:lastRowLastColumn="0"/>
            </w:pPr>
            <w:r w:rsidRPr="00D10C8C">
              <w:rPr>
                <w:rStyle w:val="Textoennegrita"/>
              </w:rPr>
              <w:t>Therefore™ Navigator</w:t>
            </w:r>
          </w:p>
        </w:tc>
        <w:tc>
          <w:tcPr>
            <w:tcW w:w="1531" w:type="dxa"/>
            <w:hideMark/>
          </w:tcPr>
          <w:p w14:paraId="55436751" w14:textId="77777777" w:rsidR="00B57DD0" w:rsidRPr="00D10C8C" w:rsidRDefault="00B57DD0">
            <w:pPr>
              <w:cnfStyle w:val="100000000000" w:firstRow="1" w:lastRow="0" w:firstColumn="0" w:lastColumn="0" w:oddVBand="0" w:evenVBand="0" w:oddHBand="0" w:evenHBand="0" w:firstRowFirstColumn="0" w:firstRowLastColumn="0" w:lastRowFirstColumn="0" w:lastRowLastColumn="0"/>
            </w:pPr>
            <w:r w:rsidRPr="00D10C8C">
              <w:rPr>
                <w:rStyle w:val="Textoennegrita"/>
              </w:rPr>
              <w:t>Therefore™ Web Access</w:t>
            </w:r>
          </w:p>
        </w:tc>
        <w:tc>
          <w:tcPr>
            <w:tcW w:w="0" w:type="auto"/>
            <w:hideMark/>
          </w:tcPr>
          <w:p w14:paraId="15DF7CF3" w14:textId="77777777" w:rsidR="00B57DD0" w:rsidRPr="00D10C8C" w:rsidRDefault="00B57DD0">
            <w:pPr>
              <w:cnfStyle w:val="100000000000" w:firstRow="1" w:lastRow="0" w:firstColumn="0" w:lastColumn="0" w:oddVBand="0" w:evenVBand="0" w:oddHBand="0" w:evenHBand="0" w:firstRowFirstColumn="0" w:firstRowLastColumn="0" w:lastRowFirstColumn="0" w:lastRowLastColumn="0"/>
            </w:pPr>
            <w:r w:rsidRPr="00D10C8C">
              <w:rPr>
                <w:rStyle w:val="Textoennegrita"/>
              </w:rPr>
              <w:t>Therefore™ Go</w:t>
            </w:r>
          </w:p>
        </w:tc>
      </w:tr>
      <w:tr w:rsidR="00B57DD0" w:rsidRPr="00D10C8C" w14:paraId="61118163" w14:textId="77777777" w:rsidTr="00F82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74DDC816" w14:textId="77777777" w:rsidR="00B57DD0" w:rsidRPr="007B7D05" w:rsidRDefault="00B57DD0">
            <w:pPr>
              <w:rPr>
                <w:lang w:val="es-ES"/>
              </w:rPr>
            </w:pPr>
            <w:r w:rsidRPr="007B7D05">
              <w:rPr>
                <w:lang w:val="es-ES"/>
              </w:rPr>
              <w:t>Buscar por datos de índice</w:t>
            </w:r>
          </w:p>
        </w:tc>
        <w:tc>
          <w:tcPr>
            <w:tcW w:w="1985" w:type="dxa"/>
            <w:hideMark/>
          </w:tcPr>
          <w:p w14:paraId="7B51DCE3"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c>
          <w:tcPr>
            <w:tcW w:w="1531" w:type="dxa"/>
            <w:hideMark/>
          </w:tcPr>
          <w:p w14:paraId="0E93FC0F"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c>
          <w:tcPr>
            <w:tcW w:w="0" w:type="auto"/>
            <w:hideMark/>
          </w:tcPr>
          <w:p w14:paraId="5E398E35"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r>
      <w:tr w:rsidR="00B57DD0" w:rsidRPr="00D10C8C" w14:paraId="783DFCC4" w14:textId="77777777" w:rsidTr="00F82498">
        <w:tc>
          <w:tcPr>
            <w:cnfStyle w:val="001000000000" w:firstRow="0" w:lastRow="0" w:firstColumn="1" w:lastColumn="0" w:oddVBand="0" w:evenVBand="0" w:oddHBand="0" w:evenHBand="0" w:firstRowFirstColumn="0" w:firstRowLastColumn="0" w:lastRowFirstColumn="0" w:lastRowLastColumn="0"/>
            <w:tcW w:w="3539" w:type="dxa"/>
            <w:hideMark/>
          </w:tcPr>
          <w:p w14:paraId="779D8FA6" w14:textId="77777777" w:rsidR="00B57DD0" w:rsidRPr="00D10C8C" w:rsidRDefault="00B57DD0">
            <w:proofErr w:type="spellStart"/>
            <w:r w:rsidRPr="00D10C8C">
              <w:t>Búsqueda</w:t>
            </w:r>
            <w:proofErr w:type="spellEnd"/>
            <w:r w:rsidRPr="00D10C8C">
              <w:t xml:space="preserve"> de </w:t>
            </w:r>
            <w:proofErr w:type="spellStart"/>
            <w:r w:rsidRPr="00D10C8C">
              <w:t>texto</w:t>
            </w:r>
            <w:proofErr w:type="spellEnd"/>
            <w:r w:rsidRPr="00D10C8C">
              <w:t xml:space="preserve"> </w:t>
            </w:r>
            <w:proofErr w:type="spellStart"/>
            <w:r w:rsidRPr="00D10C8C">
              <w:t>completo</w:t>
            </w:r>
            <w:proofErr w:type="spellEnd"/>
          </w:p>
        </w:tc>
        <w:tc>
          <w:tcPr>
            <w:tcW w:w="1985" w:type="dxa"/>
            <w:hideMark/>
          </w:tcPr>
          <w:p w14:paraId="729CC797"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proofErr w:type="spellStart"/>
            <w:r w:rsidRPr="00D10C8C">
              <w:t>Sí</w:t>
            </w:r>
            <w:proofErr w:type="spellEnd"/>
          </w:p>
        </w:tc>
        <w:tc>
          <w:tcPr>
            <w:tcW w:w="1531" w:type="dxa"/>
            <w:hideMark/>
          </w:tcPr>
          <w:p w14:paraId="03A1E877"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proofErr w:type="spellStart"/>
            <w:r w:rsidRPr="00D10C8C">
              <w:t>Sí</w:t>
            </w:r>
            <w:proofErr w:type="spellEnd"/>
          </w:p>
        </w:tc>
        <w:tc>
          <w:tcPr>
            <w:tcW w:w="0" w:type="auto"/>
            <w:hideMark/>
          </w:tcPr>
          <w:p w14:paraId="755FD367"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proofErr w:type="spellStart"/>
            <w:r w:rsidRPr="00D10C8C">
              <w:t>Sí</w:t>
            </w:r>
            <w:proofErr w:type="spellEnd"/>
          </w:p>
        </w:tc>
      </w:tr>
      <w:tr w:rsidR="00B57DD0" w:rsidRPr="00D10C8C" w14:paraId="738CC82E" w14:textId="77777777" w:rsidTr="00F82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7D16F033" w14:textId="77777777" w:rsidR="00B57DD0" w:rsidRPr="007B7D05" w:rsidRDefault="00B57DD0">
            <w:pPr>
              <w:rPr>
                <w:lang w:val="es-ES"/>
              </w:rPr>
            </w:pPr>
            <w:r w:rsidRPr="007B7D05">
              <w:rPr>
                <w:lang w:val="es-ES"/>
              </w:rPr>
              <w:t>Encontrar y reclamar tareas de flujo</w:t>
            </w:r>
          </w:p>
        </w:tc>
        <w:tc>
          <w:tcPr>
            <w:tcW w:w="1985" w:type="dxa"/>
            <w:hideMark/>
          </w:tcPr>
          <w:p w14:paraId="7409BE40"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c>
          <w:tcPr>
            <w:tcW w:w="1531" w:type="dxa"/>
            <w:hideMark/>
          </w:tcPr>
          <w:p w14:paraId="34D4827B"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c>
          <w:tcPr>
            <w:tcW w:w="0" w:type="auto"/>
            <w:hideMark/>
          </w:tcPr>
          <w:p w14:paraId="579E6B72"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r>
      <w:tr w:rsidR="00B57DD0" w:rsidRPr="00D10C8C" w14:paraId="789431D9" w14:textId="77777777" w:rsidTr="00F82498">
        <w:tc>
          <w:tcPr>
            <w:cnfStyle w:val="001000000000" w:firstRow="0" w:lastRow="0" w:firstColumn="1" w:lastColumn="0" w:oddVBand="0" w:evenVBand="0" w:oddHBand="0" w:evenHBand="0" w:firstRowFirstColumn="0" w:firstRowLastColumn="0" w:lastRowFirstColumn="0" w:lastRowLastColumn="0"/>
            <w:tcW w:w="3539" w:type="dxa"/>
            <w:hideMark/>
          </w:tcPr>
          <w:p w14:paraId="7AE88FC2" w14:textId="77777777" w:rsidR="00B57DD0" w:rsidRPr="00D10C8C" w:rsidRDefault="00B57DD0">
            <w:proofErr w:type="spellStart"/>
            <w:r w:rsidRPr="00D10C8C">
              <w:t>Búsqueda</w:t>
            </w:r>
            <w:proofErr w:type="spellEnd"/>
            <w:r w:rsidRPr="00D10C8C">
              <w:t xml:space="preserve"> </w:t>
            </w:r>
            <w:proofErr w:type="spellStart"/>
            <w:r w:rsidRPr="00D10C8C">
              <w:t>combinada</w:t>
            </w:r>
            <w:proofErr w:type="spellEnd"/>
            <w:r w:rsidRPr="00D10C8C">
              <w:t xml:space="preserve"> (</w:t>
            </w:r>
            <w:proofErr w:type="spellStart"/>
            <w:r w:rsidRPr="00D10C8C">
              <w:t>texto</w:t>
            </w:r>
            <w:proofErr w:type="spellEnd"/>
            <w:r w:rsidRPr="00D10C8C">
              <w:t xml:space="preserve"> + </w:t>
            </w:r>
            <w:proofErr w:type="spellStart"/>
            <w:r w:rsidRPr="00D10C8C">
              <w:t>índice</w:t>
            </w:r>
            <w:proofErr w:type="spellEnd"/>
            <w:r w:rsidRPr="00D10C8C">
              <w:t>)</w:t>
            </w:r>
          </w:p>
        </w:tc>
        <w:tc>
          <w:tcPr>
            <w:tcW w:w="1985" w:type="dxa"/>
            <w:hideMark/>
          </w:tcPr>
          <w:p w14:paraId="46DFF9D7"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proofErr w:type="spellStart"/>
            <w:r w:rsidRPr="00D10C8C">
              <w:t>Sí</w:t>
            </w:r>
            <w:proofErr w:type="spellEnd"/>
          </w:p>
        </w:tc>
        <w:tc>
          <w:tcPr>
            <w:tcW w:w="1531" w:type="dxa"/>
            <w:hideMark/>
          </w:tcPr>
          <w:p w14:paraId="19808A65"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proofErr w:type="spellStart"/>
            <w:r w:rsidRPr="00D10C8C">
              <w:t>Sí</w:t>
            </w:r>
            <w:proofErr w:type="spellEnd"/>
          </w:p>
        </w:tc>
        <w:tc>
          <w:tcPr>
            <w:tcW w:w="0" w:type="auto"/>
            <w:hideMark/>
          </w:tcPr>
          <w:p w14:paraId="7349FDA2"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proofErr w:type="spellStart"/>
            <w:r w:rsidRPr="00D10C8C">
              <w:t>Sí</w:t>
            </w:r>
            <w:proofErr w:type="spellEnd"/>
          </w:p>
        </w:tc>
      </w:tr>
      <w:tr w:rsidR="00B57DD0" w:rsidRPr="00D10C8C" w14:paraId="5CDE275E" w14:textId="77777777" w:rsidTr="00F82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684957BA" w14:textId="77777777" w:rsidR="00B57DD0" w:rsidRPr="00D10C8C" w:rsidRDefault="00B57DD0">
            <w:proofErr w:type="spellStart"/>
            <w:r w:rsidRPr="00D10C8C">
              <w:t>Búsqueda</w:t>
            </w:r>
            <w:proofErr w:type="spellEnd"/>
            <w:r w:rsidRPr="00D10C8C">
              <w:t xml:space="preserve"> entre </w:t>
            </w:r>
            <w:proofErr w:type="spellStart"/>
            <w:r w:rsidRPr="00D10C8C">
              <w:t>categorías</w:t>
            </w:r>
            <w:proofErr w:type="spellEnd"/>
          </w:p>
        </w:tc>
        <w:tc>
          <w:tcPr>
            <w:tcW w:w="1985" w:type="dxa"/>
            <w:hideMark/>
          </w:tcPr>
          <w:p w14:paraId="60B76B30"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c>
          <w:tcPr>
            <w:tcW w:w="1531" w:type="dxa"/>
            <w:hideMark/>
          </w:tcPr>
          <w:p w14:paraId="7797EA80"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c>
          <w:tcPr>
            <w:tcW w:w="0" w:type="auto"/>
            <w:hideMark/>
          </w:tcPr>
          <w:p w14:paraId="1A0C1714"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No</w:t>
            </w:r>
          </w:p>
        </w:tc>
      </w:tr>
      <w:tr w:rsidR="00B57DD0" w:rsidRPr="00D10C8C" w14:paraId="36CD57A6" w14:textId="77777777" w:rsidTr="00F82498">
        <w:tc>
          <w:tcPr>
            <w:cnfStyle w:val="001000000000" w:firstRow="0" w:lastRow="0" w:firstColumn="1" w:lastColumn="0" w:oddVBand="0" w:evenVBand="0" w:oddHBand="0" w:evenHBand="0" w:firstRowFirstColumn="0" w:firstRowLastColumn="0" w:lastRowFirstColumn="0" w:lastRowLastColumn="0"/>
            <w:tcW w:w="3539" w:type="dxa"/>
            <w:hideMark/>
          </w:tcPr>
          <w:p w14:paraId="51991777" w14:textId="77777777" w:rsidR="00B57DD0" w:rsidRPr="00D10C8C" w:rsidRDefault="00B57DD0">
            <w:proofErr w:type="spellStart"/>
            <w:r w:rsidRPr="00D10C8C">
              <w:t>Búsquedas</w:t>
            </w:r>
            <w:proofErr w:type="spellEnd"/>
            <w:r w:rsidRPr="00D10C8C">
              <w:t xml:space="preserve"> </w:t>
            </w:r>
            <w:proofErr w:type="spellStart"/>
            <w:r w:rsidRPr="00D10C8C">
              <w:t>personales</w:t>
            </w:r>
            <w:proofErr w:type="spellEnd"/>
          </w:p>
        </w:tc>
        <w:tc>
          <w:tcPr>
            <w:tcW w:w="1985" w:type="dxa"/>
            <w:hideMark/>
          </w:tcPr>
          <w:p w14:paraId="792613A8"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proofErr w:type="spellStart"/>
            <w:r w:rsidRPr="00D10C8C">
              <w:t>Sí</w:t>
            </w:r>
            <w:proofErr w:type="spellEnd"/>
          </w:p>
        </w:tc>
        <w:tc>
          <w:tcPr>
            <w:tcW w:w="1531" w:type="dxa"/>
            <w:hideMark/>
          </w:tcPr>
          <w:p w14:paraId="44CD15A8"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No</w:t>
            </w:r>
          </w:p>
        </w:tc>
        <w:tc>
          <w:tcPr>
            <w:tcW w:w="0" w:type="auto"/>
            <w:hideMark/>
          </w:tcPr>
          <w:p w14:paraId="0AC4B12A"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No</w:t>
            </w:r>
          </w:p>
        </w:tc>
      </w:tr>
      <w:tr w:rsidR="00B57DD0" w:rsidRPr="00D10C8C" w14:paraId="0A54B02E" w14:textId="77777777" w:rsidTr="00F82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7EA84867" w14:textId="77777777" w:rsidR="00B57DD0" w:rsidRPr="00D10C8C" w:rsidRDefault="00B57DD0">
            <w:proofErr w:type="spellStart"/>
            <w:r w:rsidRPr="00D10C8C">
              <w:t>Exportar</w:t>
            </w:r>
            <w:proofErr w:type="spellEnd"/>
            <w:r w:rsidRPr="00D10C8C">
              <w:t xml:space="preserve"> </w:t>
            </w:r>
            <w:proofErr w:type="spellStart"/>
            <w:r w:rsidRPr="00D10C8C">
              <w:t>resultados</w:t>
            </w:r>
            <w:proofErr w:type="spellEnd"/>
            <w:r w:rsidRPr="00D10C8C">
              <w:t xml:space="preserve"> de </w:t>
            </w:r>
            <w:proofErr w:type="spellStart"/>
            <w:r w:rsidRPr="00D10C8C">
              <w:t>búsqueda</w:t>
            </w:r>
            <w:proofErr w:type="spellEnd"/>
          </w:p>
        </w:tc>
        <w:tc>
          <w:tcPr>
            <w:tcW w:w="1985" w:type="dxa"/>
            <w:hideMark/>
          </w:tcPr>
          <w:p w14:paraId="18EE941A"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c>
          <w:tcPr>
            <w:tcW w:w="1531" w:type="dxa"/>
            <w:hideMark/>
          </w:tcPr>
          <w:p w14:paraId="13B46684"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r w:rsidRPr="00D10C8C">
              <w:t>******</w:t>
            </w:r>
          </w:p>
        </w:tc>
        <w:tc>
          <w:tcPr>
            <w:tcW w:w="0" w:type="auto"/>
            <w:hideMark/>
          </w:tcPr>
          <w:p w14:paraId="0ACD8ADB"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No</w:t>
            </w:r>
          </w:p>
        </w:tc>
      </w:tr>
      <w:tr w:rsidR="00B57DD0" w:rsidRPr="00D10C8C" w14:paraId="588580D0" w14:textId="77777777" w:rsidTr="00F82498">
        <w:tc>
          <w:tcPr>
            <w:cnfStyle w:val="001000000000" w:firstRow="0" w:lastRow="0" w:firstColumn="1" w:lastColumn="0" w:oddVBand="0" w:evenVBand="0" w:oddHBand="0" w:evenHBand="0" w:firstRowFirstColumn="0" w:firstRowLastColumn="0" w:lastRowFirstColumn="0" w:lastRowLastColumn="0"/>
            <w:tcW w:w="3539" w:type="dxa"/>
            <w:hideMark/>
          </w:tcPr>
          <w:p w14:paraId="6DF78629" w14:textId="77777777" w:rsidR="00B57DD0" w:rsidRPr="00D10C8C" w:rsidRDefault="00B57DD0">
            <w:proofErr w:type="spellStart"/>
            <w:r w:rsidRPr="00D10C8C">
              <w:t>Copiar</w:t>
            </w:r>
            <w:proofErr w:type="spellEnd"/>
            <w:r w:rsidRPr="00D10C8C">
              <w:t xml:space="preserve"> </w:t>
            </w:r>
            <w:proofErr w:type="spellStart"/>
            <w:r w:rsidRPr="00D10C8C">
              <w:t>listas</w:t>
            </w:r>
            <w:proofErr w:type="spellEnd"/>
            <w:r w:rsidRPr="00D10C8C">
              <w:t xml:space="preserve"> de </w:t>
            </w:r>
            <w:proofErr w:type="spellStart"/>
            <w:r w:rsidRPr="00D10C8C">
              <w:t>resultados</w:t>
            </w:r>
            <w:proofErr w:type="spellEnd"/>
          </w:p>
        </w:tc>
        <w:tc>
          <w:tcPr>
            <w:tcW w:w="1985" w:type="dxa"/>
            <w:hideMark/>
          </w:tcPr>
          <w:p w14:paraId="4BE2CE9A"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proofErr w:type="spellStart"/>
            <w:r w:rsidRPr="00D10C8C">
              <w:t>Sí</w:t>
            </w:r>
            <w:proofErr w:type="spellEnd"/>
          </w:p>
        </w:tc>
        <w:tc>
          <w:tcPr>
            <w:tcW w:w="1531" w:type="dxa"/>
            <w:hideMark/>
          </w:tcPr>
          <w:p w14:paraId="571CBF96"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proofErr w:type="spellStart"/>
            <w:r w:rsidRPr="00D10C8C">
              <w:t>Sí</w:t>
            </w:r>
            <w:proofErr w:type="spellEnd"/>
          </w:p>
        </w:tc>
        <w:tc>
          <w:tcPr>
            <w:tcW w:w="0" w:type="auto"/>
            <w:hideMark/>
          </w:tcPr>
          <w:p w14:paraId="04EECEF0"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No</w:t>
            </w:r>
          </w:p>
        </w:tc>
      </w:tr>
      <w:tr w:rsidR="00B57DD0" w:rsidRPr="00D10C8C" w14:paraId="09C97034" w14:textId="77777777" w:rsidTr="00F82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14AB8B2D" w14:textId="77777777" w:rsidR="00B57DD0" w:rsidRPr="007B7D05" w:rsidRDefault="00B57DD0">
            <w:pPr>
              <w:rPr>
                <w:lang w:val="es-ES"/>
              </w:rPr>
            </w:pPr>
            <w:r w:rsidRPr="007B7D05">
              <w:rPr>
                <w:lang w:val="es-ES"/>
              </w:rPr>
              <w:t>Vista previa de miniaturas en listas</w:t>
            </w:r>
          </w:p>
        </w:tc>
        <w:tc>
          <w:tcPr>
            <w:tcW w:w="1985" w:type="dxa"/>
            <w:hideMark/>
          </w:tcPr>
          <w:p w14:paraId="1406E822"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No</w:t>
            </w:r>
          </w:p>
        </w:tc>
        <w:tc>
          <w:tcPr>
            <w:tcW w:w="1531" w:type="dxa"/>
            <w:hideMark/>
          </w:tcPr>
          <w:p w14:paraId="68042F53"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c>
          <w:tcPr>
            <w:tcW w:w="0" w:type="auto"/>
            <w:hideMark/>
          </w:tcPr>
          <w:p w14:paraId="03986E3B"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No</w:t>
            </w:r>
          </w:p>
        </w:tc>
      </w:tr>
    </w:tbl>
    <w:p w14:paraId="0FE23929" w14:textId="77777777" w:rsidR="00B57DD0" w:rsidRPr="00D10C8C" w:rsidRDefault="00B57DD0" w:rsidP="00CD5A00">
      <w:pPr>
        <w:pStyle w:val="Titulo4"/>
      </w:pPr>
      <w:r w:rsidRPr="00D10C8C">
        <w:rPr>
          <w:rStyle w:val="Textoennegrita"/>
        </w:rPr>
        <w:t>Notas:</w:t>
      </w:r>
    </w:p>
    <w:p w14:paraId="74B78B32" w14:textId="77777777" w:rsidR="00B57DD0" w:rsidRPr="00D10C8C" w:rsidRDefault="00B57DD0" w:rsidP="00C60E25">
      <w:pPr>
        <w:pStyle w:val="Listas"/>
      </w:pPr>
      <w:r w:rsidRPr="00D10C8C">
        <w:t xml:space="preserve">******Funciona en todos los navegadores compatibles. El atajo de teclado </w:t>
      </w:r>
      <w:proofErr w:type="spellStart"/>
      <w:r w:rsidRPr="00D10C8C">
        <w:t>Ctrl+C</w:t>
      </w:r>
      <w:proofErr w:type="spellEnd"/>
      <w:r w:rsidRPr="00D10C8C">
        <w:t xml:space="preserve"> está soportado.</w:t>
      </w:r>
    </w:p>
    <w:p w14:paraId="4063EAEF" w14:textId="0BBC3380" w:rsidR="00B57DD0" w:rsidRPr="00D10C8C" w:rsidRDefault="00B57DD0" w:rsidP="00B57DD0"/>
    <w:p w14:paraId="5438B0B5" w14:textId="77777777" w:rsidR="00B57DD0" w:rsidRPr="00D10C8C" w:rsidRDefault="00B57DD0" w:rsidP="00C60E25">
      <w:pPr>
        <w:pStyle w:val="Titulo3"/>
      </w:pPr>
      <w:bookmarkStart w:id="148" w:name="_Toc188990080"/>
      <w:bookmarkStart w:id="149" w:name="_Toc188990890"/>
      <w:r w:rsidRPr="00D10C8C">
        <w:t>Tabla de Comparaciones - Clientes Web</w:t>
      </w:r>
      <w:bookmarkEnd w:id="148"/>
      <w:bookmarkEnd w:id="149"/>
    </w:p>
    <w:p w14:paraId="1DE00073" w14:textId="77777777" w:rsidR="00B57DD0" w:rsidRPr="00D10C8C" w:rsidRDefault="00B57DD0" w:rsidP="00C60E25">
      <w:pPr>
        <w:pStyle w:val="Titulo4"/>
      </w:pPr>
      <w:r w:rsidRPr="00D10C8C">
        <w:t>Funcionalidades de Gestión de Documentos</w:t>
      </w:r>
    </w:p>
    <w:tbl>
      <w:tblPr>
        <w:tblStyle w:val="Tabladecuadrcula5oscura-nfasis31"/>
        <w:tblW w:w="5000" w:type="pct"/>
        <w:tblLook w:val="04A0" w:firstRow="1" w:lastRow="0" w:firstColumn="1" w:lastColumn="0" w:noHBand="0" w:noVBand="1"/>
      </w:tblPr>
      <w:tblGrid>
        <w:gridCol w:w="3214"/>
        <w:gridCol w:w="2710"/>
        <w:gridCol w:w="2570"/>
      </w:tblGrid>
      <w:tr w:rsidR="00B57DD0" w:rsidRPr="00D10C8C" w14:paraId="3FBEC356" w14:textId="77777777" w:rsidTr="002E71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pct"/>
            <w:hideMark/>
          </w:tcPr>
          <w:p w14:paraId="357DF672" w14:textId="77777777" w:rsidR="00B57DD0" w:rsidRPr="00D10C8C" w:rsidRDefault="00B57DD0">
            <w:pPr>
              <w:rPr>
                <w:color w:val="auto"/>
                <w:lang w:val="es-ES"/>
              </w:rPr>
            </w:pPr>
            <w:r w:rsidRPr="00D10C8C">
              <w:rPr>
                <w:rStyle w:val="Textoennegrita"/>
                <w:color w:val="auto"/>
                <w:lang w:val="es-ES"/>
              </w:rPr>
              <w:t>Función</w:t>
            </w:r>
          </w:p>
        </w:tc>
        <w:tc>
          <w:tcPr>
            <w:tcW w:w="1595" w:type="pct"/>
            <w:hideMark/>
          </w:tcPr>
          <w:p w14:paraId="3C6455DF" w14:textId="77777777" w:rsidR="00B57DD0" w:rsidRPr="00D10C8C" w:rsidRDefault="00B57DD0">
            <w:pPr>
              <w:cnfStyle w:val="100000000000" w:firstRow="1" w:lastRow="0" w:firstColumn="0" w:lastColumn="0" w:oddVBand="0" w:evenVBand="0" w:oddHBand="0" w:evenHBand="0" w:firstRowFirstColumn="0" w:firstRowLastColumn="0" w:lastRowFirstColumn="0" w:lastRowLastColumn="0"/>
            </w:pPr>
            <w:r w:rsidRPr="00D10C8C">
              <w:rPr>
                <w:rStyle w:val="Textoennegrita"/>
              </w:rPr>
              <w:t>Dynamic Web View</w:t>
            </w:r>
          </w:p>
        </w:tc>
        <w:tc>
          <w:tcPr>
            <w:tcW w:w="1514" w:type="pct"/>
            <w:hideMark/>
          </w:tcPr>
          <w:p w14:paraId="703F1969" w14:textId="77777777" w:rsidR="00B57DD0" w:rsidRPr="00D10C8C" w:rsidRDefault="00B57DD0">
            <w:pPr>
              <w:cnfStyle w:val="100000000000" w:firstRow="1" w:lastRow="0" w:firstColumn="0" w:lastColumn="0" w:oddVBand="0" w:evenVBand="0" w:oddHBand="0" w:evenHBand="0" w:firstRowFirstColumn="0" w:firstRowLastColumn="0" w:lastRowFirstColumn="0" w:lastRowLastColumn="0"/>
            </w:pPr>
            <w:r w:rsidRPr="00D10C8C">
              <w:rPr>
                <w:rStyle w:val="Textoennegrita"/>
              </w:rPr>
              <w:t>Classic Web Client</w:t>
            </w:r>
          </w:p>
        </w:tc>
      </w:tr>
      <w:tr w:rsidR="00B57DD0" w:rsidRPr="00D10C8C" w14:paraId="497AB55B" w14:textId="77777777" w:rsidTr="002E7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pct"/>
            <w:hideMark/>
          </w:tcPr>
          <w:p w14:paraId="14588D31" w14:textId="77777777" w:rsidR="00B57DD0" w:rsidRPr="00D10C8C" w:rsidRDefault="00B57DD0">
            <w:proofErr w:type="spellStart"/>
            <w:r w:rsidRPr="00D10C8C">
              <w:t>Añadir</w:t>
            </w:r>
            <w:proofErr w:type="spellEnd"/>
            <w:r w:rsidRPr="00D10C8C">
              <w:t xml:space="preserve"> </w:t>
            </w:r>
            <w:proofErr w:type="spellStart"/>
            <w:r w:rsidRPr="00D10C8C">
              <w:t>archivos</w:t>
            </w:r>
            <w:proofErr w:type="spellEnd"/>
          </w:p>
        </w:tc>
        <w:tc>
          <w:tcPr>
            <w:tcW w:w="1595" w:type="pct"/>
            <w:hideMark/>
          </w:tcPr>
          <w:p w14:paraId="242D4733"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c>
          <w:tcPr>
            <w:tcW w:w="1514" w:type="pct"/>
            <w:hideMark/>
          </w:tcPr>
          <w:p w14:paraId="7811446B"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r>
      <w:tr w:rsidR="00B57DD0" w:rsidRPr="00D10C8C" w14:paraId="48C4A934" w14:textId="77777777" w:rsidTr="002E7162">
        <w:tc>
          <w:tcPr>
            <w:cnfStyle w:val="001000000000" w:firstRow="0" w:lastRow="0" w:firstColumn="1" w:lastColumn="0" w:oddVBand="0" w:evenVBand="0" w:oddHBand="0" w:evenHBand="0" w:firstRowFirstColumn="0" w:firstRowLastColumn="0" w:lastRowFirstColumn="0" w:lastRowLastColumn="0"/>
            <w:tcW w:w="1892" w:type="pct"/>
            <w:hideMark/>
          </w:tcPr>
          <w:p w14:paraId="038C40E6" w14:textId="77777777" w:rsidR="00B57DD0" w:rsidRPr="00D10C8C" w:rsidRDefault="00B57DD0">
            <w:proofErr w:type="spellStart"/>
            <w:r w:rsidRPr="00D10C8C">
              <w:t>Anotar</w:t>
            </w:r>
            <w:proofErr w:type="spellEnd"/>
            <w:r w:rsidRPr="00D10C8C">
              <w:t xml:space="preserve"> documentos TIFF</w:t>
            </w:r>
          </w:p>
        </w:tc>
        <w:tc>
          <w:tcPr>
            <w:tcW w:w="1595" w:type="pct"/>
            <w:hideMark/>
          </w:tcPr>
          <w:p w14:paraId="36A26D0E"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r w:rsidRPr="00D10C8C">
              <w:t>No</w:t>
            </w:r>
          </w:p>
        </w:tc>
        <w:tc>
          <w:tcPr>
            <w:tcW w:w="1514" w:type="pct"/>
            <w:hideMark/>
          </w:tcPr>
          <w:p w14:paraId="103E8017"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proofErr w:type="spellStart"/>
            <w:r w:rsidRPr="00D10C8C">
              <w:t>Sí</w:t>
            </w:r>
            <w:proofErr w:type="spellEnd"/>
          </w:p>
        </w:tc>
      </w:tr>
      <w:tr w:rsidR="00B57DD0" w:rsidRPr="00D10C8C" w14:paraId="6EFE4045" w14:textId="77777777" w:rsidTr="002E7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pct"/>
            <w:hideMark/>
          </w:tcPr>
          <w:p w14:paraId="3B9C083B" w14:textId="77777777" w:rsidR="00B57DD0" w:rsidRPr="00D10C8C" w:rsidRDefault="00B57DD0">
            <w:proofErr w:type="spellStart"/>
            <w:r w:rsidRPr="00D10C8C">
              <w:t>Anotar</w:t>
            </w:r>
            <w:proofErr w:type="spellEnd"/>
            <w:r w:rsidRPr="00D10C8C">
              <w:t xml:space="preserve"> documentos PDF</w:t>
            </w:r>
          </w:p>
        </w:tc>
        <w:tc>
          <w:tcPr>
            <w:tcW w:w="1595" w:type="pct"/>
            <w:hideMark/>
          </w:tcPr>
          <w:p w14:paraId="6BF49F31"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No</w:t>
            </w:r>
          </w:p>
        </w:tc>
        <w:tc>
          <w:tcPr>
            <w:tcW w:w="1514" w:type="pct"/>
            <w:hideMark/>
          </w:tcPr>
          <w:p w14:paraId="228BF9E3"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r>
      <w:tr w:rsidR="00B57DD0" w:rsidRPr="00D10C8C" w14:paraId="5EA503A7" w14:textId="77777777" w:rsidTr="002E7162">
        <w:tc>
          <w:tcPr>
            <w:cnfStyle w:val="001000000000" w:firstRow="0" w:lastRow="0" w:firstColumn="1" w:lastColumn="0" w:oddVBand="0" w:evenVBand="0" w:oddHBand="0" w:evenHBand="0" w:firstRowFirstColumn="0" w:firstRowLastColumn="0" w:lastRowFirstColumn="0" w:lastRowLastColumn="0"/>
            <w:tcW w:w="1892" w:type="pct"/>
            <w:hideMark/>
          </w:tcPr>
          <w:p w14:paraId="2AF489DC" w14:textId="77777777" w:rsidR="00B57DD0" w:rsidRPr="00D10C8C" w:rsidRDefault="00B57DD0">
            <w:proofErr w:type="spellStart"/>
            <w:r w:rsidRPr="00D10C8C">
              <w:t>Eliminar</w:t>
            </w:r>
            <w:proofErr w:type="spellEnd"/>
            <w:r w:rsidRPr="00D10C8C">
              <w:t xml:space="preserve"> documentos</w:t>
            </w:r>
          </w:p>
        </w:tc>
        <w:tc>
          <w:tcPr>
            <w:tcW w:w="1595" w:type="pct"/>
            <w:hideMark/>
          </w:tcPr>
          <w:p w14:paraId="02597AE4"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proofErr w:type="spellStart"/>
            <w:r w:rsidRPr="00D10C8C">
              <w:t>Sí</w:t>
            </w:r>
            <w:proofErr w:type="spellEnd"/>
            <w:r w:rsidRPr="00D10C8C">
              <w:t>*</w:t>
            </w:r>
          </w:p>
        </w:tc>
        <w:tc>
          <w:tcPr>
            <w:tcW w:w="1514" w:type="pct"/>
            <w:hideMark/>
          </w:tcPr>
          <w:p w14:paraId="3DCC389F"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proofErr w:type="spellStart"/>
            <w:r w:rsidRPr="00D10C8C">
              <w:t>Sí</w:t>
            </w:r>
            <w:proofErr w:type="spellEnd"/>
          </w:p>
        </w:tc>
      </w:tr>
      <w:tr w:rsidR="00B57DD0" w:rsidRPr="00D10C8C" w14:paraId="02C2E5E6" w14:textId="77777777" w:rsidTr="002E7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pct"/>
            <w:hideMark/>
          </w:tcPr>
          <w:p w14:paraId="7B8A10FB" w14:textId="77777777" w:rsidR="00B57DD0" w:rsidRPr="00D10C8C" w:rsidRDefault="00B57DD0">
            <w:proofErr w:type="spellStart"/>
            <w:r w:rsidRPr="00D10C8C">
              <w:t>Descargar</w:t>
            </w:r>
            <w:proofErr w:type="spellEnd"/>
            <w:r w:rsidRPr="00D10C8C">
              <w:t xml:space="preserve"> documentos</w:t>
            </w:r>
          </w:p>
        </w:tc>
        <w:tc>
          <w:tcPr>
            <w:tcW w:w="1595" w:type="pct"/>
            <w:hideMark/>
          </w:tcPr>
          <w:p w14:paraId="7ABA5BED"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c>
          <w:tcPr>
            <w:tcW w:w="1514" w:type="pct"/>
            <w:hideMark/>
          </w:tcPr>
          <w:p w14:paraId="5A657EEB"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r>
      <w:tr w:rsidR="00B57DD0" w:rsidRPr="00D10C8C" w14:paraId="6E53BC64" w14:textId="77777777" w:rsidTr="002E7162">
        <w:tc>
          <w:tcPr>
            <w:cnfStyle w:val="001000000000" w:firstRow="0" w:lastRow="0" w:firstColumn="1" w:lastColumn="0" w:oddVBand="0" w:evenVBand="0" w:oddHBand="0" w:evenHBand="0" w:firstRowFirstColumn="0" w:firstRowLastColumn="0" w:lastRowFirstColumn="0" w:lastRowLastColumn="0"/>
            <w:tcW w:w="1892" w:type="pct"/>
            <w:hideMark/>
          </w:tcPr>
          <w:p w14:paraId="09FA6AF2" w14:textId="77777777" w:rsidR="00B57DD0" w:rsidRPr="00D10C8C" w:rsidRDefault="00B57DD0">
            <w:proofErr w:type="spellStart"/>
            <w:r w:rsidRPr="00D10C8C">
              <w:t>Guardar</w:t>
            </w:r>
            <w:proofErr w:type="spellEnd"/>
            <w:r w:rsidRPr="00D10C8C">
              <w:t xml:space="preserve"> documentos</w:t>
            </w:r>
          </w:p>
        </w:tc>
        <w:tc>
          <w:tcPr>
            <w:tcW w:w="1595" w:type="pct"/>
            <w:hideMark/>
          </w:tcPr>
          <w:p w14:paraId="66E576D8"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proofErr w:type="spellStart"/>
            <w:r w:rsidRPr="00D10C8C">
              <w:t>Sí</w:t>
            </w:r>
            <w:proofErr w:type="spellEnd"/>
          </w:p>
        </w:tc>
        <w:tc>
          <w:tcPr>
            <w:tcW w:w="1514" w:type="pct"/>
            <w:hideMark/>
          </w:tcPr>
          <w:p w14:paraId="0C0D1E65"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proofErr w:type="spellStart"/>
            <w:r w:rsidRPr="00D10C8C">
              <w:t>Sí</w:t>
            </w:r>
            <w:proofErr w:type="spellEnd"/>
          </w:p>
        </w:tc>
      </w:tr>
      <w:tr w:rsidR="00B57DD0" w:rsidRPr="00D10C8C" w14:paraId="086F2ACE" w14:textId="77777777" w:rsidTr="002E7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pct"/>
            <w:hideMark/>
          </w:tcPr>
          <w:p w14:paraId="1D6F2EE8" w14:textId="77777777" w:rsidR="00B57DD0" w:rsidRPr="00D10C8C" w:rsidRDefault="00B57DD0">
            <w:proofErr w:type="spellStart"/>
            <w:r w:rsidRPr="00D10C8C">
              <w:t>Compartir</w:t>
            </w:r>
            <w:proofErr w:type="spellEnd"/>
            <w:r w:rsidRPr="00D10C8C">
              <w:t xml:space="preserve"> documentos</w:t>
            </w:r>
          </w:p>
        </w:tc>
        <w:tc>
          <w:tcPr>
            <w:tcW w:w="1595" w:type="pct"/>
            <w:hideMark/>
          </w:tcPr>
          <w:p w14:paraId="4D674762"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r w:rsidRPr="00D10C8C">
              <w:t>**</w:t>
            </w:r>
          </w:p>
        </w:tc>
        <w:tc>
          <w:tcPr>
            <w:tcW w:w="1514" w:type="pct"/>
            <w:hideMark/>
          </w:tcPr>
          <w:p w14:paraId="0E2A50EC"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r>
    </w:tbl>
    <w:p w14:paraId="2BC9D5BD" w14:textId="77777777" w:rsidR="00B57DD0" w:rsidRPr="00D10C8C" w:rsidRDefault="00B57DD0" w:rsidP="00C60E25">
      <w:pPr>
        <w:pStyle w:val="Titulo4"/>
      </w:pPr>
      <w:r w:rsidRPr="00D10C8C">
        <w:rPr>
          <w:rStyle w:val="Textoennegrita"/>
        </w:rPr>
        <w:t>Notas:</w:t>
      </w:r>
    </w:p>
    <w:p w14:paraId="79197046" w14:textId="77777777" w:rsidR="00B57DD0" w:rsidRPr="00D10C8C" w:rsidRDefault="00B57DD0" w:rsidP="00C60E25">
      <w:pPr>
        <w:pStyle w:val="Listas"/>
      </w:pPr>
      <w:r w:rsidRPr="00D10C8C">
        <w:t>*Los documentos eliminados en Dynamic Web View no van a la papelera de reciclaje.</w:t>
      </w:r>
    </w:p>
    <w:p w14:paraId="5FF52B9B" w14:textId="77777777" w:rsidR="00B57DD0" w:rsidRPr="00D10C8C" w:rsidRDefault="00B57DD0" w:rsidP="00C60E25">
      <w:pPr>
        <w:pStyle w:val="Listas"/>
      </w:pPr>
      <w:r w:rsidRPr="00D10C8C">
        <w:t>**Los documentos pueden compartirse con usuarios no autenticados o grupos específicos.</w:t>
      </w:r>
    </w:p>
    <w:p w14:paraId="07E288B8" w14:textId="77777777" w:rsidR="00C60E25" w:rsidRPr="00D10C8C" w:rsidRDefault="00C60E25">
      <w:pPr>
        <w:spacing w:after="160" w:line="259" w:lineRule="auto"/>
        <w:jc w:val="left"/>
        <w:rPr>
          <w:rFonts w:eastAsiaTheme="majorEastAsia" w:cstheme="majorBidi"/>
          <w:b/>
          <w:color w:val="7F7F7F" w:themeColor="text1" w:themeTint="80"/>
          <w:sz w:val="18"/>
          <w:szCs w:val="26"/>
        </w:rPr>
      </w:pPr>
      <w:r w:rsidRPr="00D10C8C">
        <w:br w:type="page"/>
      </w:r>
    </w:p>
    <w:p w14:paraId="5B96D504" w14:textId="0E199E82" w:rsidR="00B57DD0" w:rsidRPr="00D10C8C" w:rsidRDefault="00B57DD0" w:rsidP="00C60E25">
      <w:pPr>
        <w:pStyle w:val="Titulo4"/>
      </w:pPr>
      <w:r w:rsidRPr="00D10C8C">
        <w:lastRenderedPageBreak/>
        <w:t>Funcionalidades de Búsqueda</w:t>
      </w:r>
    </w:p>
    <w:tbl>
      <w:tblPr>
        <w:tblStyle w:val="Tabladecuadrcula5oscura-nfasis31"/>
        <w:tblW w:w="5000" w:type="pct"/>
        <w:tblLook w:val="04A0" w:firstRow="1" w:lastRow="0" w:firstColumn="1" w:lastColumn="0" w:noHBand="0" w:noVBand="1"/>
      </w:tblPr>
      <w:tblGrid>
        <w:gridCol w:w="3983"/>
        <w:gridCol w:w="2314"/>
        <w:gridCol w:w="2197"/>
      </w:tblGrid>
      <w:tr w:rsidR="00B57DD0" w:rsidRPr="00D10C8C" w14:paraId="442D1D82" w14:textId="77777777" w:rsidTr="002E71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5" w:type="pct"/>
            <w:hideMark/>
          </w:tcPr>
          <w:p w14:paraId="4476D005" w14:textId="77777777" w:rsidR="00B57DD0" w:rsidRPr="00D10C8C" w:rsidRDefault="00B57DD0">
            <w:pPr>
              <w:rPr>
                <w:lang w:val="es-ES"/>
              </w:rPr>
            </w:pPr>
            <w:r w:rsidRPr="00D10C8C">
              <w:rPr>
                <w:rStyle w:val="Textoennegrita"/>
                <w:lang w:val="es-ES"/>
              </w:rPr>
              <w:t>Función</w:t>
            </w:r>
          </w:p>
        </w:tc>
        <w:tc>
          <w:tcPr>
            <w:tcW w:w="1362" w:type="pct"/>
            <w:hideMark/>
          </w:tcPr>
          <w:p w14:paraId="1D173A4B" w14:textId="77777777" w:rsidR="00B57DD0" w:rsidRPr="00D10C8C" w:rsidRDefault="00B57DD0">
            <w:pPr>
              <w:cnfStyle w:val="100000000000" w:firstRow="1" w:lastRow="0" w:firstColumn="0" w:lastColumn="0" w:oddVBand="0" w:evenVBand="0" w:oddHBand="0" w:evenHBand="0" w:firstRowFirstColumn="0" w:firstRowLastColumn="0" w:lastRowFirstColumn="0" w:lastRowLastColumn="0"/>
            </w:pPr>
            <w:r w:rsidRPr="00D10C8C">
              <w:rPr>
                <w:rStyle w:val="Textoennegrita"/>
              </w:rPr>
              <w:t>Dynamic Web View</w:t>
            </w:r>
          </w:p>
        </w:tc>
        <w:tc>
          <w:tcPr>
            <w:tcW w:w="1293" w:type="pct"/>
            <w:hideMark/>
          </w:tcPr>
          <w:p w14:paraId="1F2406FF" w14:textId="77777777" w:rsidR="00B57DD0" w:rsidRPr="00D10C8C" w:rsidRDefault="00B57DD0">
            <w:pPr>
              <w:cnfStyle w:val="100000000000" w:firstRow="1" w:lastRow="0" w:firstColumn="0" w:lastColumn="0" w:oddVBand="0" w:evenVBand="0" w:oddHBand="0" w:evenHBand="0" w:firstRowFirstColumn="0" w:firstRowLastColumn="0" w:lastRowFirstColumn="0" w:lastRowLastColumn="0"/>
            </w:pPr>
            <w:r w:rsidRPr="00D10C8C">
              <w:rPr>
                <w:rStyle w:val="Textoennegrita"/>
              </w:rPr>
              <w:t>Classic Web Client</w:t>
            </w:r>
          </w:p>
        </w:tc>
      </w:tr>
      <w:tr w:rsidR="00B57DD0" w:rsidRPr="00D10C8C" w14:paraId="15353BF2" w14:textId="77777777" w:rsidTr="002E7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5" w:type="pct"/>
            <w:hideMark/>
          </w:tcPr>
          <w:p w14:paraId="11D1D8E6" w14:textId="77777777" w:rsidR="00B57DD0" w:rsidRPr="007B7D05" w:rsidRDefault="00B57DD0">
            <w:pPr>
              <w:rPr>
                <w:lang w:val="es-ES"/>
              </w:rPr>
            </w:pPr>
            <w:r w:rsidRPr="007B7D05">
              <w:rPr>
                <w:lang w:val="es-ES"/>
              </w:rPr>
              <w:t>Buscar por datos de índice</w:t>
            </w:r>
          </w:p>
        </w:tc>
        <w:tc>
          <w:tcPr>
            <w:tcW w:w="1362" w:type="pct"/>
            <w:hideMark/>
          </w:tcPr>
          <w:p w14:paraId="3A7AACC6"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c>
          <w:tcPr>
            <w:tcW w:w="1293" w:type="pct"/>
            <w:hideMark/>
          </w:tcPr>
          <w:p w14:paraId="0F42EAC5"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r>
      <w:tr w:rsidR="00B57DD0" w:rsidRPr="00D10C8C" w14:paraId="19F5081C" w14:textId="77777777" w:rsidTr="002E7162">
        <w:tc>
          <w:tcPr>
            <w:cnfStyle w:val="001000000000" w:firstRow="0" w:lastRow="0" w:firstColumn="1" w:lastColumn="0" w:oddVBand="0" w:evenVBand="0" w:oddHBand="0" w:evenHBand="0" w:firstRowFirstColumn="0" w:firstRowLastColumn="0" w:lastRowFirstColumn="0" w:lastRowLastColumn="0"/>
            <w:tcW w:w="2345" w:type="pct"/>
            <w:hideMark/>
          </w:tcPr>
          <w:p w14:paraId="3649651E" w14:textId="77777777" w:rsidR="00B57DD0" w:rsidRPr="00D10C8C" w:rsidRDefault="00B57DD0">
            <w:proofErr w:type="spellStart"/>
            <w:r w:rsidRPr="00D10C8C">
              <w:t>Búsqueda</w:t>
            </w:r>
            <w:proofErr w:type="spellEnd"/>
            <w:r w:rsidRPr="00D10C8C">
              <w:t xml:space="preserve"> de </w:t>
            </w:r>
            <w:proofErr w:type="spellStart"/>
            <w:r w:rsidRPr="00D10C8C">
              <w:t>texto</w:t>
            </w:r>
            <w:proofErr w:type="spellEnd"/>
            <w:r w:rsidRPr="00D10C8C">
              <w:t xml:space="preserve"> </w:t>
            </w:r>
            <w:proofErr w:type="spellStart"/>
            <w:r w:rsidRPr="00D10C8C">
              <w:t>completo</w:t>
            </w:r>
            <w:proofErr w:type="spellEnd"/>
          </w:p>
        </w:tc>
        <w:tc>
          <w:tcPr>
            <w:tcW w:w="1362" w:type="pct"/>
            <w:hideMark/>
          </w:tcPr>
          <w:p w14:paraId="38B8FE33"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proofErr w:type="spellStart"/>
            <w:r w:rsidRPr="00D10C8C">
              <w:t>Sí</w:t>
            </w:r>
            <w:proofErr w:type="spellEnd"/>
          </w:p>
        </w:tc>
        <w:tc>
          <w:tcPr>
            <w:tcW w:w="1293" w:type="pct"/>
            <w:hideMark/>
          </w:tcPr>
          <w:p w14:paraId="2BFCBD40"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proofErr w:type="spellStart"/>
            <w:r w:rsidRPr="00D10C8C">
              <w:t>Sí</w:t>
            </w:r>
            <w:proofErr w:type="spellEnd"/>
          </w:p>
        </w:tc>
      </w:tr>
      <w:tr w:rsidR="00B57DD0" w:rsidRPr="00D10C8C" w14:paraId="2E83F3EB" w14:textId="77777777" w:rsidTr="002E7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5" w:type="pct"/>
            <w:hideMark/>
          </w:tcPr>
          <w:p w14:paraId="6844D510" w14:textId="77777777" w:rsidR="00B57DD0" w:rsidRPr="00D10C8C" w:rsidRDefault="00B57DD0">
            <w:proofErr w:type="spellStart"/>
            <w:r w:rsidRPr="00D10C8C">
              <w:t>Búsqueda</w:t>
            </w:r>
            <w:proofErr w:type="spellEnd"/>
            <w:r w:rsidRPr="00D10C8C">
              <w:t xml:space="preserve"> </w:t>
            </w:r>
            <w:proofErr w:type="spellStart"/>
            <w:r w:rsidRPr="00D10C8C">
              <w:t>combinada</w:t>
            </w:r>
            <w:proofErr w:type="spellEnd"/>
            <w:r w:rsidRPr="00D10C8C">
              <w:t xml:space="preserve"> (</w:t>
            </w:r>
            <w:proofErr w:type="spellStart"/>
            <w:r w:rsidRPr="00D10C8C">
              <w:t>texto</w:t>
            </w:r>
            <w:proofErr w:type="spellEnd"/>
            <w:r w:rsidRPr="00D10C8C">
              <w:t xml:space="preserve"> + </w:t>
            </w:r>
            <w:proofErr w:type="spellStart"/>
            <w:r w:rsidRPr="00D10C8C">
              <w:t>índice</w:t>
            </w:r>
            <w:proofErr w:type="spellEnd"/>
            <w:r w:rsidRPr="00D10C8C">
              <w:t>)</w:t>
            </w:r>
          </w:p>
        </w:tc>
        <w:tc>
          <w:tcPr>
            <w:tcW w:w="1362" w:type="pct"/>
            <w:hideMark/>
          </w:tcPr>
          <w:p w14:paraId="33AEBE2D"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c>
          <w:tcPr>
            <w:tcW w:w="1293" w:type="pct"/>
            <w:hideMark/>
          </w:tcPr>
          <w:p w14:paraId="51C28562"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r>
      <w:tr w:rsidR="00B57DD0" w:rsidRPr="00D10C8C" w14:paraId="131B256A" w14:textId="77777777" w:rsidTr="002E7162">
        <w:tc>
          <w:tcPr>
            <w:cnfStyle w:val="001000000000" w:firstRow="0" w:lastRow="0" w:firstColumn="1" w:lastColumn="0" w:oddVBand="0" w:evenVBand="0" w:oddHBand="0" w:evenHBand="0" w:firstRowFirstColumn="0" w:firstRowLastColumn="0" w:lastRowFirstColumn="0" w:lastRowLastColumn="0"/>
            <w:tcW w:w="2345" w:type="pct"/>
            <w:hideMark/>
          </w:tcPr>
          <w:p w14:paraId="173146C1" w14:textId="77777777" w:rsidR="00B57DD0" w:rsidRPr="00D10C8C" w:rsidRDefault="00B57DD0">
            <w:proofErr w:type="spellStart"/>
            <w:r w:rsidRPr="00D10C8C">
              <w:t>Copiar</w:t>
            </w:r>
            <w:proofErr w:type="spellEnd"/>
            <w:r w:rsidRPr="00D10C8C">
              <w:t xml:space="preserve"> </w:t>
            </w:r>
            <w:proofErr w:type="spellStart"/>
            <w:r w:rsidRPr="00D10C8C">
              <w:t>listas</w:t>
            </w:r>
            <w:proofErr w:type="spellEnd"/>
            <w:r w:rsidRPr="00D10C8C">
              <w:t xml:space="preserve"> de </w:t>
            </w:r>
            <w:proofErr w:type="spellStart"/>
            <w:r w:rsidRPr="00D10C8C">
              <w:t>resultados</w:t>
            </w:r>
            <w:proofErr w:type="spellEnd"/>
          </w:p>
        </w:tc>
        <w:tc>
          <w:tcPr>
            <w:tcW w:w="1362" w:type="pct"/>
            <w:hideMark/>
          </w:tcPr>
          <w:p w14:paraId="58741F6C"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proofErr w:type="spellStart"/>
            <w:r w:rsidRPr="00D10C8C">
              <w:t>Sí</w:t>
            </w:r>
            <w:proofErr w:type="spellEnd"/>
          </w:p>
        </w:tc>
        <w:tc>
          <w:tcPr>
            <w:tcW w:w="1293" w:type="pct"/>
            <w:hideMark/>
          </w:tcPr>
          <w:p w14:paraId="79E64CBF"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proofErr w:type="spellStart"/>
            <w:r w:rsidRPr="00D10C8C">
              <w:t>Sí</w:t>
            </w:r>
            <w:proofErr w:type="spellEnd"/>
          </w:p>
        </w:tc>
      </w:tr>
      <w:tr w:rsidR="00B57DD0" w:rsidRPr="00D10C8C" w14:paraId="6E3D00F4" w14:textId="77777777" w:rsidTr="002E7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5" w:type="pct"/>
            <w:hideMark/>
          </w:tcPr>
          <w:p w14:paraId="137707E3" w14:textId="77777777" w:rsidR="00B57DD0" w:rsidRPr="007B7D05" w:rsidRDefault="00B57DD0">
            <w:pPr>
              <w:rPr>
                <w:lang w:val="es-ES"/>
              </w:rPr>
            </w:pPr>
            <w:r w:rsidRPr="007B7D05">
              <w:rPr>
                <w:lang w:val="es-ES"/>
              </w:rPr>
              <w:t>Vista previa de miniaturas en listas</w:t>
            </w:r>
          </w:p>
        </w:tc>
        <w:tc>
          <w:tcPr>
            <w:tcW w:w="1362" w:type="pct"/>
            <w:hideMark/>
          </w:tcPr>
          <w:p w14:paraId="587641AA"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c>
          <w:tcPr>
            <w:tcW w:w="1293" w:type="pct"/>
            <w:hideMark/>
          </w:tcPr>
          <w:p w14:paraId="4BC20B6C"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r>
      <w:tr w:rsidR="00B57DD0" w:rsidRPr="00D10C8C" w14:paraId="7ADE0931" w14:textId="77777777" w:rsidTr="002E7162">
        <w:tc>
          <w:tcPr>
            <w:cnfStyle w:val="001000000000" w:firstRow="0" w:lastRow="0" w:firstColumn="1" w:lastColumn="0" w:oddVBand="0" w:evenVBand="0" w:oddHBand="0" w:evenHBand="0" w:firstRowFirstColumn="0" w:firstRowLastColumn="0" w:lastRowFirstColumn="0" w:lastRowLastColumn="0"/>
            <w:tcW w:w="2345" w:type="pct"/>
            <w:hideMark/>
          </w:tcPr>
          <w:p w14:paraId="355A7EDC" w14:textId="77777777" w:rsidR="00B57DD0" w:rsidRPr="00D10C8C" w:rsidRDefault="00B57DD0">
            <w:proofErr w:type="spellStart"/>
            <w:r w:rsidRPr="00D10C8C">
              <w:t>Buscar</w:t>
            </w:r>
            <w:proofErr w:type="spellEnd"/>
            <w:r w:rsidRPr="00D10C8C">
              <w:t xml:space="preserve"> </w:t>
            </w:r>
            <w:proofErr w:type="spellStart"/>
            <w:r w:rsidRPr="00D10C8C">
              <w:t>casos</w:t>
            </w:r>
            <w:proofErr w:type="spellEnd"/>
          </w:p>
        </w:tc>
        <w:tc>
          <w:tcPr>
            <w:tcW w:w="1362" w:type="pct"/>
            <w:hideMark/>
          </w:tcPr>
          <w:p w14:paraId="6BC19F40"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proofErr w:type="spellStart"/>
            <w:r w:rsidRPr="00D10C8C">
              <w:t>Sí</w:t>
            </w:r>
            <w:proofErr w:type="spellEnd"/>
          </w:p>
        </w:tc>
        <w:tc>
          <w:tcPr>
            <w:tcW w:w="1293" w:type="pct"/>
            <w:hideMark/>
          </w:tcPr>
          <w:p w14:paraId="7E075893" w14:textId="77777777" w:rsidR="00B57DD0" w:rsidRPr="00D10C8C" w:rsidRDefault="00B57DD0">
            <w:pPr>
              <w:cnfStyle w:val="000000000000" w:firstRow="0" w:lastRow="0" w:firstColumn="0" w:lastColumn="0" w:oddVBand="0" w:evenVBand="0" w:oddHBand="0" w:evenHBand="0" w:firstRowFirstColumn="0" w:firstRowLastColumn="0" w:lastRowFirstColumn="0" w:lastRowLastColumn="0"/>
            </w:pPr>
            <w:proofErr w:type="spellStart"/>
            <w:r w:rsidRPr="00D10C8C">
              <w:t>Sí</w:t>
            </w:r>
            <w:proofErr w:type="spellEnd"/>
          </w:p>
        </w:tc>
      </w:tr>
      <w:tr w:rsidR="00B57DD0" w:rsidRPr="00D10C8C" w14:paraId="4C47C291" w14:textId="77777777" w:rsidTr="002E7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5" w:type="pct"/>
            <w:hideMark/>
          </w:tcPr>
          <w:p w14:paraId="33139E81" w14:textId="77777777" w:rsidR="00B57DD0" w:rsidRPr="00D10C8C" w:rsidRDefault="00B57DD0">
            <w:proofErr w:type="spellStart"/>
            <w:r w:rsidRPr="00D10C8C">
              <w:t>Exportar</w:t>
            </w:r>
            <w:proofErr w:type="spellEnd"/>
            <w:r w:rsidRPr="00D10C8C">
              <w:t xml:space="preserve"> </w:t>
            </w:r>
            <w:proofErr w:type="spellStart"/>
            <w:r w:rsidRPr="00D10C8C">
              <w:t>resultados</w:t>
            </w:r>
            <w:proofErr w:type="spellEnd"/>
            <w:r w:rsidRPr="00D10C8C">
              <w:t xml:space="preserve"> de </w:t>
            </w:r>
            <w:proofErr w:type="spellStart"/>
            <w:r w:rsidRPr="00D10C8C">
              <w:t>búsqueda</w:t>
            </w:r>
            <w:proofErr w:type="spellEnd"/>
          </w:p>
        </w:tc>
        <w:tc>
          <w:tcPr>
            <w:tcW w:w="1362" w:type="pct"/>
            <w:hideMark/>
          </w:tcPr>
          <w:p w14:paraId="12B47E87"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r w:rsidRPr="00D10C8C">
              <w:t>No</w:t>
            </w:r>
          </w:p>
        </w:tc>
        <w:tc>
          <w:tcPr>
            <w:tcW w:w="1293" w:type="pct"/>
            <w:hideMark/>
          </w:tcPr>
          <w:p w14:paraId="3166B558" w14:textId="77777777" w:rsidR="00B57DD0" w:rsidRPr="00D10C8C" w:rsidRDefault="00B57DD0">
            <w:pPr>
              <w:cnfStyle w:val="000000100000" w:firstRow="0" w:lastRow="0" w:firstColumn="0" w:lastColumn="0" w:oddVBand="0" w:evenVBand="0" w:oddHBand="1" w:evenHBand="0" w:firstRowFirstColumn="0" w:firstRowLastColumn="0" w:lastRowFirstColumn="0" w:lastRowLastColumn="0"/>
            </w:pPr>
            <w:proofErr w:type="spellStart"/>
            <w:r w:rsidRPr="00D10C8C">
              <w:t>Sí</w:t>
            </w:r>
            <w:proofErr w:type="spellEnd"/>
          </w:p>
        </w:tc>
      </w:tr>
    </w:tbl>
    <w:p w14:paraId="78000718" w14:textId="4E1071F7" w:rsidR="00B57DD0" w:rsidRPr="00D10C8C" w:rsidRDefault="00B57DD0" w:rsidP="00B57DD0"/>
    <w:p w14:paraId="341D1C6E" w14:textId="77777777" w:rsidR="00B57DD0" w:rsidRPr="00D10C8C" w:rsidRDefault="00B57DD0" w:rsidP="00C60E25">
      <w:pPr>
        <w:pStyle w:val="Titulo3"/>
      </w:pPr>
      <w:bookmarkStart w:id="150" w:name="_Toc188990081"/>
      <w:bookmarkStart w:id="151" w:name="_Toc188990891"/>
      <w:r w:rsidRPr="00D10C8C">
        <w:t>Otras Diferencias Relativas al Therefore™ Web Access</w:t>
      </w:r>
      <w:bookmarkEnd w:id="150"/>
      <w:bookmarkEnd w:id="151"/>
    </w:p>
    <w:p w14:paraId="5BD8736A" w14:textId="77777777" w:rsidR="00B57DD0" w:rsidRPr="00D10C8C" w:rsidRDefault="00B57DD0" w:rsidP="00C60E25">
      <w:pPr>
        <w:pStyle w:val="Listas"/>
      </w:pPr>
      <w:r w:rsidRPr="00D10C8C">
        <w:t>Para enviar documentos por correo, se debe configurar un servidor/usuario SMTP.</w:t>
      </w:r>
    </w:p>
    <w:p w14:paraId="19D07FFA" w14:textId="77777777" w:rsidR="00B57DD0" w:rsidRPr="00D10C8C" w:rsidRDefault="00B57DD0" w:rsidP="00C60E25">
      <w:pPr>
        <w:pStyle w:val="Listas"/>
      </w:pPr>
      <w:r w:rsidRPr="00D10C8C">
        <w:t>Dentro del Therefore™ Web Access, las vistas de casos no pueden publicarse ni eliminarse.</w:t>
      </w:r>
    </w:p>
    <w:p w14:paraId="6ECA64D2" w14:textId="77777777" w:rsidR="00B57DD0" w:rsidRPr="00D10C8C" w:rsidRDefault="00B57DD0" w:rsidP="00C60E25">
      <w:pPr>
        <w:pStyle w:val="Listas"/>
      </w:pPr>
      <w:r w:rsidRPr="00D10C8C">
        <w:t>El resaltado de búsquedas de texto completo no está soportado en el visor web.</w:t>
      </w:r>
    </w:p>
    <w:p w14:paraId="658AC5AC" w14:textId="77777777" w:rsidR="00B57DD0" w:rsidRPr="00D10C8C" w:rsidRDefault="00B57DD0" w:rsidP="00C60E25">
      <w:pPr>
        <w:pStyle w:val="Listas"/>
      </w:pPr>
      <w:r w:rsidRPr="00D10C8C">
        <w:t>Los usuarios internos pueden cambiar su contraseña en el acceso web.</w:t>
      </w:r>
    </w:p>
    <w:p w14:paraId="17CE3B37" w14:textId="77777777" w:rsidR="00B57DD0" w:rsidRPr="00D10C8C" w:rsidRDefault="00B57DD0" w:rsidP="00C60E25">
      <w:pPr>
        <w:pStyle w:val="Listas"/>
      </w:pPr>
      <w:r w:rsidRPr="00D10C8C">
        <w:t>Los macros "Archivo creado" y "Archivo modificado" no son compatibles por razones de seguridad.</w:t>
      </w:r>
    </w:p>
    <w:p w14:paraId="5DC27DC0" w14:textId="77777777" w:rsidR="00B57DD0" w:rsidRPr="00D10C8C" w:rsidRDefault="00B57DD0" w:rsidP="00C60E25">
      <w:pPr>
        <w:pStyle w:val="Listas"/>
      </w:pPr>
      <w:r w:rsidRPr="00D10C8C">
        <w:t>Al ver múltiples archivos, el visor web no genera miniaturas separadas para cada página.</w:t>
      </w:r>
    </w:p>
    <w:p w14:paraId="44E62C19" w14:textId="35474B7D" w:rsidR="00C55366" w:rsidRPr="00D10C8C" w:rsidRDefault="00C55366" w:rsidP="00B57DD0">
      <w:pPr>
        <w:spacing w:after="160" w:line="259" w:lineRule="auto"/>
        <w:jc w:val="left"/>
      </w:pPr>
    </w:p>
    <w:p w14:paraId="3DF053BF" w14:textId="77777777" w:rsidR="00C55366" w:rsidRPr="00D10C8C" w:rsidRDefault="00C55366">
      <w:pPr>
        <w:spacing w:after="160" w:line="259" w:lineRule="auto"/>
        <w:jc w:val="left"/>
      </w:pPr>
      <w:r w:rsidRPr="00D10C8C">
        <w:br w:type="page"/>
      </w:r>
    </w:p>
    <w:p w14:paraId="7A6460C7" w14:textId="43DC28A8" w:rsidR="00BC4D85" w:rsidRPr="00D10C8C" w:rsidRDefault="00BC4D85" w:rsidP="00BC4D85">
      <w:pPr>
        <w:pStyle w:val="Ttulo1"/>
        <w:jc w:val="left"/>
      </w:pPr>
      <w:bookmarkStart w:id="152" w:name="_Anexo_5_"/>
      <w:bookmarkStart w:id="153" w:name="_Toc188990082"/>
      <w:bookmarkStart w:id="154" w:name="_Toc188990892"/>
      <w:bookmarkEnd w:id="152"/>
      <w:r w:rsidRPr="00D10C8C">
        <w:lastRenderedPageBreak/>
        <w:t>Anexo 5</w:t>
      </w:r>
      <w:r w:rsidR="00FB78D2">
        <w:t xml:space="preserve"> </w:t>
      </w:r>
      <w:r w:rsidR="00957B72" w:rsidRPr="00D10C8C">
        <w:t>Common scripts</w:t>
      </w:r>
      <w:bookmarkEnd w:id="153"/>
      <w:bookmarkEnd w:id="154"/>
    </w:p>
    <w:p w14:paraId="34ADD913" w14:textId="77777777" w:rsidR="0010228E" w:rsidRPr="00D10C8C" w:rsidRDefault="0010228E" w:rsidP="0010228E">
      <w:r w:rsidRPr="00D10C8C">
        <w:t>En este capítulo se documentan los scripts comunes implementados en el servidor Therefore, los cuales pueden ser utilizados desde cualquier proceso. El objetivo de centralizar estas funciones es facilitar la gestión del código, permitiendo que las ediciones o correcciones se realicen únicamente desde un lugar.</w:t>
      </w:r>
    </w:p>
    <w:p w14:paraId="7D955B0F" w14:textId="15550084" w:rsidR="00CE30A6" w:rsidRPr="00D10C8C" w:rsidRDefault="0010228E" w:rsidP="0010228E">
      <w:pPr>
        <w:spacing w:after="160" w:line="259" w:lineRule="auto"/>
        <w:jc w:val="left"/>
      </w:pPr>
      <w:r w:rsidRPr="00D10C8C">
        <w:t>A continuación, se describen los scripts comunes desarrollados en este proyecto</w:t>
      </w:r>
      <w:r w:rsidR="00CE30A6" w:rsidRPr="00D10C8C">
        <w:t>:</w:t>
      </w:r>
    </w:p>
    <w:p w14:paraId="09E50BF0" w14:textId="77777777" w:rsidR="00CE30A6" w:rsidRPr="00D10C8C" w:rsidRDefault="00CE30A6" w:rsidP="00CE30A6">
      <w:pPr>
        <w:pStyle w:val="Ttulo2"/>
      </w:pPr>
      <w:bookmarkStart w:id="155" w:name="_Toc188990083"/>
      <w:bookmarkStart w:id="156" w:name="_Toc188990893"/>
      <w:r w:rsidRPr="00D10C8C">
        <w:t>Actualización de Vencimientos</w:t>
      </w:r>
      <w:bookmarkEnd w:id="155"/>
      <w:bookmarkEnd w:id="156"/>
    </w:p>
    <w:p w14:paraId="3307BA60" w14:textId="77777777" w:rsidR="00CE30A6" w:rsidRPr="00D10C8C" w:rsidRDefault="00CE30A6" w:rsidP="00CE30A6">
      <w:pPr>
        <w:pStyle w:val="Titulo4"/>
      </w:pPr>
      <w:r w:rsidRPr="00D10C8C">
        <w:t>Descripción</w:t>
      </w:r>
    </w:p>
    <w:p w14:paraId="20191171" w14:textId="77777777" w:rsidR="00D749CE" w:rsidRPr="00D10C8C" w:rsidRDefault="00CE30A6" w:rsidP="00D749CE">
      <w:r w:rsidRPr="00D10C8C">
        <w:t>Este script se encarga de actualizar automáticamente los vencimientos de ciertos documentos en función de reglas predefinidas. Su uso es clave para garantizar que los registros estén al día y cumplir con los requisitos de gestión del ciclo de vida de los documentos</w:t>
      </w:r>
      <w:r w:rsidR="00D749CE">
        <w:t xml:space="preserve">, </w:t>
      </w:r>
      <w:r w:rsidR="00D749CE" w:rsidRPr="00D10C8C">
        <w:t>Este script puede ser invocado desde cualquier proceso que requiera mantener actualizados los vencimientos de documentos.</w:t>
      </w:r>
    </w:p>
    <w:p w14:paraId="064782F9" w14:textId="77777777" w:rsidR="00CE30A6" w:rsidRPr="00D10C8C" w:rsidRDefault="00CE30A6" w:rsidP="00CE30A6">
      <w:pPr>
        <w:pStyle w:val="Titulo4"/>
      </w:pPr>
      <w:r w:rsidRPr="00D10C8C">
        <w:t>Funcionalidades</w:t>
      </w:r>
    </w:p>
    <w:p w14:paraId="00783924" w14:textId="77777777" w:rsidR="00CE30A6" w:rsidRPr="00D10C8C" w:rsidRDefault="00CE30A6" w:rsidP="00CE30A6">
      <w:pPr>
        <w:pStyle w:val="Listas"/>
      </w:pPr>
      <w:r w:rsidRPr="00D10C8C">
        <w:t>Cálculo automático de nuevas fechas de vencimiento basadas en configuraciones.</w:t>
      </w:r>
    </w:p>
    <w:p w14:paraId="1F34D3C6" w14:textId="77777777" w:rsidR="00CE30A6" w:rsidRPr="00D10C8C" w:rsidRDefault="00CE30A6" w:rsidP="00CE30A6">
      <w:pPr>
        <w:pStyle w:val="Listas"/>
      </w:pPr>
      <w:r w:rsidRPr="00D10C8C">
        <w:t>Actualización de los campos de vencimiento en el sistema Therefore.</w:t>
      </w:r>
    </w:p>
    <w:p w14:paraId="48AD2786" w14:textId="77777777" w:rsidR="00CE30A6" w:rsidRPr="00D10C8C" w:rsidRDefault="00CE30A6" w:rsidP="00CE30A6">
      <w:pPr>
        <w:pStyle w:val="Listas"/>
      </w:pPr>
      <w:r w:rsidRPr="00D10C8C">
        <w:t>Generación de un log para registrar las modificaciones realizadas.</w:t>
      </w:r>
    </w:p>
    <w:p w14:paraId="35D227CB" w14:textId="77777777" w:rsidR="00CE30A6" w:rsidRPr="00D10C8C" w:rsidRDefault="00CE30A6" w:rsidP="00CE30A6">
      <w:pPr>
        <w:pStyle w:val="Titulo4"/>
      </w:pPr>
      <w:r w:rsidRPr="00D10C8C">
        <w:t>Detalle del Código</w:t>
      </w:r>
    </w:p>
    <w:p w14:paraId="5A4D6C50" w14:textId="77777777" w:rsidR="00CE30A6" w:rsidRPr="00D10C8C" w:rsidRDefault="00CE30A6" w:rsidP="00E37AB9">
      <w:pPr>
        <w:pStyle w:val="Codigo"/>
        <w:rPr>
          <w:rStyle w:val="CdigoHTML"/>
          <w:sz w:val="16"/>
        </w:rPr>
      </w:pPr>
      <w:r w:rsidRPr="00D10C8C">
        <w:rPr>
          <w:rStyle w:val="CdigoHTML"/>
          <w:sz w:val="16"/>
        </w:rPr>
        <w:t>' Obtener los valores de los campos</w:t>
      </w:r>
    </w:p>
    <w:p w14:paraId="67412389" w14:textId="77777777" w:rsidR="00CE30A6" w:rsidRPr="00D10C8C" w:rsidRDefault="00CE30A6" w:rsidP="00E37AB9">
      <w:pPr>
        <w:pStyle w:val="Codigo"/>
        <w:rPr>
          <w:rStyle w:val="CdigoHTML"/>
          <w:sz w:val="16"/>
        </w:rPr>
      </w:pPr>
      <w:r w:rsidRPr="00D10C8C">
        <w:rPr>
          <w:rStyle w:val="CdigoHTML"/>
          <w:sz w:val="16"/>
        </w:rPr>
        <w:t xml:space="preserve">Dias = </w:t>
      </w:r>
      <w:proofErr w:type="spellStart"/>
      <w:r w:rsidRPr="00D10C8C">
        <w:rPr>
          <w:rStyle w:val="CdigoHTML"/>
          <w:sz w:val="16"/>
        </w:rPr>
        <w:t>SourceIndexData.GetField</w:t>
      </w:r>
      <w:proofErr w:type="spellEnd"/>
      <w:r w:rsidRPr="00D10C8C">
        <w:rPr>
          <w:rStyle w:val="CdigoHTML"/>
          <w:sz w:val="16"/>
        </w:rPr>
        <w:t>("</w:t>
      </w:r>
      <w:proofErr w:type="spellStart"/>
      <w:r w:rsidRPr="00D10C8C">
        <w:rPr>
          <w:rStyle w:val="CdigoHTML"/>
          <w:sz w:val="16"/>
        </w:rPr>
        <w:t>TipoNotificacion_TiempoRespuesta</w:t>
      </w:r>
      <w:proofErr w:type="spellEnd"/>
      <w:r w:rsidRPr="00D10C8C">
        <w:rPr>
          <w:rStyle w:val="CdigoHTML"/>
          <w:sz w:val="16"/>
        </w:rPr>
        <w:t>")</w:t>
      </w:r>
    </w:p>
    <w:p w14:paraId="48FD1CE1" w14:textId="77777777" w:rsidR="00CE30A6" w:rsidRPr="00D10C8C" w:rsidRDefault="00CE30A6" w:rsidP="00E37AB9">
      <w:pPr>
        <w:pStyle w:val="Codigo"/>
        <w:rPr>
          <w:rStyle w:val="CdigoHTML"/>
          <w:sz w:val="16"/>
        </w:rPr>
      </w:pPr>
      <w:proofErr w:type="spellStart"/>
      <w:r w:rsidRPr="00D10C8C">
        <w:rPr>
          <w:rStyle w:val="CdigoHTML"/>
          <w:sz w:val="16"/>
        </w:rPr>
        <w:t>DiasAviso</w:t>
      </w:r>
      <w:proofErr w:type="spellEnd"/>
      <w:r w:rsidRPr="00D10C8C">
        <w:rPr>
          <w:rStyle w:val="CdigoHTML"/>
          <w:sz w:val="16"/>
        </w:rPr>
        <w:t xml:space="preserve"> = </w:t>
      </w:r>
      <w:proofErr w:type="spellStart"/>
      <w:r w:rsidRPr="00D10C8C">
        <w:rPr>
          <w:rStyle w:val="CdigoHTML"/>
          <w:sz w:val="16"/>
        </w:rPr>
        <w:t>dias</w:t>
      </w:r>
      <w:proofErr w:type="spellEnd"/>
      <w:r w:rsidRPr="00D10C8C">
        <w:rPr>
          <w:rStyle w:val="CdigoHTML"/>
          <w:sz w:val="16"/>
        </w:rPr>
        <w:t xml:space="preserve"> - 5</w:t>
      </w:r>
    </w:p>
    <w:p w14:paraId="3149C2F9" w14:textId="77777777" w:rsidR="00CE30A6" w:rsidRPr="00D10C8C" w:rsidRDefault="00CE30A6" w:rsidP="00E37AB9">
      <w:pPr>
        <w:pStyle w:val="Codigo"/>
        <w:rPr>
          <w:rStyle w:val="CdigoHTML"/>
          <w:sz w:val="16"/>
        </w:rPr>
      </w:pPr>
      <w:proofErr w:type="spellStart"/>
      <w:r w:rsidRPr="00D10C8C">
        <w:rPr>
          <w:rStyle w:val="CdigoHTML"/>
          <w:sz w:val="16"/>
        </w:rPr>
        <w:t>FechaEnvio</w:t>
      </w:r>
      <w:proofErr w:type="spellEnd"/>
      <w:r w:rsidRPr="00D10C8C">
        <w:rPr>
          <w:rStyle w:val="CdigoHTML"/>
          <w:sz w:val="16"/>
        </w:rPr>
        <w:t xml:space="preserve"> = </w:t>
      </w:r>
      <w:proofErr w:type="spellStart"/>
      <w:r w:rsidRPr="00D10C8C">
        <w:rPr>
          <w:rStyle w:val="CdigoHTML"/>
          <w:sz w:val="16"/>
        </w:rPr>
        <w:t>SourceIndexData.GetField</w:t>
      </w:r>
      <w:proofErr w:type="spellEnd"/>
      <w:r w:rsidRPr="00D10C8C">
        <w:rPr>
          <w:rStyle w:val="CdigoHTML"/>
          <w:sz w:val="16"/>
        </w:rPr>
        <w:t>("</w:t>
      </w:r>
      <w:proofErr w:type="spellStart"/>
      <w:r w:rsidRPr="00D10C8C">
        <w:rPr>
          <w:rStyle w:val="CdigoHTML"/>
          <w:sz w:val="16"/>
        </w:rPr>
        <w:t>Fecha_Envio</w:t>
      </w:r>
      <w:proofErr w:type="spellEnd"/>
      <w:r w:rsidRPr="00D10C8C">
        <w:rPr>
          <w:rStyle w:val="CdigoHTML"/>
          <w:sz w:val="16"/>
        </w:rPr>
        <w:t>")</w:t>
      </w:r>
    </w:p>
    <w:p w14:paraId="75C99F1F" w14:textId="77777777" w:rsidR="00CE30A6" w:rsidRPr="00D10C8C" w:rsidRDefault="00CE30A6" w:rsidP="00E37AB9">
      <w:pPr>
        <w:pStyle w:val="Codigo"/>
        <w:rPr>
          <w:rStyle w:val="CdigoHTML"/>
          <w:sz w:val="16"/>
        </w:rPr>
      </w:pPr>
      <w:proofErr w:type="spellStart"/>
      <w:r w:rsidRPr="00D10C8C">
        <w:rPr>
          <w:rStyle w:val="CdigoHTML"/>
          <w:sz w:val="16"/>
        </w:rPr>
        <w:t>Estado_TiempoMax</w:t>
      </w:r>
      <w:proofErr w:type="spellEnd"/>
      <w:r w:rsidRPr="00D10C8C">
        <w:rPr>
          <w:rStyle w:val="CdigoHTML"/>
          <w:sz w:val="16"/>
        </w:rPr>
        <w:t xml:space="preserve"> = </w:t>
      </w:r>
      <w:proofErr w:type="spellStart"/>
      <w:r w:rsidRPr="00D10C8C">
        <w:rPr>
          <w:rStyle w:val="CdigoHTML"/>
          <w:sz w:val="16"/>
        </w:rPr>
        <w:t>SourceIndexData.GetField</w:t>
      </w:r>
      <w:proofErr w:type="spellEnd"/>
      <w:r w:rsidRPr="00D10C8C">
        <w:rPr>
          <w:rStyle w:val="CdigoHTML"/>
          <w:sz w:val="16"/>
        </w:rPr>
        <w:t>("</w:t>
      </w:r>
      <w:proofErr w:type="spellStart"/>
      <w:r w:rsidRPr="00D10C8C">
        <w:rPr>
          <w:rStyle w:val="CdigoHTML"/>
          <w:sz w:val="16"/>
        </w:rPr>
        <w:t>Estado_TiempoMax</w:t>
      </w:r>
      <w:proofErr w:type="spellEnd"/>
      <w:r w:rsidRPr="00D10C8C">
        <w:rPr>
          <w:rStyle w:val="CdigoHTML"/>
          <w:sz w:val="16"/>
        </w:rPr>
        <w:t>")</w:t>
      </w:r>
    </w:p>
    <w:p w14:paraId="52EA7234" w14:textId="77777777" w:rsidR="00CE30A6" w:rsidRPr="00D10C8C" w:rsidRDefault="00CE30A6" w:rsidP="00E37AB9">
      <w:pPr>
        <w:pStyle w:val="Codigo"/>
        <w:rPr>
          <w:rStyle w:val="CdigoHTML"/>
          <w:sz w:val="16"/>
        </w:rPr>
      </w:pPr>
    </w:p>
    <w:p w14:paraId="072C1E2B" w14:textId="77777777" w:rsidR="00CE30A6" w:rsidRPr="00D10C8C" w:rsidRDefault="00CE30A6" w:rsidP="00E37AB9">
      <w:pPr>
        <w:pStyle w:val="Codigo"/>
        <w:rPr>
          <w:rStyle w:val="CdigoHTML"/>
          <w:sz w:val="16"/>
        </w:rPr>
      </w:pPr>
      <w:r w:rsidRPr="00D10C8C">
        <w:rPr>
          <w:rStyle w:val="CdigoHTML"/>
          <w:sz w:val="16"/>
        </w:rPr>
        <w:t>' Calcular fechas ajustadas</w:t>
      </w:r>
    </w:p>
    <w:p w14:paraId="428E12F7" w14:textId="77777777" w:rsidR="00CE30A6" w:rsidRPr="00D10C8C" w:rsidRDefault="00CE30A6" w:rsidP="00E37AB9">
      <w:pPr>
        <w:pStyle w:val="Codigo"/>
        <w:rPr>
          <w:rStyle w:val="CdigoHTML"/>
          <w:sz w:val="16"/>
        </w:rPr>
      </w:pPr>
      <w:proofErr w:type="spellStart"/>
      <w:r w:rsidRPr="00D10C8C">
        <w:rPr>
          <w:rStyle w:val="CdigoHTML"/>
          <w:sz w:val="16"/>
        </w:rPr>
        <w:t>FechaMaxima</w:t>
      </w:r>
      <w:proofErr w:type="spellEnd"/>
      <w:r w:rsidRPr="00D10C8C">
        <w:rPr>
          <w:rStyle w:val="CdigoHTML"/>
          <w:sz w:val="16"/>
        </w:rPr>
        <w:t xml:space="preserve"> = </w:t>
      </w:r>
      <w:proofErr w:type="spellStart"/>
      <w:r w:rsidRPr="00D10C8C">
        <w:rPr>
          <w:rStyle w:val="CdigoHTML"/>
          <w:sz w:val="16"/>
        </w:rPr>
        <w:t>GetField</w:t>
      </w:r>
      <w:proofErr w:type="spellEnd"/>
      <w:r w:rsidRPr="00D10C8C">
        <w:rPr>
          <w:rStyle w:val="CdigoHTML"/>
          <w:sz w:val="16"/>
        </w:rPr>
        <w:t>("</w:t>
      </w:r>
      <w:proofErr w:type="spellStart"/>
      <w:r w:rsidRPr="00D10C8C">
        <w:rPr>
          <w:rStyle w:val="CdigoHTML"/>
          <w:sz w:val="16"/>
        </w:rPr>
        <w:t>Fecha_Maxima</w:t>
      </w:r>
      <w:proofErr w:type="spellEnd"/>
      <w:r w:rsidRPr="00D10C8C">
        <w:rPr>
          <w:rStyle w:val="CdigoHTML"/>
          <w:sz w:val="16"/>
        </w:rPr>
        <w:t>")</w:t>
      </w:r>
    </w:p>
    <w:p w14:paraId="5F7A622C" w14:textId="77777777" w:rsidR="00CE30A6" w:rsidRPr="00D10C8C" w:rsidRDefault="00CE30A6" w:rsidP="00E37AB9">
      <w:pPr>
        <w:pStyle w:val="Codigo"/>
        <w:rPr>
          <w:rStyle w:val="CdigoHTML"/>
          <w:sz w:val="16"/>
        </w:rPr>
      </w:pPr>
      <w:proofErr w:type="spellStart"/>
      <w:r w:rsidRPr="00D10C8C">
        <w:rPr>
          <w:rStyle w:val="CdigoHTML"/>
          <w:sz w:val="16"/>
        </w:rPr>
        <w:t>FechaAvisoPrevio</w:t>
      </w:r>
      <w:proofErr w:type="spellEnd"/>
      <w:r w:rsidRPr="00D10C8C">
        <w:rPr>
          <w:rStyle w:val="CdigoHTML"/>
          <w:sz w:val="16"/>
        </w:rPr>
        <w:t xml:space="preserve"> = </w:t>
      </w:r>
      <w:proofErr w:type="spellStart"/>
      <w:proofErr w:type="gramStart"/>
      <w:r w:rsidRPr="00D10C8C">
        <w:rPr>
          <w:rStyle w:val="CdigoHTML"/>
          <w:sz w:val="16"/>
        </w:rPr>
        <w:t>DateAdd</w:t>
      </w:r>
      <w:proofErr w:type="spellEnd"/>
      <w:r w:rsidRPr="00D10C8C">
        <w:rPr>
          <w:rStyle w:val="CdigoHTML"/>
          <w:sz w:val="16"/>
        </w:rPr>
        <w:t>(</w:t>
      </w:r>
      <w:proofErr w:type="gramEnd"/>
      <w:r w:rsidRPr="00D10C8C">
        <w:rPr>
          <w:rStyle w:val="CdigoHTML"/>
          <w:sz w:val="16"/>
        </w:rPr>
        <w:t xml:space="preserve">"d", -1, </w:t>
      </w:r>
      <w:proofErr w:type="spellStart"/>
      <w:r w:rsidRPr="00D10C8C">
        <w:rPr>
          <w:rStyle w:val="CdigoHTML"/>
          <w:sz w:val="16"/>
        </w:rPr>
        <w:t>FechaMaxima</w:t>
      </w:r>
      <w:proofErr w:type="spellEnd"/>
      <w:r w:rsidRPr="00D10C8C">
        <w:rPr>
          <w:rStyle w:val="CdigoHTML"/>
          <w:sz w:val="16"/>
        </w:rPr>
        <w:t>)</w:t>
      </w:r>
    </w:p>
    <w:p w14:paraId="75152705" w14:textId="77777777" w:rsidR="00CE30A6" w:rsidRPr="00D10C8C" w:rsidRDefault="00CE30A6" w:rsidP="00E37AB9">
      <w:pPr>
        <w:pStyle w:val="Codigo"/>
        <w:rPr>
          <w:rStyle w:val="CdigoHTML"/>
          <w:sz w:val="16"/>
        </w:rPr>
      </w:pPr>
    </w:p>
    <w:p w14:paraId="4786E061" w14:textId="77777777" w:rsidR="00CE30A6" w:rsidRPr="00D10C8C" w:rsidRDefault="00CE30A6" w:rsidP="00E37AB9">
      <w:pPr>
        <w:pStyle w:val="Codigo"/>
        <w:rPr>
          <w:rStyle w:val="CdigoHTML"/>
          <w:sz w:val="16"/>
        </w:rPr>
      </w:pPr>
      <w:r w:rsidRPr="00D10C8C">
        <w:rPr>
          <w:rStyle w:val="CdigoHTML"/>
          <w:sz w:val="16"/>
        </w:rPr>
        <w:t>' Obtener la fecha actual formateada</w:t>
      </w:r>
    </w:p>
    <w:p w14:paraId="1C5AC2EE" w14:textId="77777777" w:rsidR="00CE30A6" w:rsidRPr="007B7D05" w:rsidRDefault="00CE30A6" w:rsidP="00E37AB9">
      <w:pPr>
        <w:pStyle w:val="Codigo"/>
        <w:rPr>
          <w:rStyle w:val="CdigoHTML"/>
          <w:sz w:val="16"/>
          <w:lang w:val="en-US"/>
        </w:rPr>
      </w:pPr>
      <w:proofErr w:type="spellStart"/>
      <w:r w:rsidRPr="007B7D05">
        <w:rPr>
          <w:rStyle w:val="CdigoHTML"/>
          <w:sz w:val="16"/>
          <w:lang w:val="en-US"/>
        </w:rPr>
        <w:t>FechaActual</w:t>
      </w:r>
      <w:proofErr w:type="spellEnd"/>
      <w:r w:rsidRPr="007B7D05">
        <w:rPr>
          <w:rStyle w:val="CdigoHTML"/>
          <w:sz w:val="16"/>
          <w:lang w:val="en-US"/>
        </w:rPr>
        <w:t xml:space="preserve"> = </w:t>
      </w:r>
      <w:proofErr w:type="gramStart"/>
      <w:r w:rsidRPr="007B7D05">
        <w:rPr>
          <w:rStyle w:val="CdigoHTML"/>
          <w:sz w:val="16"/>
          <w:lang w:val="en-US"/>
        </w:rPr>
        <w:t>Day(</w:t>
      </w:r>
      <w:proofErr w:type="gramEnd"/>
      <w:r w:rsidRPr="007B7D05">
        <w:rPr>
          <w:rStyle w:val="CdigoHTML"/>
          <w:sz w:val="16"/>
          <w:lang w:val="en-US"/>
        </w:rPr>
        <w:t>Now) &amp; "/" &amp; Month(Now) &amp; "/" &amp; Year(Now)</w:t>
      </w:r>
    </w:p>
    <w:p w14:paraId="60F4E832" w14:textId="77777777" w:rsidR="00CE30A6" w:rsidRPr="007B7D05" w:rsidRDefault="00CE30A6" w:rsidP="00E37AB9">
      <w:pPr>
        <w:pStyle w:val="Codigo"/>
        <w:rPr>
          <w:rStyle w:val="CdigoHTML"/>
          <w:sz w:val="16"/>
          <w:lang w:val="en-US"/>
        </w:rPr>
      </w:pPr>
      <w:proofErr w:type="spellStart"/>
      <w:r w:rsidRPr="007B7D05">
        <w:rPr>
          <w:rStyle w:val="CdigoHTML"/>
          <w:sz w:val="16"/>
          <w:lang w:val="en-US"/>
        </w:rPr>
        <w:t>FechaHoraActual</w:t>
      </w:r>
      <w:proofErr w:type="spellEnd"/>
      <w:r w:rsidRPr="007B7D05">
        <w:rPr>
          <w:rStyle w:val="CdigoHTML"/>
          <w:sz w:val="16"/>
          <w:lang w:val="en-US"/>
        </w:rPr>
        <w:t xml:space="preserve"> = </w:t>
      </w:r>
      <w:proofErr w:type="gramStart"/>
      <w:r w:rsidRPr="007B7D05">
        <w:rPr>
          <w:rStyle w:val="CdigoHTML"/>
          <w:sz w:val="16"/>
          <w:lang w:val="en-US"/>
        </w:rPr>
        <w:t>Day(</w:t>
      </w:r>
      <w:proofErr w:type="gramEnd"/>
      <w:r w:rsidRPr="007B7D05">
        <w:rPr>
          <w:rStyle w:val="CdigoHTML"/>
          <w:sz w:val="16"/>
          <w:lang w:val="en-US"/>
        </w:rPr>
        <w:t>Now) &amp; "/" &amp; Month(Now) &amp; "/" &amp; Year(Now) &amp; " " &amp; Right("0" &amp; Hour(Now), 2) &amp; ":" &amp; Right("0" &amp; Minute(Now), 2)</w:t>
      </w:r>
    </w:p>
    <w:p w14:paraId="2E7CA7CC" w14:textId="77777777" w:rsidR="00CE30A6" w:rsidRPr="007B7D05" w:rsidRDefault="00CE30A6" w:rsidP="00E37AB9">
      <w:pPr>
        <w:pStyle w:val="Codigo"/>
        <w:rPr>
          <w:rStyle w:val="CdigoHTML"/>
          <w:sz w:val="16"/>
          <w:lang w:val="en-US"/>
        </w:rPr>
      </w:pPr>
    </w:p>
    <w:p w14:paraId="7F3E0A95" w14:textId="77777777" w:rsidR="00CE30A6" w:rsidRPr="00D10C8C" w:rsidRDefault="00CE30A6" w:rsidP="00E37AB9">
      <w:pPr>
        <w:pStyle w:val="Codigo"/>
        <w:rPr>
          <w:rStyle w:val="CdigoHTML"/>
          <w:sz w:val="16"/>
        </w:rPr>
      </w:pPr>
      <w:r w:rsidRPr="00D10C8C">
        <w:rPr>
          <w:rStyle w:val="CdigoHTML"/>
          <w:sz w:val="16"/>
        </w:rPr>
        <w:t>' Establecer campos con las fechas y valores calculados</w:t>
      </w:r>
    </w:p>
    <w:p w14:paraId="0A28EF4B" w14:textId="77777777" w:rsidR="00CE30A6" w:rsidRPr="00D10C8C" w:rsidRDefault="00CE30A6" w:rsidP="00E37AB9">
      <w:pPr>
        <w:pStyle w:val="Codigo"/>
        <w:rPr>
          <w:rStyle w:val="CdigoHTML"/>
          <w:sz w:val="16"/>
        </w:rPr>
      </w:pPr>
      <w:proofErr w:type="spellStart"/>
      <w:r w:rsidRPr="00D10C8C">
        <w:rPr>
          <w:rStyle w:val="CdigoHTML"/>
          <w:sz w:val="16"/>
        </w:rPr>
        <w:t>SetField</w:t>
      </w:r>
      <w:proofErr w:type="spellEnd"/>
      <w:r w:rsidRPr="00D10C8C">
        <w:rPr>
          <w:rStyle w:val="CdigoHTML"/>
          <w:sz w:val="16"/>
        </w:rPr>
        <w:t xml:space="preserve"> "</w:t>
      </w:r>
      <w:proofErr w:type="spellStart"/>
      <w:r w:rsidRPr="00D10C8C">
        <w:rPr>
          <w:rStyle w:val="CdigoHTML"/>
          <w:sz w:val="16"/>
        </w:rPr>
        <w:t>Fecha_Aviso_Previo</w:t>
      </w:r>
      <w:proofErr w:type="spellEnd"/>
      <w:r w:rsidRPr="00D10C8C">
        <w:rPr>
          <w:rStyle w:val="CdigoHTML"/>
          <w:sz w:val="16"/>
        </w:rPr>
        <w:t xml:space="preserve">", </w:t>
      </w:r>
      <w:proofErr w:type="spellStart"/>
      <w:r w:rsidRPr="00D10C8C">
        <w:rPr>
          <w:rStyle w:val="CdigoHTML"/>
          <w:sz w:val="16"/>
        </w:rPr>
        <w:t>FechaAvisoPrevio</w:t>
      </w:r>
      <w:proofErr w:type="spellEnd"/>
    </w:p>
    <w:p w14:paraId="5F70B8C8" w14:textId="77777777" w:rsidR="00CE30A6" w:rsidRDefault="00CE30A6" w:rsidP="00E37AB9">
      <w:pPr>
        <w:pStyle w:val="Codigo"/>
        <w:rPr>
          <w:rStyle w:val="CdigoHTML"/>
          <w:sz w:val="16"/>
        </w:rPr>
      </w:pPr>
      <w:proofErr w:type="spellStart"/>
      <w:r w:rsidRPr="00D10C8C">
        <w:rPr>
          <w:rStyle w:val="CdigoHTML"/>
          <w:sz w:val="16"/>
        </w:rPr>
        <w:t>SetField</w:t>
      </w:r>
      <w:proofErr w:type="spellEnd"/>
      <w:r w:rsidRPr="00D10C8C">
        <w:rPr>
          <w:rStyle w:val="CdigoHTML"/>
          <w:sz w:val="16"/>
        </w:rPr>
        <w:t xml:space="preserve"> "</w:t>
      </w:r>
      <w:proofErr w:type="spellStart"/>
      <w:r w:rsidRPr="00D10C8C">
        <w:rPr>
          <w:rStyle w:val="CdigoHTML"/>
          <w:sz w:val="16"/>
        </w:rPr>
        <w:t>Caducidad_Tarea_Actual</w:t>
      </w:r>
      <w:proofErr w:type="spellEnd"/>
      <w:r w:rsidRPr="00D10C8C">
        <w:rPr>
          <w:rStyle w:val="CdigoHTML"/>
          <w:sz w:val="16"/>
        </w:rPr>
        <w:t xml:space="preserve">", </w:t>
      </w:r>
      <w:proofErr w:type="spellStart"/>
      <w:proofErr w:type="gramStart"/>
      <w:r w:rsidRPr="00D10C8C">
        <w:rPr>
          <w:rStyle w:val="CdigoHTML"/>
          <w:sz w:val="16"/>
        </w:rPr>
        <w:t>DateAdd</w:t>
      </w:r>
      <w:proofErr w:type="spellEnd"/>
      <w:r w:rsidRPr="00D10C8C">
        <w:rPr>
          <w:rStyle w:val="CdigoHTML"/>
          <w:sz w:val="16"/>
        </w:rPr>
        <w:t>(</w:t>
      </w:r>
      <w:proofErr w:type="gramEnd"/>
      <w:r w:rsidRPr="00D10C8C">
        <w:rPr>
          <w:rStyle w:val="CdigoHTML"/>
          <w:sz w:val="16"/>
        </w:rPr>
        <w:t xml:space="preserve">"h", </w:t>
      </w:r>
      <w:proofErr w:type="spellStart"/>
      <w:r w:rsidRPr="00D10C8C">
        <w:rPr>
          <w:rStyle w:val="CdigoHTML"/>
          <w:sz w:val="16"/>
        </w:rPr>
        <w:t>Estado_TiempoMax</w:t>
      </w:r>
      <w:proofErr w:type="spellEnd"/>
      <w:r w:rsidRPr="00D10C8C">
        <w:rPr>
          <w:rStyle w:val="CdigoHTML"/>
          <w:sz w:val="16"/>
        </w:rPr>
        <w:t xml:space="preserve">, </w:t>
      </w:r>
      <w:proofErr w:type="spellStart"/>
      <w:r w:rsidRPr="00D10C8C">
        <w:rPr>
          <w:rStyle w:val="CdigoHTML"/>
          <w:sz w:val="16"/>
        </w:rPr>
        <w:t>Now</w:t>
      </w:r>
      <w:proofErr w:type="spellEnd"/>
      <w:r w:rsidRPr="00D10C8C">
        <w:rPr>
          <w:rStyle w:val="CdigoHTML"/>
          <w:sz w:val="16"/>
        </w:rPr>
        <w:t>)</w:t>
      </w:r>
    </w:p>
    <w:p w14:paraId="1CC24C33" w14:textId="77777777" w:rsidR="00613ACC" w:rsidRDefault="00613ACC" w:rsidP="00E37AB9">
      <w:pPr>
        <w:pStyle w:val="Codigo"/>
        <w:rPr>
          <w:rStyle w:val="CdigoHTML"/>
          <w:sz w:val="16"/>
        </w:rPr>
      </w:pPr>
    </w:p>
    <w:p w14:paraId="359CE8D3" w14:textId="761678E2" w:rsidR="00613ACC" w:rsidRDefault="00B26A99" w:rsidP="00E37AB9">
      <w:pPr>
        <w:pStyle w:val="Codigo"/>
        <w:rPr>
          <w:rStyle w:val="CdigoHTML"/>
          <w:sz w:val="16"/>
        </w:rPr>
      </w:pPr>
      <w:r w:rsidRPr="00D10C8C">
        <w:rPr>
          <w:rStyle w:val="CdigoHTML"/>
          <w:sz w:val="16"/>
        </w:rPr>
        <w:t xml:space="preserve">' Establecer </w:t>
      </w:r>
      <w:r w:rsidR="00012A13">
        <w:rPr>
          <w:rStyle w:val="CdigoHTML"/>
          <w:sz w:val="16"/>
        </w:rPr>
        <w:t>marcas de Sanción y recargo si hay importe asignado</w:t>
      </w:r>
    </w:p>
    <w:p w14:paraId="68F6A53E" w14:textId="77777777" w:rsidR="00012A13" w:rsidRPr="00012A13" w:rsidRDefault="00012A13" w:rsidP="00012A13">
      <w:pPr>
        <w:pStyle w:val="Codigo"/>
        <w:rPr>
          <w:rStyle w:val="CdigoHTML"/>
          <w:sz w:val="16"/>
          <w:lang w:val="en-US"/>
        </w:rPr>
      </w:pPr>
      <w:r w:rsidRPr="00012A13">
        <w:rPr>
          <w:rStyle w:val="CdigoHTML"/>
          <w:sz w:val="16"/>
          <w:lang w:val="en-US"/>
        </w:rPr>
        <w:t xml:space="preserve">IF </w:t>
      </w:r>
      <w:proofErr w:type="spellStart"/>
      <w:r w:rsidRPr="00012A13">
        <w:rPr>
          <w:rStyle w:val="CdigoHTML"/>
          <w:sz w:val="16"/>
          <w:lang w:val="en-US"/>
        </w:rPr>
        <w:t>SourceIndexData.GetField</w:t>
      </w:r>
      <w:proofErr w:type="spellEnd"/>
      <w:r w:rsidRPr="00012A13">
        <w:rPr>
          <w:rStyle w:val="CdigoHTML"/>
          <w:sz w:val="16"/>
          <w:lang w:val="en-US"/>
        </w:rPr>
        <w:t>("</w:t>
      </w:r>
      <w:proofErr w:type="spellStart"/>
      <w:r w:rsidRPr="00012A13">
        <w:rPr>
          <w:rStyle w:val="CdigoHTML"/>
          <w:sz w:val="16"/>
          <w:lang w:val="en-US"/>
        </w:rPr>
        <w:t>Importe</w:t>
      </w:r>
      <w:proofErr w:type="spellEnd"/>
      <w:r w:rsidRPr="00012A13">
        <w:rPr>
          <w:rStyle w:val="CdigoHTML"/>
          <w:sz w:val="16"/>
          <w:lang w:val="en-US"/>
        </w:rPr>
        <w:t xml:space="preserve">") &gt; 0 Then </w:t>
      </w:r>
    </w:p>
    <w:p w14:paraId="592E29AB" w14:textId="77777777" w:rsidR="00012A13" w:rsidRPr="00012A13" w:rsidRDefault="00012A13" w:rsidP="00012A13">
      <w:pPr>
        <w:pStyle w:val="Codigo"/>
        <w:rPr>
          <w:rStyle w:val="CdigoHTML"/>
          <w:sz w:val="16"/>
          <w:lang w:val="en-US"/>
        </w:rPr>
      </w:pPr>
      <w:proofErr w:type="spellStart"/>
      <w:r w:rsidRPr="00012A13">
        <w:rPr>
          <w:rStyle w:val="CdigoHTML"/>
          <w:sz w:val="16"/>
          <w:lang w:val="en-US"/>
        </w:rPr>
        <w:t>SetField</w:t>
      </w:r>
      <w:proofErr w:type="spellEnd"/>
      <w:r w:rsidRPr="00012A13">
        <w:rPr>
          <w:rStyle w:val="CdigoHTML"/>
          <w:sz w:val="16"/>
          <w:lang w:val="en-US"/>
        </w:rPr>
        <w:t xml:space="preserve"> "</w:t>
      </w:r>
      <w:proofErr w:type="spellStart"/>
      <w:r w:rsidRPr="00012A13">
        <w:rPr>
          <w:rStyle w:val="CdigoHTML"/>
          <w:sz w:val="16"/>
          <w:lang w:val="en-US"/>
        </w:rPr>
        <w:t>Notif_con_Recargo</w:t>
      </w:r>
      <w:proofErr w:type="spellEnd"/>
      <w:r w:rsidRPr="00012A13">
        <w:rPr>
          <w:rStyle w:val="CdigoHTML"/>
          <w:sz w:val="16"/>
          <w:lang w:val="en-US"/>
        </w:rPr>
        <w:t>", 1</w:t>
      </w:r>
    </w:p>
    <w:p w14:paraId="5B015F69" w14:textId="77777777" w:rsidR="00012A13" w:rsidRPr="00012A13" w:rsidRDefault="00012A13" w:rsidP="00012A13">
      <w:pPr>
        <w:pStyle w:val="Codigo"/>
        <w:rPr>
          <w:rStyle w:val="CdigoHTML"/>
          <w:sz w:val="16"/>
          <w:lang w:val="en-US"/>
        </w:rPr>
      </w:pPr>
      <w:r w:rsidRPr="00012A13">
        <w:rPr>
          <w:rStyle w:val="CdigoHTML"/>
          <w:sz w:val="16"/>
          <w:lang w:val="en-US"/>
        </w:rPr>
        <w:t>End If</w:t>
      </w:r>
    </w:p>
    <w:p w14:paraId="5EB61443" w14:textId="77777777" w:rsidR="00012A13" w:rsidRPr="00012A13" w:rsidRDefault="00012A13" w:rsidP="00012A13">
      <w:pPr>
        <w:pStyle w:val="Codigo"/>
        <w:rPr>
          <w:rStyle w:val="CdigoHTML"/>
          <w:sz w:val="16"/>
          <w:lang w:val="en-US"/>
        </w:rPr>
      </w:pPr>
    </w:p>
    <w:p w14:paraId="0A34355F" w14:textId="77777777" w:rsidR="00012A13" w:rsidRPr="00012A13" w:rsidRDefault="00012A13" w:rsidP="00012A13">
      <w:pPr>
        <w:pStyle w:val="Codigo"/>
        <w:rPr>
          <w:rStyle w:val="CdigoHTML"/>
          <w:sz w:val="16"/>
          <w:lang w:val="en-US"/>
        </w:rPr>
      </w:pPr>
      <w:r w:rsidRPr="00012A13">
        <w:rPr>
          <w:rStyle w:val="CdigoHTML"/>
          <w:sz w:val="16"/>
          <w:lang w:val="en-US"/>
        </w:rPr>
        <w:t xml:space="preserve">if </w:t>
      </w:r>
      <w:proofErr w:type="spellStart"/>
      <w:r w:rsidRPr="00012A13">
        <w:rPr>
          <w:rStyle w:val="CdigoHTML"/>
          <w:sz w:val="16"/>
          <w:lang w:val="en-US"/>
        </w:rPr>
        <w:t>SourceIndexData.GetField</w:t>
      </w:r>
      <w:proofErr w:type="spellEnd"/>
      <w:r w:rsidRPr="00012A13">
        <w:rPr>
          <w:rStyle w:val="CdigoHTML"/>
          <w:sz w:val="16"/>
          <w:lang w:val="en-US"/>
        </w:rPr>
        <w:t>("</w:t>
      </w:r>
      <w:proofErr w:type="spellStart"/>
      <w:r w:rsidRPr="00012A13">
        <w:rPr>
          <w:rStyle w:val="CdigoHTML"/>
          <w:sz w:val="16"/>
          <w:lang w:val="en-US"/>
        </w:rPr>
        <w:t>ImporteMultaSancion</w:t>
      </w:r>
      <w:proofErr w:type="spellEnd"/>
      <w:r w:rsidRPr="00012A13">
        <w:rPr>
          <w:rStyle w:val="CdigoHTML"/>
          <w:sz w:val="16"/>
          <w:lang w:val="en-US"/>
        </w:rPr>
        <w:t xml:space="preserve">") &gt;0 Then </w:t>
      </w:r>
    </w:p>
    <w:p w14:paraId="0FF027A0" w14:textId="77777777" w:rsidR="00012A13" w:rsidRPr="00DF7B5F" w:rsidRDefault="00012A13" w:rsidP="00012A13">
      <w:pPr>
        <w:pStyle w:val="Codigo"/>
        <w:rPr>
          <w:rStyle w:val="CdigoHTML"/>
          <w:sz w:val="16"/>
        </w:rPr>
      </w:pPr>
      <w:proofErr w:type="spellStart"/>
      <w:r w:rsidRPr="00DF7B5F">
        <w:rPr>
          <w:rStyle w:val="CdigoHTML"/>
          <w:sz w:val="16"/>
        </w:rPr>
        <w:t>SetField</w:t>
      </w:r>
      <w:proofErr w:type="spellEnd"/>
      <w:r w:rsidRPr="00DF7B5F">
        <w:rPr>
          <w:rStyle w:val="CdigoHTML"/>
          <w:sz w:val="16"/>
        </w:rPr>
        <w:t xml:space="preserve"> "</w:t>
      </w:r>
      <w:proofErr w:type="spellStart"/>
      <w:r w:rsidRPr="00DF7B5F">
        <w:rPr>
          <w:rStyle w:val="CdigoHTML"/>
          <w:sz w:val="16"/>
        </w:rPr>
        <w:t>MultaSancion</w:t>
      </w:r>
      <w:proofErr w:type="spellEnd"/>
      <w:r w:rsidRPr="00DF7B5F">
        <w:rPr>
          <w:rStyle w:val="CdigoHTML"/>
          <w:sz w:val="16"/>
        </w:rPr>
        <w:t>", 1</w:t>
      </w:r>
    </w:p>
    <w:p w14:paraId="0B2CDBC0" w14:textId="77777777" w:rsidR="00012A13" w:rsidRPr="00DF7B5F" w:rsidRDefault="00012A13" w:rsidP="00012A13">
      <w:pPr>
        <w:pStyle w:val="Codigo"/>
        <w:rPr>
          <w:rStyle w:val="CdigoHTML"/>
          <w:sz w:val="16"/>
        </w:rPr>
      </w:pPr>
      <w:r w:rsidRPr="00DF7B5F">
        <w:rPr>
          <w:rStyle w:val="CdigoHTML"/>
          <w:sz w:val="16"/>
        </w:rPr>
        <w:t xml:space="preserve">End </w:t>
      </w:r>
      <w:proofErr w:type="spellStart"/>
      <w:r w:rsidRPr="00DF7B5F">
        <w:rPr>
          <w:rStyle w:val="CdigoHTML"/>
          <w:sz w:val="16"/>
        </w:rPr>
        <w:t>If</w:t>
      </w:r>
      <w:proofErr w:type="spellEnd"/>
    </w:p>
    <w:p w14:paraId="52F7182F" w14:textId="77777777" w:rsidR="00012A13" w:rsidRPr="00DF7B5F" w:rsidRDefault="00012A13" w:rsidP="00012A13">
      <w:pPr>
        <w:pStyle w:val="Codigo"/>
        <w:rPr>
          <w:rStyle w:val="CdigoHTML"/>
          <w:sz w:val="16"/>
        </w:rPr>
      </w:pPr>
    </w:p>
    <w:p w14:paraId="6F160F43" w14:textId="3B27FE16" w:rsidR="00B26A99" w:rsidRPr="00B26A99" w:rsidRDefault="00B26A99" w:rsidP="00012A13">
      <w:pPr>
        <w:pStyle w:val="Codigo"/>
        <w:rPr>
          <w:rStyle w:val="CdigoHTML"/>
          <w:sz w:val="16"/>
        </w:rPr>
      </w:pPr>
      <w:r w:rsidRPr="00D10C8C">
        <w:rPr>
          <w:rStyle w:val="CdigoHTML"/>
          <w:sz w:val="16"/>
        </w:rPr>
        <w:t xml:space="preserve">' Establecer </w:t>
      </w:r>
      <w:r w:rsidRPr="00B26A99">
        <w:rPr>
          <w:rStyle w:val="CdigoHTML"/>
          <w:sz w:val="16"/>
        </w:rPr>
        <w:t>Valor de Asunto s</w:t>
      </w:r>
      <w:r>
        <w:rPr>
          <w:rStyle w:val="CdigoHTML"/>
          <w:sz w:val="16"/>
        </w:rPr>
        <w:t xml:space="preserve">i este </w:t>
      </w:r>
      <w:proofErr w:type="spellStart"/>
      <w:r>
        <w:rPr>
          <w:rStyle w:val="CdigoHTML"/>
          <w:sz w:val="16"/>
        </w:rPr>
        <w:t>esta</w:t>
      </w:r>
      <w:proofErr w:type="spellEnd"/>
      <w:r>
        <w:rPr>
          <w:rStyle w:val="CdigoHTML"/>
          <w:sz w:val="16"/>
        </w:rPr>
        <w:t xml:space="preserve"> </w:t>
      </w:r>
      <w:proofErr w:type="spellStart"/>
      <w:r>
        <w:rPr>
          <w:rStyle w:val="CdigoHTML"/>
          <w:sz w:val="16"/>
        </w:rPr>
        <w:t>vacio</w:t>
      </w:r>
      <w:proofErr w:type="spellEnd"/>
    </w:p>
    <w:p w14:paraId="6C67AF31" w14:textId="77777777" w:rsidR="00012A13" w:rsidRPr="00012A13" w:rsidRDefault="00012A13" w:rsidP="00012A13">
      <w:pPr>
        <w:pStyle w:val="Codigo"/>
        <w:rPr>
          <w:rStyle w:val="CdigoHTML"/>
          <w:sz w:val="16"/>
          <w:lang w:val="en-US"/>
        </w:rPr>
      </w:pPr>
      <w:r w:rsidRPr="00012A13">
        <w:rPr>
          <w:rStyle w:val="CdigoHTML"/>
          <w:sz w:val="16"/>
          <w:lang w:val="en-US"/>
        </w:rPr>
        <w:t xml:space="preserve">IF </w:t>
      </w:r>
      <w:proofErr w:type="spellStart"/>
      <w:r w:rsidRPr="00012A13">
        <w:rPr>
          <w:rStyle w:val="CdigoHTML"/>
          <w:sz w:val="16"/>
          <w:lang w:val="en-US"/>
        </w:rPr>
        <w:t>SourceIndexData.GetField</w:t>
      </w:r>
      <w:proofErr w:type="spellEnd"/>
      <w:r w:rsidRPr="00012A13">
        <w:rPr>
          <w:rStyle w:val="CdigoHTML"/>
          <w:sz w:val="16"/>
          <w:lang w:val="en-US"/>
        </w:rPr>
        <w:t>("</w:t>
      </w:r>
      <w:proofErr w:type="spellStart"/>
      <w:r w:rsidRPr="00012A13">
        <w:rPr>
          <w:rStyle w:val="CdigoHTML"/>
          <w:sz w:val="16"/>
          <w:lang w:val="en-US"/>
        </w:rPr>
        <w:t>Asunto</w:t>
      </w:r>
      <w:proofErr w:type="spellEnd"/>
      <w:r w:rsidRPr="00012A13">
        <w:rPr>
          <w:rStyle w:val="CdigoHTML"/>
          <w:sz w:val="16"/>
          <w:lang w:val="en-US"/>
        </w:rPr>
        <w:t xml:space="preserve">") = "" or </w:t>
      </w:r>
      <w:proofErr w:type="gramStart"/>
      <w:r w:rsidRPr="00012A13">
        <w:rPr>
          <w:rStyle w:val="CdigoHTML"/>
          <w:sz w:val="16"/>
          <w:lang w:val="en-US"/>
        </w:rPr>
        <w:t>Len(</w:t>
      </w:r>
      <w:proofErr w:type="spellStart"/>
      <w:proofErr w:type="gramEnd"/>
      <w:r w:rsidRPr="00012A13">
        <w:rPr>
          <w:rStyle w:val="CdigoHTML"/>
          <w:sz w:val="16"/>
          <w:lang w:val="en-US"/>
        </w:rPr>
        <w:t>SourceIndexData.GetField</w:t>
      </w:r>
      <w:proofErr w:type="spellEnd"/>
      <w:r w:rsidRPr="00012A13">
        <w:rPr>
          <w:rStyle w:val="CdigoHTML"/>
          <w:sz w:val="16"/>
          <w:lang w:val="en-US"/>
        </w:rPr>
        <w:t>("</w:t>
      </w:r>
      <w:proofErr w:type="spellStart"/>
      <w:r w:rsidRPr="00012A13">
        <w:rPr>
          <w:rStyle w:val="CdigoHTML"/>
          <w:sz w:val="16"/>
          <w:lang w:val="en-US"/>
        </w:rPr>
        <w:t>Asunto</w:t>
      </w:r>
      <w:proofErr w:type="spellEnd"/>
      <w:r w:rsidRPr="00012A13">
        <w:rPr>
          <w:rStyle w:val="CdigoHTML"/>
          <w:sz w:val="16"/>
          <w:lang w:val="en-US"/>
        </w:rPr>
        <w:t>"))=0 Then</w:t>
      </w:r>
    </w:p>
    <w:p w14:paraId="60B8EF1F" w14:textId="77777777" w:rsidR="00012A13" w:rsidRPr="00012A13" w:rsidRDefault="00012A13" w:rsidP="00012A13">
      <w:pPr>
        <w:pStyle w:val="Codigo"/>
        <w:rPr>
          <w:rStyle w:val="CdigoHTML"/>
          <w:sz w:val="16"/>
          <w:lang w:val="en-US"/>
        </w:rPr>
      </w:pPr>
      <w:proofErr w:type="spellStart"/>
      <w:r w:rsidRPr="00012A13">
        <w:rPr>
          <w:rStyle w:val="CdigoHTML"/>
          <w:sz w:val="16"/>
          <w:lang w:val="en-US"/>
        </w:rPr>
        <w:t>SetField</w:t>
      </w:r>
      <w:proofErr w:type="spellEnd"/>
      <w:r w:rsidRPr="00012A13">
        <w:rPr>
          <w:rStyle w:val="CdigoHTML"/>
          <w:sz w:val="16"/>
          <w:lang w:val="en-US"/>
        </w:rPr>
        <w:t xml:space="preserve"> "</w:t>
      </w:r>
      <w:proofErr w:type="spellStart"/>
      <w:r w:rsidRPr="00012A13">
        <w:rPr>
          <w:rStyle w:val="CdigoHTML"/>
          <w:sz w:val="16"/>
          <w:lang w:val="en-US"/>
        </w:rPr>
        <w:t>Asunto</w:t>
      </w:r>
      <w:proofErr w:type="spellEnd"/>
      <w:r w:rsidRPr="00012A13">
        <w:rPr>
          <w:rStyle w:val="CdigoHTML"/>
          <w:sz w:val="16"/>
          <w:lang w:val="en-US"/>
        </w:rPr>
        <w:t xml:space="preserve">", </w:t>
      </w:r>
      <w:proofErr w:type="spellStart"/>
      <w:r w:rsidRPr="00012A13">
        <w:rPr>
          <w:rStyle w:val="CdigoHTML"/>
          <w:sz w:val="16"/>
          <w:lang w:val="en-US"/>
        </w:rPr>
        <w:t>SourceIndexData.GetField</w:t>
      </w:r>
      <w:proofErr w:type="spellEnd"/>
      <w:r w:rsidRPr="00012A13">
        <w:rPr>
          <w:rStyle w:val="CdigoHTML"/>
          <w:sz w:val="16"/>
          <w:lang w:val="en-US"/>
        </w:rPr>
        <w:t>("</w:t>
      </w:r>
      <w:proofErr w:type="spellStart"/>
      <w:r w:rsidRPr="00012A13">
        <w:rPr>
          <w:rStyle w:val="CdigoHTML"/>
          <w:sz w:val="16"/>
          <w:lang w:val="en-US"/>
        </w:rPr>
        <w:t>TipoNotificacion_ID_Desc</w:t>
      </w:r>
      <w:proofErr w:type="spellEnd"/>
      <w:r w:rsidRPr="00012A13">
        <w:rPr>
          <w:rStyle w:val="CdigoHTML"/>
          <w:sz w:val="16"/>
          <w:lang w:val="en-US"/>
        </w:rPr>
        <w:t xml:space="preserve">") &amp; " - " &amp; </w:t>
      </w:r>
      <w:proofErr w:type="spellStart"/>
      <w:r w:rsidRPr="00012A13">
        <w:rPr>
          <w:rStyle w:val="CdigoHTML"/>
          <w:sz w:val="16"/>
          <w:lang w:val="en-US"/>
        </w:rPr>
        <w:t>SourceIndexData.GetField</w:t>
      </w:r>
      <w:proofErr w:type="spellEnd"/>
      <w:r w:rsidRPr="00012A13">
        <w:rPr>
          <w:rStyle w:val="CdigoHTML"/>
          <w:sz w:val="16"/>
          <w:lang w:val="en-US"/>
        </w:rPr>
        <w:t>("</w:t>
      </w:r>
      <w:proofErr w:type="spellStart"/>
      <w:r w:rsidRPr="00012A13">
        <w:rPr>
          <w:rStyle w:val="CdigoHTML"/>
          <w:sz w:val="16"/>
          <w:lang w:val="en-US"/>
        </w:rPr>
        <w:t>Org_nombre</w:t>
      </w:r>
      <w:proofErr w:type="spellEnd"/>
      <w:r w:rsidRPr="00012A13">
        <w:rPr>
          <w:rStyle w:val="CdigoHTML"/>
          <w:sz w:val="16"/>
          <w:lang w:val="en-US"/>
        </w:rPr>
        <w:t xml:space="preserve">") &amp; " - " &amp; </w:t>
      </w:r>
      <w:proofErr w:type="spellStart"/>
      <w:r w:rsidRPr="00012A13">
        <w:rPr>
          <w:rStyle w:val="CdigoHTML"/>
          <w:sz w:val="16"/>
          <w:lang w:val="en-US"/>
        </w:rPr>
        <w:t>SourceIndexData.GetField</w:t>
      </w:r>
      <w:proofErr w:type="spellEnd"/>
      <w:r w:rsidRPr="00012A13">
        <w:rPr>
          <w:rStyle w:val="CdigoHTML"/>
          <w:sz w:val="16"/>
          <w:lang w:val="en-US"/>
        </w:rPr>
        <w:t>("</w:t>
      </w:r>
      <w:proofErr w:type="spellStart"/>
      <w:r w:rsidRPr="00012A13">
        <w:rPr>
          <w:rStyle w:val="CdigoHTML"/>
          <w:sz w:val="16"/>
          <w:lang w:val="en-US"/>
        </w:rPr>
        <w:t>No_Expediente</w:t>
      </w:r>
      <w:proofErr w:type="spellEnd"/>
      <w:r w:rsidRPr="00012A13">
        <w:rPr>
          <w:rStyle w:val="CdigoHTML"/>
          <w:sz w:val="16"/>
          <w:lang w:val="en-US"/>
        </w:rPr>
        <w:t>")</w:t>
      </w:r>
    </w:p>
    <w:p w14:paraId="1866D7EB" w14:textId="31BA7013" w:rsidR="00613ACC" w:rsidRDefault="00012A13" w:rsidP="00012A13">
      <w:pPr>
        <w:pStyle w:val="Codigo"/>
        <w:rPr>
          <w:rStyle w:val="CdigoHTML"/>
          <w:sz w:val="16"/>
        </w:rPr>
      </w:pPr>
      <w:r w:rsidRPr="00012A13">
        <w:rPr>
          <w:rStyle w:val="CdigoHTML"/>
          <w:sz w:val="16"/>
        </w:rPr>
        <w:t xml:space="preserve">End </w:t>
      </w:r>
      <w:proofErr w:type="spellStart"/>
      <w:r w:rsidRPr="00012A13">
        <w:rPr>
          <w:rStyle w:val="CdigoHTML"/>
          <w:sz w:val="16"/>
        </w:rPr>
        <w:t>If</w:t>
      </w:r>
      <w:proofErr w:type="spellEnd"/>
    </w:p>
    <w:p w14:paraId="186914E2" w14:textId="77777777" w:rsidR="00613ACC" w:rsidRDefault="00613ACC" w:rsidP="00E37AB9">
      <w:pPr>
        <w:pStyle w:val="Codigo"/>
        <w:rPr>
          <w:rStyle w:val="CdigoHTML"/>
          <w:sz w:val="16"/>
        </w:rPr>
      </w:pPr>
    </w:p>
    <w:p w14:paraId="11D4FE0A" w14:textId="77777777" w:rsidR="00613ACC" w:rsidRDefault="00613ACC" w:rsidP="00E37AB9">
      <w:pPr>
        <w:pStyle w:val="Codigo"/>
        <w:rPr>
          <w:rStyle w:val="CdigoHTML"/>
          <w:sz w:val="16"/>
        </w:rPr>
      </w:pPr>
    </w:p>
    <w:p w14:paraId="4EEE5D6D" w14:textId="77777777" w:rsidR="00613ACC" w:rsidRPr="00D10C8C" w:rsidRDefault="00613ACC" w:rsidP="00E37AB9">
      <w:pPr>
        <w:pStyle w:val="Codigo"/>
      </w:pPr>
    </w:p>
    <w:p w14:paraId="4E08CADD" w14:textId="292EE1F2" w:rsidR="00CE30A6" w:rsidRPr="00D10C8C" w:rsidRDefault="00CE30A6" w:rsidP="00CE30A6">
      <w:pPr>
        <w:pStyle w:val="Ttulo2"/>
      </w:pPr>
      <w:bookmarkStart w:id="157" w:name="_Toc188990084"/>
      <w:bookmarkStart w:id="158" w:name="_Toc188990894"/>
      <w:r w:rsidRPr="00D10C8C">
        <w:lastRenderedPageBreak/>
        <w:t>Actualizar Historial</w:t>
      </w:r>
      <w:bookmarkEnd w:id="157"/>
      <w:bookmarkEnd w:id="158"/>
    </w:p>
    <w:p w14:paraId="425B533B" w14:textId="77777777" w:rsidR="00CE30A6" w:rsidRPr="00D10C8C" w:rsidRDefault="00CE30A6" w:rsidP="00CE30A6">
      <w:pPr>
        <w:pStyle w:val="Titulo4"/>
      </w:pPr>
      <w:r w:rsidRPr="00D10C8C">
        <w:t>Descripción</w:t>
      </w:r>
    </w:p>
    <w:p w14:paraId="4494DB32" w14:textId="77777777" w:rsidR="00CE30A6" w:rsidRPr="00D10C8C" w:rsidRDefault="00CE30A6" w:rsidP="00CE30A6">
      <w:r w:rsidRPr="00D10C8C">
        <w:t>Este script recopila información sobre los cambios realizados en documentos y los almacena en un historial centralizado. Su propósito es asegurar la trazabilidad y facilitar auditorías.</w:t>
      </w:r>
    </w:p>
    <w:p w14:paraId="1DA9E20F" w14:textId="77777777" w:rsidR="00CE30A6" w:rsidRPr="00D10C8C" w:rsidRDefault="00CE30A6" w:rsidP="00CE30A6">
      <w:pPr>
        <w:pStyle w:val="Titulo4"/>
      </w:pPr>
      <w:r w:rsidRPr="00D10C8C">
        <w:t>Funcionalidades</w:t>
      </w:r>
    </w:p>
    <w:p w14:paraId="19522B93" w14:textId="77777777" w:rsidR="00CE30A6" w:rsidRPr="00D10C8C" w:rsidRDefault="00CE30A6" w:rsidP="00CE30A6">
      <w:pPr>
        <w:pStyle w:val="Listas"/>
      </w:pPr>
      <w:r w:rsidRPr="00D10C8C">
        <w:t>Registro de eventos relacionados con los documentos, como actualizaciones, aprobaciones o rechazos.</w:t>
      </w:r>
    </w:p>
    <w:p w14:paraId="005E5CE1" w14:textId="77777777" w:rsidR="00CE30A6" w:rsidRPr="00D10C8C" w:rsidRDefault="00CE30A6" w:rsidP="00CE30A6">
      <w:pPr>
        <w:pStyle w:val="Listas"/>
      </w:pPr>
      <w:r w:rsidRPr="00D10C8C">
        <w:t>Consolidación del historial en un formato estandarizado.</w:t>
      </w:r>
    </w:p>
    <w:p w14:paraId="3F1DD93D" w14:textId="77777777" w:rsidR="00CE30A6" w:rsidRPr="00D10C8C" w:rsidRDefault="00CE30A6" w:rsidP="00CE30A6">
      <w:pPr>
        <w:pStyle w:val="Listas"/>
      </w:pPr>
      <w:r w:rsidRPr="00D10C8C">
        <w:t>Inclusión de metadatos clave, como usuario, fecha y hora del cambio.</w:t>
      </w:r>
    </w:p>
    <w:p w14:paraId="7723C729" w14:textId="77777777" w:rsidR="00CE30A6" w:rsidRPr="007B7D05" w:rsidRDefault="00CE30A6" w:rsidP="00CE30A6">
      <w:pPr>
        <w:pStyle w:val="Titulo4"/>
        <w:rPr>
          <w:lang w:val="en-US"/>
        </w:rPr>
      </w:pPr>
      <w:proofErr w:type="spellStart"/>
      <w:r w:rsidRPr="007B7D05">
        <w:rPr>
          <w:lang w:val="en-US"/>
        </w:rPr>
        <w:t>Detalle</w:t>
      </w:r>
      <w:proofErr w:type="spellEnd"/>
      <w:r w:rsidRPr="007B7D05">
        <w:rPr>
          <w:lang w:val="en-US"/>
        </w:rPr>
        <w:t xml:space="preserve"> del Código</w:t>
      </w:r>
    </w:p>
    <w:p w14:paraId="329C5B7E" w14:textId="77777777" w:rsidR="00CE30A6" w:rsidRPr="007B7D05" w:rsidRDefault="00CE30A6" w:rsidP="00E37AB9">
      <w:pPr>
        <w:pStyle w:val="Codigo"/>
        <w:rPr>
          <w:rStyle w:val="CdigoHTML"/>
          <w:sz w:val="16"/>
          <w:lang w:val="en-US"/>
        </w:rPr>
      </w:pPr>
      <w:r w:rsidRPr="007B7D05">
        <w:rPr>
          <w:rStyle w:val="CdigoHTML"/>
          <w:sz w:val="16"/>
          <w:lang w:val="en-US"/>
        </w:rPr>
        <w:t xml:space="preserve">if </w:t>
      </w:r>
      <w:proofErr w:type="gramStart"/>
      <w:r w:rsidRPr="007B7D05">
        <w:rPr>
          <w:rStyle w:val="CdigoHTML"/>
          <w:sz w:val="16"/>
          <w:lang w:val="en-US"/>
        </w:rPr>
        <w:t>Len(</w:t>
      </w:r>
      <w:proofErr w:type="spellStart"/>
      <w:proofErr w:type="gramEnd"/>
      <w:r w:rsidRPr="007B7D05">
        <w:rPr>
          <w:rStyle w:val="CdigoHTML"/>
          <w:sz w:val="16"/>
          <w:lang w:val="en-US"/>
        </w:rPr>
        <w:t>WF.AdditionalInfo</w:t>
      </w:r>
      <w:proofErr w:type="spellEnd"/>
      <w:r w:rsidRPr="007B7D05">
        <w:rPr>
          <w:rStyle w:val="CdigoHTML"/>
          <w:sz w:val="16"/>
          <w:lang w:val="en-US"/>
        </w:rPr>
        <w:t>)&gt;0 Then</w:t>
      </w:r>
    </w:p>
    <w:p w14:paraId="336EC452" w14:textId="77777777" w:rsidR="00CE30A6" w:rsidRPr="007B7D05" w:rsidRDefault="00CE30A6" w:rsidP="00E37AB9">
      <w:pPr>
        <w:pStyle w:val="Codigo"/>
        <w:rPr>
          <w:rStyle w:val="CdigoHTML"/>
          <w:sz w:val="16"/>
          <w:lang w:val="en-US"/>
        </w:rPr>
      </w:pPr>
      <w:r w:rsidRPr="007B7D05">
        <w:rPr>
          <w:rStyle w:val="CdigoHTML"/>
          <w:sz w:val="16"/>
          <w:lang w:val="en-US"/>
        </w:rPr>
        <w:t xml:space="preserve">    </w:t>
      </w:r>
      <w:proofErr w:type="spellStart"/>
      <w:r w:rsidRPr="007B7D05">
        <w:rPr>
          <w:rStyle w:val="CdigoHTML"/>
          <w:sz w:val="16"/>
          <w:lang w:val="en-US"/>
        </w:rPr>
        <w:t>SetField</w:t>
      </w:r>
      <w:proofErr w:type="spellEnd"/>
      <w:r w:rsidRPr="007B7D05">
        <w:rPr>
          <w:rStyle w:val="CdigoHTML"/>
          <w:sz w:val="16"/>
          <w:lang w:val="en-US"/>
        </w:rPr>
        <w:t xml:space="preserve"> "</w:t>
      </w:r>
      <w:proofErr w:type="spellStart"/>
      <w:r w:rsidRPr="007B7D05">
        <w:rPr>
          <w:rStyle w:val="CdigoHTML"/>
          <w:sz w:val="16"/>
          <w:lang w:val="en-US"/>
        </w:rPr>
        <w:t>comentarios</w:t>
      </w:r>
      <w:proofErr w:type="spellEnd"/>
      <w:r w:rsidRPr="007B7D05">
        <w:rPr>
          <w:rStyle w:val="CdigoHTML"/>
          <w:sz w:val="16"/>
          <w:lang w:val="en-US"/>
        </w:rPr>
        <w:t xml:space="preserve">", </w:t>
      </w:r>
      <w:proofErr w:type="spellStart"/>
      <w:r w:rsidRPr="007B7D05">
        <w:rPr>
          <w:rStyle w:val="CdigoHTML"/>
          <w:sz w:val="16"/>
          <w:lang w:val="en-US"/>
        </w:rPr>
        <w:t>SourceIndexData.GetField</w:t>
      </w:r>
      <w:proofErr w:type="spellEnd"/>
      <w:r w:rsidRPr="007B7D05">
        <w:rPr>
          <w:rStyle w:val="CdigoHTML"/>
          <w:sz w:val="16"/>
          <w:lang w:val="en-US"/>
        </w:rPr>
        <w:t>("</w:t>
      </w:r>
      <w:proofErr w:type="spellStart"/>
      <w:r w:rsidRPr="007B7D05">
        <w:rPr>
          <w:rStyle w:val="CdigoHTML"/>
          <w:sz w:val="16"/>
          <w:lang w:val="en-US"/>
        </w:rPr>
        <w:t>Comentarios</w:t>
      </w:r>
      <w:proofErr w:type="spellEnd"/>
      <w:r w:rsidRPr="007B7D05">
        <w:rPr>
          <w:rStyle w:val="CdigoHTML"/>
          <w:sz w:val="16"/>
          <w:lang w:val="en-US"/>
        </w:rPr>
        <w:t xml:space="preserve">") &amp; " / " &amp; </w:t>
      </w:r>
      <w:proofErr w:type="spellStart"/>
      <w:proofErr w:type="gramStart"/>
      <w:r w:rsidRPr="007B7D05">
        <w:rPr>
          <w:rStyle w:val="CdigoHTML"/>
          <w:sz w:val="16"/>
          <w:lang w:val="en-US"/>
        </w:rPr>
        <w:t>WF.AdditionalInfo</w:t>
      </w:r>
      <w:proofErr w:type="spellEnd"/>
      <w:proofErr w:type="gramEnd"/>
    </w:p>
    <w:p w14:paraId="3B6E4592" w14:textId="77777777" w:rsidR="00CE30A6" w:rsidRPr="007B7D05" w:rsidRDefault="00CE30A6" w:rsidP="00E37AB9">
      <w:pPr>
        <w:pStyle w:val="Codigo"/>
        <w:rPr>
          <w:rStyle w:val="CdigoHTML"/>
          <w:sz w:val="16"/>
          <w:lang w:val="en-US"/>
        </w:rPr>
      </w:pPr>
      <w:r w:rsidRPr="007B7D05">
        <w:rPr>
          <w:rStyle w:val="CdigoHTML"/>
          <w:sz w:val="16"/>
          <w:lang w:val="en-US"/>
        </w:rPr>
        <w:t>End if</w:t>
      </w:r>
    </w:p>
    <w:p w14:paraId="106FCC55" w14:textId="77777777" w:rsidR="00CE30A6" w:rsidRPr="007B7D05" w:rsidRDefault="00CE30A6" w:rsidP="00E37AB9">
      <w:pPr>
        <w:pStyle w:val="Codigo"/>
        <w:rPr>
          <w:rStyle w:val="CdigoHTML"/>
          <w:sz w:val="16"/>
          <w:lang w:val="en-US"/>
        </w:rPr>
      </w:pPr>
    </w:p>
    <w:p w14:paraId="2BFE87A3" w14:textId="77777777" w:rsidR="00CE30A6" w:rsidRPr="007B7D05" w:rsidRDefault="00CE30A6" w:rsidP="00E37AB9">
      <w:pPr>
        <w:pStyle w:val="Codigo"/>
        <w:rPr>
          <w:rStyle w:val="CdigoHTML"/>
          <w:sz w:val="16"/>
          <w:lang w:val="en-US"/>
        </w:rPr>
      </w:pPr>
      <w:r w:rsidRPr="007B7D05">
        <w:rPr>
          <w:rStyle w:val="CdigoHTML"/>
          <w:sz w:val="16"/>
          <w:lang w:val="en-US"/>
        </w:rPr>
        <w:t xml:space="preserve">Function </w:t>
      </w:r>
      <w:proofErr w:type="spellStart"/>
      <w:proofErr w:type="gramStart"/>
      <w:r w:rsidRPr="007B7D05">
        <w:rPr>
          <w:rStyle w:val="CdigoHTML"/>
          <w:sz w:val="16"/>
          <w:lang w:val="en-US"/>
        </w:rPr>
        <w:t>AgregarRegistro</w:t>
      </w:r>
      <w:proofErr w:type="spellEnd"/>
      <w:r w:rsidRPr="007B7D05">
        <w:rPr>
          <w:rStyle w:val="CdigoHTML"/>
          <w:sz w:val="16"/>
          <w:lang w:val="en-US"/>
        </w:rPr>
        <w:t>(</w:t>
      </w:r>
      <w:proofErr w:type="spellStart"/>
      <w:proofErr w:type="gramEnd"/>
      <w:r w:rsidRPr="007B7D05">
        <w:rPr>
          <w:rStyle w:val="CdigoHTML"/>
          <w:sz w:val="16"/>
          <w:lang w:val="en-US"/>
        </w:rPr>
        <w:t>AccionValue</w:t>
      </w:r>
      <w:proofErr w:type="spellEnd"/>
      <w:r w:rsidRPr="007B7D05">
        <w:rPr>
          <w:rStyle w:val="CdigoHTML"/>
          <w:sz w:val="16"/>
          <w:lang w:val="en-US"/>
        </w:rPr>
        <w:t xml:space="preserve">, </w:t>
      </w:r>
      <w:proofErr w:type="spellStart"/>
      <w:r w:rsidRPr="007B7D05">
        <w:rPr>
          <w:rStyle w:val="CdigoHTML"/>
          <w:sz w:val="16"/>
          <w:lang w:val="en-US"/>
        </w:rPr>
        <w:t>UsuarioValue</w:t>
      </w:r>
      <w:proofErr w:type="spellEnd"/>
      <w:r w:rsidRPr="007B7D05">
        <w:rPr>
          <w:rStyle w:val="CdigoHTML"/>
          <w:sz w:val="16"/>
          <w:lang w:val="en-US"/>
        </w:rPr>
        <w:t>)</w:t>
      </w:r>
    </w:p>
    <w:p w14:paraId="5EA638E0" w14:textId="77777777" w:rsidR="00CE30A6" w:rsidRPr="007B7D05" w:rsidRDefault="00CE30A6" w:rsidP="00E37AB9">
      <w:pPr>
        <w:pStyle w:val="Codigo"/>
        <w:rPr>
          <w:rStyle w:val="CdigoHTML"/>
          <w:sz w:val="16"/>
          <w:lang w:val="en-US"/>
        </w:rPr>
      </w:pPr>
      <w:r w:rsidRPr="007B7D05">
        <w:rPr>
          <w:rStyle w:val="CdigoHTML"/>
          <w:sz w:val="16"/>
          <w:lang w:val="en-US"/>
        </w:rPr>
        <w:t xml:space="preserve">    ' Get the existing index data of the table columns.</w:t>
      </w:r>
    </w:p>
    <w:p w14:paraId="29E0E037" w14:textId="77777777" w:rsidR="00CE30A6" w:rsidRPr="00D10C8C" w:rsidRDefault="00CE30A6" w:rsidP="00E37AB9">
      <w:pPr>
        <w:pStyle w:val="Codigo"/>
        <w:rPr>
          <w:rStyle w:val="CdigoHTML"/>
          <w:sz w:val="16"/>
        </w:rPr>
      </w:pPr>
      <w:r w:rsidRPr="007B7D05">
        <w:rPr>
          <w:rStyle w:val="CdigoHTML"/>
          <w:sz w:val="16"/>
          <w:lang w:val="en-US"/>
        </w:rPr>
        <w:t xml:space="preserve">    </w:t>
      </w:r>
      <w:proofErr w:type="spellStart"/>
      <w:r w:rsidRPr="00D10C8C">
        <w:rPr>
          <w:rStyle w:val="CdigoHTML"/>
          <w:sz w:val="16"/>
        </w:rPr>
        <w:t>Dim</w:t>
      </w:r>
      <w:proofErr w:type="spellEnd"/>
      <w:r w:rsidRPr="00D10C8C">
        <w:rPr>
          <w:rStyle w:val="CdigoHTML"/>
          <w:sz w:val="16"/>
        </w:rPr>
        <w:t xml:space="preserve"> Fecha, </w:t>
      </w:r>
      <w:proofErr w:type="spellStart"/>
      <w:r w:rsidRPr="00D10C8C">
        <w:rPr>
          <w:rStyle w:val="CdigoHTML"/>
          <w:sz w:val="16"/>
        </w:rPr>
        <w:t>Accion</w:t>
      </w:r>
      <w:proofErr w:type="spellEnd"/>
      <w:r w:rsidRPr="00D10C8C">
        <w:rPr>
          <w:rStyle w:val="CdigoHTML"/>
          <w:sz w:val="16"/>
        </w:rPr>
        <w:t>, Usuario</w:t>
      </w:r>
    </w:p>
    <w:p w14:paraId="3306549B" w14:textId="77777777" w:rsidR="00CE30A6" w:rsidRPr="00D10C8C" w:rsidRDefault="00CE30A6" w:rsidP="00E37AB9">
      <w:pPr>
        <w:pStyle w:val="Codigo"/>
        <w:rPr>
          <w:rStyle w:val="CdigoHTML"/>
          <w:sz w:val="16"/>
        </w:rPr>
      </w:pPr>
    </w:p>
    <w:p w14:paraId="14E881BF" w14:textId="77777777" w:rsidR="00CE30A6" w:rsidRPr="00D10C8C" w:rsidRDefault="00CE30A6" w:rsidP="00E37AB9">
      <w:pPr>
        <w:pStyle w:val="Codigo"/>
        <w:rPr>
          <w:rStyle w:val="CdigoHTML"/>
          <w:sz w:val="16"/>
        </w:rPr>
      </w:pPr>
      <w:r w:rsidRPr="00D10C8C">
        <w:rPr>
          <w:rStyle w:val="CdigoHTML"/>
          <w:sz w:val="16"/>
        </w:rPr>
        <w:t xml:space="preserve">    ' Establece ultimo Usuario</w:t>
      </w:r>
    </w:p>
    <w:p w14:paraId="36C64225" w14:textId="77777777" w:rsidR="00CE30A6" w:rsidRPr="007B7D05" w:rsidRDefault="00CE30A6" w:rsidP="00E37AB9">
      <w:pPr>
        <w:pStyle w:val="Codigo"/>
        <w:rPr>
          <w:rStyle w:val="CdigoHTML"/>
          <w:sz w:val="16"/>
          <w:lang w:val="en-US"/>
        </w:rPr>
      </w:pPr>
      <w:r w:rsidRPr="00D10C8C">
        <w:rPr>
          <w:rStyle w:val="CdigoHTML"/>
          <w:sz w:val="16"/>
        </w:rPr>
        <w:t xml:space="preserve">    </w:t>
      </w:r>
      <w:r w:rsidRPr="007B7D05">
        <w:rPr>
          <w:rStyle w:val="CdigoHTML"/>
          <w:sz w:val="16"/>
          <w:lang w:val="en-US"/>
        </w:rPr>
        <w:t xml:space="preserve">If </w:t>
      </w:r>
      <w:proofErr w:type="gramStart"/>
      <w:r w:rsidRPr="007B7D05">
        <w:rPr>
          <w:rStyle w:val="CdigoHTML"/>
          <w:sz w:val="16"/>
          <w:lang w:val="en-US"/>
        </w:rPr>
        <w:t>Len(</w:t>
      </w:r>
      <w:proofErr w:type="spellStart"/>
      <w:proofErr w:type="gramEnd"/>
      <w:r w:rsidRPr="007B7D05">
        <w:rPr>
          <w:rStyle w:val="CdigoHTML"/>
          <w:sz w:val="16"/>
          <w:lang w:val="en-US"/>
        </w:rPr>
        <w:t>WF.PreviousTaskUserDisplayName</w:t>
      </w:r>
      <w:proofErr w:type="spellEnd"/>
      <w:r w:rsidRPr="007B7D05">
        <w:rPr>
          <w:rStyle w:val="CdigoHTML"/>
          <w:sz w:val="16"/>
          <w:lang w:val="en-US"/>
        </w:rPr>
        <w:t>)&gt;0 Then</w:t>
      </w:r>
    </w:p>
    <w:p w14:paraId="6EE46366" w14:textId="77777777" w:rsidR="00CE30A6" w:rsidRPr="007B7D05" w:rsidRDefault="00CE30A6" w:rsidP="00E37AB9">
      <w:pPr>
        <w:pStyle w:val="Codigo"/>
        <w:rPr>
          <w:rStyle w:val="CdigoHTML"/>
          <w:sz w:val="16"/>
          <w:lang w:val="en-US"/>
        </w:rPr>
      </w:pPr>
      <w:r w:rsidRPr="007B7D05">
        <w:rPr>
          <w:rStyle w:val="CdigoHTML"/>
          <w:sz w:val="16"/>
          <w:lang w:val="en-US"/>
        </w:rPr>
        <w:t xml:space="preserve">        </w:t>
      </w:r>
      <w:proofErr w:type="spellStart"/>
      <w:r w:rsidRPr="007B7D05">
        <w:rPr>
          <w:rStyle w:val="CdigoHTML"/>
          <w:sz w:val="16"/>
          <w:lang w:val="en-US"/>
        </w:rPr>
        <w:t>UsuarioValue</w:t>
      </w:r>
      <w:proofErr w:type="spellEnd"/>
      <w:r w:rsidRPr="007B7D05">
        <w:rPr>
          <w:rStyle w:val="CdigoHTML"/>
          <w:sz w:val="16"/>
          <w:lang w:val="en-US"/>
        </w:rPr>
        <w:t xml:space="preserve"> = </w:t>
      </w:r>
      <w:proofErr w:type="spellStart"/>
      <w:proofErr w:type="gramStart"/>
      <w:r w:rsidRPr="007B7D05">
        <w:rPr>
          <w:rStyle w:val="CdigoHTML"/>
          <w:sz w:val="16"/>
          <w:lang w:val="en-US"/>
        </w:rPr>
        <w:t>WF.PreviousTaskUserDisplayName</w:t>
      </w:r>
      <w:proofErr w:type="spellEnd"/>
      <w:proofErr w:type="gramEnd"/>
    </w:p>
    <w:p w14:paraId="4AC637B7" w14:textId="77777777" w:rsidR="00CE30A6" w:rsidRPr="007B7D05" w:rsidRDefault="00CE30A6" w:rsidP="00E37AB9">
      <w:pPr>
        <w:pStyle w:val="Codigo"/>
        <w:rPr>
          <w:rStyle w:val="CdigoHTML"/>
          <w:sz w:val="16"/>
          <w:lang w:val="en-US"/>
        </w:rPr>
      </w:pPr>
      <w:r w:rsidRPr="007B7D05">
        <w:rPr>
          <w:rStyle w:val="CdigoHTML"/>
          <w:sz w:val="16"/>
          <w:lang w:val="en-US"/>
        </w:rPr>
        <w:t xml:space="preserve">    Else</w:t>
      </w:r>
    </w:p>
    <w:p w14:paraId="31544478" w14:textId="77777777" w:rsidR="00CE30A6" w:rsidRPr="007B7D05" w:rsidRDefault="00CE30A6" w:rsidP="00E37AB9">
      <w:pPr>
        <w:pStyle w:val="Codigo"/>
        <w:rPr>
          <w:rStyle w:val="CdigoHTML"/>
          <w:sz w:val="16"/>
          <w:lang w:val="en-US"/>
        </w:rPr>
      </w:pPr>
      <w:r w:rsidRPr="007B7D05">
        <w:rPr>
          <w:rStyle w:val="CdigoHTML"/>
          <w:sz w:val="16"/>
          <w:lang w:val="en-US"/>
        </w:rPr>
        <w:t xml:space="preserve">        </w:t>
      </w:r>
      <w:proofErr w:type="spellStart"/>
      <w:r w:rsidRPr="007B7D05">
        <w:rPr>
          <w:rStyle w:val="CdigoHTML"/>
          <w:sz w:val="16"/>
          <w:lang w:val="en-US"/>
        </w:rPr>
        <w:t>UsuarioValue</w:t>
      </w:r>
      <w:proofErr w:type="spellEnd"/>
      <w:r w:rsidRPr="007B7D05">
        <w:rPr>
          <w:rStyle w:val="CdigoHTML"/>
          <w:sz w:val="16"/>
          <w:lang w:val="en-US"/>
        </w:rPr>
        <w:t xml:space="preserve"> = </w:t>
      </w:r>
      <w:proofErr w:type="spellStart"/>
      <w:proofErr w:type="gramStart"/>
      <w:r w:rsidRPr="007B7D05">
        <w:rPr>
          <w:rStyle w:val="CdigoHTML"/>
          <w:sz w:val="16"/>
          <w:lang w:val="en-US"/>
        </w:rPr>
        <w:t>WF.InitiatorDisplayName</w:t>
      </w:r>
      <w:proofErr w:type="spellEnd"/>
      <w:proofErr w:type="gramEnd"/>
    </w:p>
    <w:p w14:paraId="08D37308" w14:textId="77777777" w:rsidR="00CE30A6" w:rsidRPr="007B7D05" w:rsidRDefault="00CE30A6" w:rsidP="00E37AB9">
      <w:pPr>
        <w:pStyle w:val="Codigo"/>
        <w:rPr>
          <w:rStyle w:val="CdigoHTML"/>
          <w:sz w:val="16"/>
          <w:lang w:val="en-US"/>
        </w:rPr>
      </w:pPr>
      <w:r w:rsidRPr="007B7D05">
        <w:rPr>
          <w:rStyle w:val="CdigoHTML"/>
          <w:sz w:val="16"/>
          <w:lang w:val="en-US"/>
        </w:rPr>
        <w:t xml:space="preserve">    End If</w:t>
      </w:r>
    </w:p>
    <w:p w14:paraId="32F0BFAA" w14:textId="77777777" w:rsidR="00CE30A6" w:rsidRPr="007B7D05" w:rsidRDefault="00CE30A6" w:rsidP="00E37AB9">
      <w:pPr>
        <w:pStyle w:val="Codigo"/>
        <w:rPr>
          <w:rStyle w:val="CdigoHTML"/>
          <w:sz w:val="16"/>
          <w:lang w:val="en-US"/>
        </w:rPr>
      </w:pPr>
    </w:p>
    <w:p w14:paraId="58F5BAB7" w14:textId="77777777" w:rsidR="00CE30A6" w:rsidRPr="007B7D05" w:rsidRDefault="00CE30A6" w:rsidP="00E37AB9">
      <w:pPr>
        <w:pStyle w:val="Codigo"/>
        <w:rPr>
          <w:rStyle w:val="CdigoHTML"/>
          <w:sz w:val="16"/>
          <w:lang w:val="en-US"/>
        </w:rPr>
      </w:pPr>
      <w:r w:rsidRPr="007B7D05">
        <w:rPr>
          <w:rStyle w:val="CdigoHTML"/>
          <w:sz w:val="16"/>
          <w:lang w:val="en-US"/>
        </w:rPr>
        <w:t xml:space="preserve">    ' Get existing data or initialize empty arrays if no data is present</w:t>
      </w:r>
    </w:p>
    <w:p w14:paraId="6608F624" w14:textId="77777777" w:rsidR="00CE30A6" w:rsidRPr="007B7D05" w:rsidRDefault="00CE30A6" w:rsidP="00E37AB9">
      <w:pPr>
        <w:pStyle w:val="Codigo"/>
        <w:rPr>
          <w:rStyle w:val="CdigoHTML"/>
          <w:sz w:val="16"/>
          <w:lang w:val="en-US"/>
        </w:rPr>
      </w:pPr>
      <w:r w:rsidRPr="007B7D05">
        <w:rPr>
          <w:rStyle w:val="CdigoHTML"/>
          <w:sz w:val="16"/>
          <w:lang w:val="en-US"/>
        </w:rPr>
        <w:t xml:space="preserve">    </w:t>
      </w:r>
      <w:proofErr w:type="spellStart"/>
      <w:r w:rsidRPr="007B7D05">
        <w:rPr>
          <w:rStyle w:val="CdigoHTML"/>
          <w:sz w:val="16"/>
          <w:lang w:val="en-US"/>
        </w:rPr>
        <w:t>Fecha</w:t>
      </w:r>
      <w:proofErr w:type="spellEnd"/>
      <w:r w:rsidRPr="007B7D05">
        <w:rPr>
          <w:rStyle w:val="CdigoHTML"/>
          <w:sz w:val="16"/>
          <w:lang w:val="en-US"/>
        </w:rPr>
        <w:t xml:space="preserve"> = </w:t>
      </w:r>
      <w:proofErr w:type="spellStart"/>
      <w:r w:rsidRPr="007B7D05">
        <w:rPr>
          <w:rStyle w:val="CdigoHTML"/>
          <w:sz w:val="16"/>
          <w:lang w:val="en-US"/>
        </w:rPr>
        <w:t>SourceIndexData.GetField</w:t>
      </w:r>
      <w:proofErr w:type="spellEnd"/>
      <w:r w:rsidRPr="007B7D05">
        <w:rPr>
          <w:rStyle w:val="CdigoHTML"/>
          <w:sz w:val="16"/>
          <w:lang w:val="en-US"/>
        </w:rPr>
        <w:t>("</w:t>
      </w:r>
      <w:proofErr w:type="spellStart"/>
      <w:r w:rsidRPr="007B7D05">
        <w:rPr>
          <w:rStyle w:val="CdigoHTML"/>
          <w:sz w:val="16"/>
          <w:lang w:val="en-US"/>
        </w:rPr>
        <w:t>Accion_Timestamp</w:t>
      </w:r>
      <w:proofErr w:type="spellEnd"/>
      <w:r w:rsidRPr="007B7D05">
        <w:rPr>
          <w:rStyle w:val="CdigoHTML"/>
          <w:sz w:val="16"/>
          <w:lang w:val="en-US"/>
        </w:rPr>
        <w:t>")</w:t>
      </w:r>
    </w:p>
    <w:p w14:paraId="00D79FFE" w14:textId="77777777" w:rsidR="00CE30A6" w:rsidRPr="007B7D05" w:rsidRDefault="00CE30A6" w:rsidP="00E37AB9">
      <w:pPr>
        <w:pStyle w:val="Codigo"/>
        <w:rPr>
          <w:rStyle w:val="CdigoHTML"/>
          <w:sz w:val="16"/>
          <w:lang w:val="en-US"/>
        </w:rPr>
      </w:pPr>
      <w:r w:rsidRPr="007B7D05">
        <w:rPr>
          <w:rStyle w:val="CdigoHTML"/>
          <w:sz w:val="16"/>
          <w:lang w:val="en-US"/>
        </w:rPr>
        <w:t xml:space="preserve">    Accion = </w:t>
      </w:r>
      <w:proofErr w:type="spellStart"/>
      <w:r w:rsidRPr="007B7D05">
        <w:rPr>
          <w:rStyle w:val="CdigoHTML"/>
          <w:sz w:val="16"/>
          <w:lang w:val="en-US"/>
        </w:rPr>
        <w:t>SourceIndexData.GetField</w:t>
      </w:r>
      <w:proofErr w:type="spellEnd"/>
      <w:r w:rsidRPr="007B7D05">
        <w:rPr>
          <w:rStyle w:val="CdigoHTML"/>
          <w:sz w:val="16"/>
          <w:lang w:val="en-US"/>
        </w:rPr>
        <w:t>("</w:t>
      </w:r>
      <w:proofErr w:type="spellStart"/>
      <w:r w:rsidRPr="007B7D05">
        <w:rPr>
          <w:rStyle w:val="CdigoHTML"/>
          <w:sz w:val="16"/>
          <w:lang w:val="en-US"/>
        </w:rPr>
        <w:t>Accion_Tipo</w:t>
      </w:r>
      <w:proofErr w:type="spellEnd"/>
      <w:r w:rsidRPr="007B7D05">
        <w:rPr>
          <w:rStyle w:val="CdigoHTML"/>
          <w:sz w:val="16"/>
          <w:lang w:val="en-US"/>
        </w:rPr>
        <w:t>")</w:t>
      </w:r>
    </w:p>
    <w:p w14:paraId="6B218FBD" w14:textId="77777777" w:rsidR="00CE30A6" w:rsidRPr="007B7D05" w:rsidRDefault="00CE30A6" w:rsidP="00E37AB9">
      <w:pPr>
        <w:pStyle w:val="Codigo"/>
        <w:rPr>
          <w:rStyle w:val="CdigoHTML"/>
          <w:sz w:val="16"/>
          <w:lang w:val="en-US"/>
        </w:rPr>
      </w:pPr>
      <w:r w:rsidRPr="007B7D05">
        <w:rPr>
          <w:rStyle w:val="CdigoHTML"/>
          <w:sz w:val="16"/>
          <w:lang w:val="en-US"/>
        </w:rPr>
        <w:t xml:space="preserve">    </w:t>
      </w:r>
      <w:proofErr w:type="spellStart"/>
      <w:r w:rsidRPr="007B7D05">
        <w:rPr>
          <w:rStyle w:val="CdigoHTML"/>
          <w:sz w:val="16"/>
          <w:lang w:val="en-US"/>
        </w:rPr>
        <w:t>Usuario</w:t>
      </w:r>
      <w:proofErr w:type="spellEnd"/>
      <w:r w:rsidRPr="007B7D05">
        <w:rPr>
          <w:rStyle w:val="CdigoHTML"/>
          <w:sz w:val="16"/>
          <w:lang w:val="en-US"/>
        </w:rPr>
        <w:t xml:space="preserve"> = </w:t>
      </w:r>
      <w:proofErr w:type="spellStart"/>
      <w:r w:rsidRPr="007B7D05">
        <w:rPr>
          <w:rStyle w:val="CdigoHTML"/>
          <w:sz w:val="16"/>
          <w:lang w:val="en-US"/>
        </w:rPr>
        <w:t>SourceIndexData.GetField</w:t>
      </w:r>
      <w:proofErr w:type="spellEnd"/>
      <w:r w:rsidRPr="007B7D05">
        <w:rPr>
          <w:rStyle w:val="CdigoHTML"/>
          <w:sz w:val="16"/>
          <w:lang w:val="en-US"/>
        </w:rPr>
        <w:t>("</w:t>
      </w:r>
      <w:proofErr w:type="spellStart"/>
      <w:r w:rsidRPr="007B7D05">
        <w:rPr>
          <w:rStyle w:val="CdigoHTML"/>
          <w:sz w:val="16"/>
          <w:lang w:val="en-US"/>
        </w:rPr>
        <w:t>Accion_Usuario</w:t>
      </w:r>
      <w:proofErr w:type="spellEnd"/>
      <w:r w:rsidRPr="007B7D05">
        <w:rPr>
          <w:rStyle w:val="CdigoHTML"/>
          <w:sz w:val="16"/>
          <w:lang w:val="en-US"/>
        </w:rPr>
        <w:t>")</w:t>
      </w:r>
    </w:p>
    <w:p w14:paraId="019435E8" w14:textId="77777777" w:rsidR="00CE30A6" w:rsidRPr="007B7D05" w:rsidRDefault="00CE30A6" w:rsidP="00E37AB9">
      <w:pPr>
        <w:pStyle w:val="Codigo"/>
        <w:rPr>
          <w:rStyle w:val="CdigoHTML"/>
          <w:sz w:val="16"/>
          <w:lang w:val="en-US"/>
        </w:rPr>
      </w:pPr>
    </w:p>
    <w:p w14:paraId="2DE4C80B" w14:textId="77777777" w:rsidR="00CE30A6" w:rsidRPr="007B7D05" w:rsidRDefault="00CE30A6" w:rsidP="00E37AB9">
      <w:pPr>
        <w:pStyle w:val="Codigo"/>
        <w:rPr>
          <w:rStyle w:val="CdigoHTML"/>
          <w:sz w:val="16"/>
          <w:lang w:val="en-US"/>
        </w:rPr>
      </w:pPr>
      <w:r w:rsidRPr="007B7D05">
        <w:rPr>
          <w:rStyle w:val="CdigoHTML"/>
          <w:sz w:val="16"/>
          <w:lang w:val="en-US"/>
        </w:rPr>
        <w:t xml:space="preserve">    ' Check if arrays are empty and initialize them with the new record if necessary</w:t>
      </w:r>
    </w:p>
    <w:p w14:paraId="3CDB21C5" w14:textId="77777777" w:rsidR="00CE30A6" w:rsidRPr="007B7D05" w:rsidRDefault="00CE30A6" w:rsidP="00E37AB9">
      <w:pPr>
        <w:pStyle w:val="Codigo"/>
        <w:rPr>
          <w:rStyle w:val="CdigoHTML"/>
          <w:sz w:val="16"/>
          <w:lang w:val="en-US"/>
        </w:rPr>
      </w:pPr>
      <w:r w:rsidRPr="007B7D05">
        <w:rPr>
          <w:rStyle w:val="CdigoHTML"/>
          <w:sz w:val="16"/>
          <w:lang w:val="en-US"/>
        </w:rPr>
        <w:t xml:space="preserve">    If </w:t>
      </w:r>
      <w:proofErr w:type="spellStart"/>
      <w:proofErr w:type="gramStart"/>
      <w:r w:rsidRPr="007B7D05">
        <w:rPr>
          <w:rStyle w:val="CdigoHTML"/>
          <w:sz w:val="16"/>
          <w:lang w:val="en-US"/>
        </w:rPr>
        <w:t>IsEmpty</w:t>
      </w:r>
      <w:proofErr w:type="spellEnd"/>
      <w:r w:rsidRPr="007B7D05">
        <w:rPr>
          <w:rStyle w:val="CdigoHTML"/>
          <w:sz w:val="16"/>
          <w:lang w:val="en-US"/>
        </w:rPr>
        <w:t>(</w:t>
      </w:r>
      <w:proofErr w:type="spellStart"/>
      <w:proofErr w:type="gramEnd"/>
      <w:r w:rsidRPr="007B7D05">
        <w:rPr>
          <w:rStyle w:val="CdigoHTML"/>
          <w:sz w:val="16"/>
          <w:lang w:val="en-US"/>
        </w:rPr>
        <w:t>Fecha</w:t>
      </w:r>
      <w:proofErr w:type="spellEnd"/>
      <w:r w:rsidRPr="007B7D05">
        <w:rPr>
          <w:rStyle w:val="CdigoHTML"/>
          <w:sz w:val="16"/>
          <w:lang w:val="en-US"/>
        </w:rPr>
        <w:t>) Then</w:t>
      </w:r>
    </w:p>
    <w:p w14:paraId="3DAB4464" w14:textId="77777777" w:rsidR="00CE30A6" w:rsidRPr="007B7D05" w:rsidRDefault="00CE30A6" w:rsidP="00E37AB9">
      <w:pPr>
        <w:pStyle w:val="Codigo"/>
        <w:rPr>
          <w:rStyle w:val="CdigoHTML"/>
          <w:sz w:val="16"/>
          <w:lang w:val="en-US"/>
        </w:rPr>
      </w:pPr>
      <w:r w:rsidRPr="007B7D05">
        <w:rPr>
          <w:rStyle w:val="CdigoHTML"/>
          <w:sz w:val="16"/>
          <w:lang w:val="en-US"/>
        </w:rPr>
        <w:t xml:space="preserve">        </w:t>
      </w:r>
      <w:proofErr w:type="spellStart"/>
      <w:r w:rsidRPr="007B7D05">
        <w:rPr>
          <w:rStyle w:val="CdigoHTML"/>
          <w:sz w:val="16"/>
          <w:lang w:val="en-US"/>
        </w:rPr>
        <w:t>ReDim</w:t>
      </w:r>
      <w:proofErr w:type="spellEnd"/>
      <w:r w:rsidRPr="007B7D05">
        <w:rPr>
          <w:rStyle w:val="CdigoHTML"/>
          <w:sz w:val="16"/>
          <w:lang w:val="en-US"/>
        </w:rPr>
        <w:t xml:space="preserve"> </w:t>
      </w:r>
      <w:proofErr w:type="spellStart"/>
      <w:proofErr w:type="gramStart"/>
      <w:r w:rsidRPr="007B7D05">
        <w:rPr>
          <w:rStyle w:val="CdigoHTML"/>
          <w:sz w:val="16"/>
          <w:lang w:val="en-US"/>
        </w:rPr>
        <w:t>Fecha</w:t>
      </w:r>
      <w:proofErr w:type="spellEnd"/>
      <w:r w:rsidRPr="007B7D05">
        <w:rPr>
          <w:rStyle w:val="CdigoHTML"/>
          <w:sz w:val="16"/>
          <w:lang w:val="en-US"/>
        </w:rPr>
        <w:t>(</w:t>
      </w:r>
      <w:proofErr w:type="gramEnd"/>
      <w:r w:rsidRPr="007B7D05">
        <w:rPr>
          <w:rStyle w:val="CdigoHTML"/>
          <w:sz w:val="16"/>
          <w:lang w:val="en-US"/>
        </w:rPr>
        <w:t>0)</w:t>
      </w:r>
    </w:p>
    <w:p w14:paraId="6E6B8CF0" w14:textId="77777777" w:rsidR="00CE30A6" w:rsidRPr="007B7D05" w:rsidRDefault="00CE30A6" w:rsidP="00E37AB9">
      <w:pPr>
        <w:pStyle w:val="Codigo"/>
        <w:rPr>
          <w:rStyle w:val="CdigoHTML"/>
          <w:sz w:val="16"/>
          <w:lang w:val="en-US"/>
        </w:rPr>
      </w:pPr>
      <w:r w:rsidRPr="007B7D05">
        <w:rPr>
          <w:rStyle w:val="CdigoHTML"/>
          <w:sz w:val="16"/>
          <w:lang w:val="en-US"/>
        </w:rPr>
        <w:t xml:space="preserve">        </w:t>
      </w:r>
      <w:proofErr w:type="spellStart"/>
      <w:r w:rsidRPr="007B7D05">
        <w:rPr>
          <w:rStyle w:val="CdigoHTML"/>
          <w:sz w:val="16"/>
          <w:lang w:val="en-US"/>
        </w:rPr>
        <w:t>ReDim</w:t>
      </w:r>
      <w:proofErr w:type="spellEnd"/>
      <w:r w:rsidRPr="007B7D05">
        <w:rPr>
          <w:rStyle w:val="CdigoHTML"/>
          <w:sz w:val="16"/>
          <w:lang w:val="en-US"/>
        </w:rPr>
        <w:t xml:space="preserve"> </w:t>
      </w:r>
      <w:proofErr w:type="gramStart"/>
      <w:r w:rsidRPr="007B7D05">
        <w:rPr>
          <w:rStyle w:val="CdigoHTML"/>
          <w:sz w:val="16"/>
          <w:lang w:val="en-US"/>
        </w:rPr>
        <w:t>Accion(</w:t>
      </w:r>
      <w:proofErr w:type="gramEnd"/>
      <w:r w:rsidRPr="007B7D05">
        <w:rPr>
          <w:rStyle w:val="CdigoHTML"/>
          <w:sz w:val="16"/>
          <w:lang w:val="en-US"/>
        </w:rPr>
        <w:t>0)</w:t>
      </w:r>
    </w:p>
    <w:p w14:paraId="2F0AC082" w14:textId="77777777" w:rsidR="00CE30A6" w:rsidRPr="007B7D05" w:rsidRDefault="00CE30A6" w:rsidP="00E37AB9">
      <w:pPr>
        <w:pStyle w:val="Codigo"/>
        <w:rPr>
          <w:rStyle w:val="CdigoHTML"/>
          <w:sz w:val="16"/>
          <w:lang w:val="en-US"/>
        </w:rPr>
      </w:pPr>
      <w:r w:rsidRPr="007B7D05">
        <w:rPr>
          <w:rStyle w:val="CdigoHTML"/>
          <w:sz w:val="16"/>
          <w:lang w:val="en-US"/>
        </w:rPr>
        <w:t xml:space="preserve">        </w:t>
      </w:r>
      <w:proofErr w:type="spellStart"/>
      <w:r w:rsidRPr="007B7D05">
        <w:rPr>
          <w:rStyle w:val="CdigoHTML"/>
          <w:sz w:val="16"/>
          <w:lang w:val="en-US"/>
        </w:rPr>
        <w:t>ReDim</w:t>
      </w:r>
      <w:proofErr w:type="spellEnd"/>
      <w:r w:rsidRPr="007B7D05">
        <w:rPr>
          <w:rStyle w:val="CdigoHTML"/>
          <w:sz w:val="16"/>
          <w:lang w:val="en-US"/>
        </w:rPr>
        <w:t xml:space="preserve"> </w:t>
      </w:r>
      <w:proofErr w:type="spellStart"/>
      <w:proofErr w:type="gramStart"/>
      <w:r w:rsidRPr="007B7D05">
        <w:rPr>
          <w:rStyle w:val="CdigoHTML"/>
          <w:sz w:val="16"/>
          <w:lang w:val="en-US"/>
        </w:rPr>
        <w:t>Usuario</w:t>
      </w:r>
      <w:proofErr w:type="spellEnd"/>
      <w:r w:rsidRPr="007B7D05">
        <w:rPr>
          <w:rStyle w:val="CdigoHTML"/>
          <w:sz w:val="16"/>
          <w:lang w:val="en-US"/>
        </w:rPr>
        <w:t>(</w:t>
      </w:r>
      <w:proofErr w:type="gramEnd"/>
      <w:r w:rsidRPr="007B7D05">
        <w:rPr>
          <w:rStyle w:val="CdigoHTML"/>
          <w:sz w:val="16"/>
          <w:lang w:val="en-US"/>
        </w:rPr>
        <w:t>0)</w:t>
      </w:r>
    </w:p>
    <w:p w14:paraId="4A8815AA" w14:textId="77777777" w:rsidR="00CE30A6" w:rsidRPr="007B7D05" w:rsidRDefault="00CE30A6" w:rsidP="00E37AB9">
      <w:pPr>
        <w:pStyle w:val="Codigo"/>
        <w:rPr>
          <w:rStyle w:val="CdigoHTML"/>
          <w:sz w:val="16"/>
          <w:lang w:val="en-US"/>
        </w:rPr>
      </w:pPr>
      <w:r w:rsidRPr="007B7D05">
        <w:rPr>
          <w:rStyle w:val="CdigoHTML"/>
          <w:sz w:val="16"/>
          <w:lang w:val="en-US"/>
        </w:rPr>
        <w:t xml:space="preserve">        ' Set the value of the first row</w:t>
      </w:r>
    </w:p>
    <w:p w14:paraId="61B3FDD0" w14:textId="77777777" w:rsidR="00CE30A6" w:rsidRPr="007B7D05" w:rsidRDefault="00CE30A6" w:rsidP="00E37AB9">
      <w:pPr>
        <w:pStyle w:val="Codigo"/>
        <w:rPr>
          <w:rStyle w:val="CdigoHTML"/>
          <w:sz w:val="16"/>
          <w:lang w:val="en-US"/>
        </w:rPr>
      </w:pPr>
      <w:r w:rsidRPr="007B7D05">
        <w:rPr>
          <w:rStyle w:val="CdigoHTML"/>
          <w:sz w:val="16"/>
          <w:lang w:val="en-US"/>
        </w:rPr>
        <w:t xml:space="preserve">        </w:t>
      </w:r>
      <w:proofErr w:type="spellStart"/>
      <w:proofErr w:type="gramStart"/>
      <w:r w:rsidRPr="007B7D05">
        <w:rPr>
          <w:rStyle w:val="CdigoHTML"/>
          <w:sz w:val="16"/>
          <w:lang w:val="en-US"/>
        </w:rPr>
        <w:t>Fecha</w:t>
      </w:r>
      <w:proofErr w:type="spellEnd"/>
      <w:r w:rsidRPr="007B7D05">
        <w:rPr>
          <w:rStyle w:val="CdigoHTML"/>
          <w:sz w:val="16"/>
          <w:lang w:val="en-US"/>
        </w:rPr>
        <w:t>(</w:t>
      </w:r>
      <w:proofErr w:type="gramEnd"/>
      <w:r w:rsidRPr="007B7D05">
        <w:rPr>
          <w:rStyle w:val="CdigoHTML"/>
          <w:sz w:val="16"/>
          <w:lang w:val="en-US"/>
        </w:rPr>
        <w:t xml:space="preserve">0) = </w:t>
      </w:r>
      <w:proofErr w:type="spellStart"/>
      <w:r w:rsidRPr="007B7D05">
        <w:rPr>
          <w:rStyle w:val="CdigoHTML"/>
          <w:sz w:val="16"/>
          <w:lang w:val="en-US"/>
        </w:rPr>
        <w:t>DateTimeToUTC</w:t>
      </w:r>
      <w:proofErr w:type="spellEnd"/>
      <w:r w:rsidRPr="007B7D05">
        <w:rPr>
          <w:rStyle w:val="CdigoHTML"/>
          <w:sz w:val="16"/>
          <w:lang w:val="en-US"/>
        </w:rPr>
        <w:t>(Now)</w:t>
      </w:r>
    </w:p>
    <w:p w14:paraId="511CF359" w14:textId="77777777" w:rsidR="00CE30A6" w:rsidRPr="007B7D05" w:rsidRDefault="00CE30A6" w:rsidP="00E37AB9">
      <w:pPr>
        <w:pStyle w:val="Codigo"/>
        <w:rPr>
          <w:rStyle w:val="CdigoHTML"/>
          <w:sz w:val="16"/>
          <w:lang w:val="en-US"/>
        </w:rPr>
      </w:pPr>
      <w:r w:rsidRPr="007B7D05">
        <w:rPr>
          <w:rStyle w:val="CdigoHTML"/>
          <w:sz w:val="16"/>
          <w:lang w:val="en-US"/>
        </w:rPr>
        <w:t xml:space="preserve">        </w:t>
      </w:r>
      <w:proofErr w:type="gramStart"/>
      <w:r w:rsidRPr="007B7D05">
        <w:rPr>
          <w:rStyle w:val="CdigoHTML"/>
          <w:sz w:val="16"/>
          <w:lang w:val="en-US"/>
        </w:rPr>
        <w:t>Accion(</w:t>
      </w:r>
      <w:proofErr w:type="gramEnd"/>
      <w:r w:rsidRPr="007B7D05">
        <w:rPr>
          <w:rStyle w:val="CdigoHTML"/>
          <w:sz w:val="16"/>
          <w:lang w:val="en-US"/>
        </w:rPr>
        <w:t xml:space="preserve">0) = </w:t>
      </w:r>
      <w:proofErr w:type="spellStart"/>
      <w:r w:rsidRPr="007B7D05">
        <w:rPr>
          <w:rStyle w:val="CdigoHTML"/>
          <w:sz w:val="16"/>
          <w:lang w:val="en-US"/>
        </w:rPr>
        <w:t>AccionValue</w:t>
      </w:r>
      <w:proofErr w:type="spellEnd"/>
    </w:p>
    <w:p w14:paraId="5EB06E8E" w14:textId="77777777" w:rsidR="00CE30A6" w:rsidRPr="007B7D05" w:rsidRDefault="00CE30A6" w:rsidP="00E37AB9">
      <w:pPr>
        <w:pStyle w:val="Codigo"/>
        <w:rPr>
          <w:rStyle w:val="CdigoHTML"/>
          <w:sz w:val="16"/>
          <w:lang w:val="en-US"/>
        </w:rPr>
      </w:pPr>
      <w:r w:rsidRPr="007B7D05">
        <w:rPr>
          <w:rStyle w:val="CdigoHTML"/>
          <w:sz w:val="16"/>
          <w:lang w:val="en-US"/>
        </w:rPr>
        <w:t xml:space="preserve">        </w:t>
      </w:r>
      <w:proofErr w:type="spellStart"/>
      <w:proofErr w:type="gramStart"/>
      <w:r w:rsidRPr="007B7D05">
        <w:rPr>
          <w:rStyle w:val="CdigoHTML"/>
          <w:sz w:val="16"/>
          <w:lang w:val="en-US"/>
        </w:rPr>
        <w:t>Usuario</w:t>
      </w:r>
      <w:proofErr w:type="spellEnd"/>
      <w:r w:rsidRPr="007B7D05">
        <w:rPr>
          <w:rStyle w:val="CdigoHTML"/>
          <w:sz w:val="16"/>
          <w:lang w:val="en-US"/>
        </w:rPr>
        <w:t>(</w:t>
      </w:r>
      <w:proofErr w:type="gramEnd"/>
      <w:r w:rsidRPr="007B7D05">
        <w:rPr>
          <w:rStyle w:val="CdigoHTML"/>
          <w:sz w:val="16"/>
          <w:lang w:val="en-US"/>
        </w:rPr>
        <w:t xml:space="preserve">0) = </w:t>
      </w:r>
      <w:proofErr w:type="spellStart"/>
      <w:r w:rsidRPr="007B7D05">
        <w:rPr>
          <w:rStyle w:val="CdigoHTML"/>
          <w:sz w:val="16"/>
          <w:lang w:val="en-US"/>
        </w:rPr>
        <w:t>UsuarioValue</w:t>
      </w:r>
      <w:proofErr w:type="spellEnd"/>
    </w:p>
    <w:p w14:paraId="318E1388" w14:textId="77777777" w:rsidR="00CE30A6" w:rsidRPr="007B7D05" w:rsidRDefault="00CE30A6" w:rsidP="00E37AB9">
      <w:pPr>
        <w:pStyle w:val="Codigo"/>
        <w:rPr>
          <w:rStyle w:val="CdigoHTML"/>
          <w:sz w:val="16"/>
          <w:lang w:val="en-US"/>
        </w:rPr>
      </w:pPr>
      <w:r w:rsidRPr="007B7D05">
        <w:rPr>
          <w:rStyle w:val="CdigoHTML"/>
          <w:sz w:val="16"/>
          <w:lang w:val="en-US"/>
        </w:rPr>
        <w:t xml:space="preserve">    Else</w:t>
      </w:r>
    </w:p>
    <w:p w14:paraId="329008FF" w14:textId="77777777" w:rsidR="00CE30A6" w:rsidRPr="007B7D05" w:rsidRDefault="00CE30A6" w:rsidP="00E37AB9">
      <w:pPr>
        <w:pStyle w:val="Codigo"/>
        <w:rPr>
          <w:rStyle w:val="CdigoHTML"/>
          <w:sz w:val="16"/>
          <w:lang w:val="en-US"/>
        </w:rPr>
      </w:pPr>
      <w:r w:rsidRPr="007B7D05">
        <w:rPr>
          <w:rStyle w:val="CdigoHTML"/>
          <w:sz w:val="16"/>
          <w:lang w:val="en-US"/>
        </w:rPr>
        <w:t xml:space="preserve">        ' Increase the existing arrays by 1</w:t>
      </w:r>
    </w:p>
    <w:p w14:paraId="5AB5E824" w14:textId="77777777" w:rsidR="00CE30A6" w:rsidRPr="007B7D05" w:rsidRDefault="00CE30A6" w:rsidP="00E37AB9">
      <w:pPr>
        <w:pStyle w:val="Codigo"/>
        <w:rPr>
          <w:rStyle w:val="CdigoHTML"/>
          <w:sz w:val="16"/>
          <w:lang w:val="en-US"/>
        </w:rPr>
      </w:pPr>
      <w:r w:rsidRPr="007B7D05">
        <w:rPr>
          <w:rStyle w:val="CdigoHTML"/>
          <w:sz w:val="16"/>
          <w:lang w:val="en-US"/>
        </w:rPr>
        <w:t xml:space="preserve">        </w:t>
      </w:r>
      <w:proofErr w:type="spellStart"/>
      <w:r w:rsidRPr="007B7D05">
        <w:rPr>
          <w:rStyle w:val="CdigoHTML"/>
          <w:sz w:val="16"/>
          <w:lang w:val="en-US"/>
        </w:rPr>
        <w:t>ReDim</w:t>
      </w:r>
      <w:proofErr w:type="spellEnd"/>
      <w:r w:rsidRPr="007B7D05">
        <w:rPr>
          <w:rStyle w:val="CdigoHTML"/>
          <w:sz w:val="16"/>
          <w:lang w:val="en-US"/>
        </w:rPr>
        <w:t xml:space="preserve"> Preserve </w:t>
      </w:r>
      <w:proofErr w:type="spellStart"/>
      <w:proofErr w:type="gramStart"/>
      <w:r w:rsidRPr="007B7D05">
        <w:rPr>
          <w:rStyle w:val="CdigoHTML"/>
          <w:sz w:val="16"/>
          <w:lang w:val="en-US"/>
        </w:rPr>
        <w:t>Fecha</w:t>
      </w:r>
      <w:proofErr w:type="spellEnd"/>
      <w:r w:rsidRPr="007B7D05">
        <w:rPr>
          <w:rStyle w:val="CdigoHTML"/>
          <w:sz w:val="16"/>
          <w:lang w:val="en-US"/>
        </w:rPr>
        <w:t>(</w:t>
      </w:r>
      <w:proofErr w:type="spellStart"/>
      <w:proofErr w:type="gramEnd"/>
      <w:r w:rsidRPr="007B7D05">
        <w:rPr>
          <w:rStyle w:val="CdigoHTML"/>
          <w:sz w:val="16"/>
          <w:lang w:val="en-US"/>
        </w:rPr>
        <w:t>UBound</w:t>
      </w:r>
      <w:proofErr w:type="spellEnd"/>
      <w:r w:rsidRPr="007B7D05">
        <w:rPr>
          <w:rStyle w:val="CdigoHTML"/>
          <w:sz w:val="16"/>
          <w:lang w:val="en-US"/>
        </w:rPr>
        <w:t>(</w:t>
      </w:r>
      <w:proofErr w:type="spellStart"/>
      <w:r w:rsidRPr="007B7D05">
        <w:rPr>
          <w:rStyle w:val="CdigoHTML"/>
          <w:sz w:val="16"/>
          <w:lang w:val="en-US"/>
        </w:rPr>
        <w:t>Fecha</w:t>
      </w:r>
      <w:proofErr w:type="spellEnd"/>
      <w:r w:rsidRPr="007B7D05">
        <w:rPr>
          <w:rStyle w:val="CdigoHTML"/>
          <w:sz w:val="16"/>
          <w:lang w:val="en-US"/>
        </w:rPr>
        <w:t>) + 1)</w:t>
      </w:r>
    </w:p>
    <w:p w14:paraId="0F978E30" w14:textId="77777777" w:rsidR="00CE30A6" w:rsidRPr="007B7D05" w:rsidRDefault="00CE30A6" w:rsidP="00E37AB9">
      <w:pPr>
        <w:pStyle w:val="Codigo"/>
        <w:rPr>
          <w:rStyle w:val="CdigoHTML"/>
          <w:sz w:val="16"/>
          <w:lang w:val="en-US"/>
        </w:rPr>
      </w:pPr>
      <w:r w:rsidRPr="007B7D05">
        <w:rPr>
          <w:rStyle w:val="CdigoHTML"/>
          <w:sz w:val="16"/>
          <w:lang w:val="en-US"/>
        </w:rPr>
        <w:t xml:space="preserve">        </w:t>
      </w:r>
      <w:proofErr w:type="spellStart"/>
      <w:r w:rsidRPr="007B7D05">
        <w:rPr>
          <w:rStyle w:val="CdigoHTML"/>
          <w:sz w:val="16"/>
          <w:lang w:val="en-US"/>
        </w:rPr>
        <w:t>ReDim</w:t>
      </w:r>
      <w:proofErr w:type="spellEnd"/>
      <w:r w:rsidRPr="007B7D05">
        <w:rPr>
          <w:rStyle w:val="CdigoHTML"/>
          <w:sz w:val="16"/>
          <w:lang w:val="en-US"/>
        </w:rPr>
        <w:t xml:space="preserve"> Preserve </w:t>
      </w:r>
      <w:proofErr w:type="gramStart"/>
      <w:r w:rsidRPr="007B7D05">
        <w:rPr>
          <w:rStyle w:val="CdigoHTML"/>
          <w:sz w:val="16"/>
          <w:lang w:val="en-US"/>
        </w:rPr>
        <w:t>Accion(</w:t>
      </w:r>
      <w:proofErr w:type="spellStart"/>
      <w:proofErr w:type="gramEnd"/>
      <w:r w:rsidRPr="007B7D05">
        <w:rPr>
          <w:rStyle w:val="CdigoHTML"/>
          <w:sz w:val="16"/>
          <w:lang w:val="en-US"/>
        </w:rPr>
        <w:t>UBound</w:t>
      </w:r>
      <w:proofErr w:type="spellEnd"/>
      <w:r w:rsidRPr="007B7D05">
        <w:rPr>
          <w:rStyle w:val="CdigoHTML"/>
          <w:sz w:val="16"/>
          <w:lang w:val="en-US"/>
        </w:rPr>
        <w:t>(Accion) + 1)</w:t>
      </w:r>
    </w:p>
    <w:p w14:paraId="44368A80" w14:textId="77777777" w:rsidR="00CE30A6" w:rsidRPr="007B7D05" w:rsidRDefault="00CE30A6" w:rsidP="00E37AB9">
      <w:pPr>
        <w:pStyle w:val="Codigo"/>
        <w:rPr>
          <w:rStyle w:val="CdigoHTML"/>
          <w:sz w:val="16"/>
          <w:lang w:val="en-US"/>
        </w:rPr>
      </w:pPr>
      <w:r w:rsidRPr="007B7D05">
        <w:rPr>
          <w:rStyle w:val="CdigoHTML"/>
          <w:sz w:val="16"/>
          <w:lang w:val="en-US"/>
        </w:rPr>
        <w:t xml:space="preserve">        </w:t>
      </w:r>
      <w:proofErr w:type="spellStart"/>
      <w:r w:rsidRPr="007B7D05">
        <w:rPr>
          <w:rStyle w:val="CdigoHTML"/>
          <w:sz w:val="16"/>
          <w:lang w:val="en-US"/>
        </w:rPr>
        <w:t>ReDim</w:t>
      </w:r>
      <w:proofErr w:type="spellEnd"/>
      <w:r w:rsidRPr="007B7D05">
        <w:rPr>
          <w:rStyle w:val="CdigoHTML"/>
          <w:sz w:val="16"/>
          <w:lang w:val="en-US"/>
        </w:rPr>
        <w:t xml:space="preserve"> Preserve </w:t>
      </w:r>
      <w:proofErr w:type="spellStart"/>
      <w:proofErr w:type="gramStart"/>
      <w:r w:rsidRPr="007B7D05">
        <w:rPr>
          <w:rStyle w:val="CdigoHTML"/>
          <w:sz w:val="16"/>
          <w:lang w:val="en-US"/>
        </w:rPr>
        <w:t>Usuario</w:t>
      </w:r>
      <w:proofErr w:type="spellEnd"/>
      <w:r w:rsidRPr="007B7D05">
        <w:rPr>
          <w:rStyle w:val="CdigoHTML"/>
          <w:sz w:val="16"/>
          <w:lang w:val="en-US"/>
        </w:rPr>
        <w:t>(</w:t>
      </w:r>
      <w:proofErr w:type="spellStart"/>
      <w:proofErr w:type="gramEnd"/>
      <w:r w:rsidRPr="007B7D05">
        <w:rPr>
          <w:rStyle w:val="CdigoHTML"/>
          <w:sz w:val="16"/>
          <w:lang w:val="en-US"/>
        </w:rPr>
        <w:t>UBound</w:t>
      </w:r>
      <w:proofErr w:type="spellEnd"/>
      <w:r w:rsidRPr="007B7D05">
        <w:rPr>
          <w:rStyle w:val="CdigoHTML"/>
          <w:sz w:val="16"/>
          <w:lang w:val="en-US"/>
        </w:rPr>
        <w:t>(</w:t>
      </w:r>
      <w:proofErr w:type="spellStart"/>
      <w:r w:rsidRPr="007B7D05">
        <w:rPr>
          <w:rStyle w:val="CdigoHTML"/>
          <w:sz w:val="16"/>
          <w:lang w:val="en-US"/>
        </w:rPr>
        <w:t>Usuario</w:t>
      </w:r>
      <w:proofErr w:type="spellEnd"/>
      <w:r w:rsidRPr="007B7D05">
        <w:rPr>
          <w:rStyle w:val="CdigoHTML"/>
          <w:sz w:val="16"/>
          <w:lang w:val="en-US"/>
        </w:rPr>
        <w:t>) + 1)</w:t>
      </w:r>
    </w:p>
    <w:p w14:paraId="7B6C19C7" w14:textId="77777777" w:rsidR="00CE30A6" w:rsidRPr="007B7D05" w:rsidRDefault="00CE30A6" w:rsidP="00E37AB9">
      <w:pPr>
        <w:pStyle w:val="Codigo"/>
        <w:rPr>
          <w:rStyle w:val="CdigoHTML"/>
          <w:sz w:val="16"/>
          <w:lang w:val="en-US"/>
        </w:rPr>
      </w:pPr>
      <w:r w:rsidRPr="007B7D05">
        <w:rPr>
          <w:rStyle w:val="CdigoHTML"/>
          <w:sz w:val="16"/>
          <w:lang w:val="en-US"/>
        </w:rPr>
        <w:t xml:space="preserve">        ' Set the value of the newly added row</w:t>
      </w:r>
    </w:p>
    <w:p w14:paraId="7D25D9DB" w14:textId="77777777" w:rsidR="00CE30A6" w:rsidRPr="007B7D05" w:rsidRDefault="00CE30A6" w:rsidP="00E37AB9">
      <w:pPr>
        <w:pStyle w:val="Codigo"/>
        <w:rPr>
          <w:rStyle w:val="CdigoHTML"/>
          <w:sz w:val="16"/>
          <w:lang w:val="en-US"/>
        </w:rPr>
      </w:pPr>
      <w:r w:rsidRPr="007B7D05">
        <w:rPr>
          <w:rStyle w:val="CdigoHTML"/>
          <w:sz w:val="16"/>
          <w:lang w:val="en-US"/>
        </w:rPr>
        <w:t xml:space="preserve">        </w:t>
      </w:r>
      <w:proofErr w:type="spellStart"/>
      <w:proofErr w:type="gramStart"/>
      <w:r w:rsidRPr="007B7D05">
        <w:rPr>
          <w:rStyle w:val="CdigoHTML"/>
          <w:sz w:val="16"/>
          <w:lang w:val="en-US"/>
        </w:rPr>
        <w:t>Fecha</w:t>
      </w:r>
      <w:proofErr w:type="spellEnd"/>
      <w:r w:rsidRPr="007B7D05">
        <w:rPr>
          <w:rStyle w:val="CdigoHTML"/>
          <w:sz w:val="16"/>
          <w:lang w:val="en-US"/>
        </w:rPr>
        <w:t>(</w:t>
      </w:r>
      <w:proofErr w:type="spellStart"/>
      <w:proofErr w:type="gramEnd"/>
      <w:r w:rsidRPr="007B7D05">
        <w:rPr>
          <w:rStyle w:val="CdigoHTML"/>
          <w:sz w:val="16"/>
          <w:lang w:val="en-US"/>
        </w:rPr>
        <w:t>UBound</w:t>
      </w:r>
      <w:proofErr w:type="spellEnd"/>
      <w:r w:rsidRPr="007B7D05">
        <w:rPr>
          <w:rStyle w:val="CdigoHTML"/>
          <w:sz w:val="16"/>
          <w:lang w:val="en-US"/>
        </w:rPr>
        <w:t>(</w:t>
      </w:r>
      <w:proofErr w:type="spellStart"/>
      <w:r w:rsidRPr="007B7D05">
        <w:rPr>
          <w:rStyle w:val="CdigoHTML"/>
          <w:sz w:val="16"/>
          <w:lang w:val="en-US"/>
        </w:rPr>
        <w:t>Fecha</w:t>
      </w:r>
      <w:proofErr w:type="spellEnd"/>
      <w:r w:rsidRPr="007B7D05">
        <w:rPr>
          <w:rStyle w:val="CdigoHTML"/>
          <w:sz w:val="16"/>
          <w:lang w:val="en-US"/>
        </w:rPr>
        <w:t xml:space="preserve">)) = </w:t>
      </w:r>
      <w:proofErr w:type="spellStart"/>
      <w:r w:rsidRPr="007B7D05">
        <w:rPr>
          <w:rStyle w:val="CdigoHTML"/>
          <w:sz w:val="16"/>
          <w:lang w:val="en-US"/>
        </w:rPr>
        <w:t>DateTimeToUTC</w:t>
      </w:r>
      <w:proofErr w:type="spellEnd"/>
      <w:r w:rsidRPr="007B7D05">
        <w:rPr>
          <w:rStyle w:val="CdigoHTML"/>
          <w:sz w:val="16"/>
          <w:lang w:val="en-US"/>
        </w:rPr>
        <w:t>(Now)</w:t>
      </w:r>
    </w:p>
    <w:p w14:paraId="30239C6C" w14:textId="77777777" w:rsidR="00CE30A6" w:rsidRPr="007B7D05" w:rsidRDefault="00CE30A6" w:rsidP="00E37AB9">
      <w:pPr>
        <w:pStyle w:val="Codigo"/>
        <w:rPr>
          <w:rStyle w:val="CdigoHTML"/>
          <w:sz w:val="16"/>
          <w:lang w:val="en-US"/>
        </w:rPr>
      </w:pPr>
      <w:r w:rsidRPr="007B7D05">
        <w:rPr>
          <w:rStyle w:val="CdigoHTML"/>
          <w:sz w:val="16"/>
          <w:lang w:val="en-US"/>
        </w:rPr>
        <w:t xml:space="preserve">        </w:t>
      </w:r>
      <w:proofErr w:type="gramStart"/>
      <w:r w:rsidRPr="007B7D05">
        <w:rPr>
          <w:rStyle w:val="CdigoHTML"/>
          <w:sz w:val="16"/>
          <w:lang w:val="en-US"/>
        </w:rPr>
        <w:t>Accion(</w:t>
      </w:r>
      <w:proofErr w:type="spellStart"/>
      <w:proofErr w:type="gramEnd"/>
      <w:r w:rsidRPr="007B7D05">
        <w:rPr>
          <w:rStyle w:val="CdigoHTML"/>
          <w:sz w:val="16"/>
          <w:lang w:val="en-US"/>
        </w:rPr>
        <w:t>UBound</w:t>
      </w:r>
      <w:proofErr w:type="spellEnd"/>
      <w:r w:rsidRPr="007B7D05">
        <w:rPr>
          <w:rStyle w:val="CdigoHTML"/>
          <w:sz w:val="16"/>
          <w:lang w:val="en-US"/>
        </w:rPr>
        <w:t xml:space="preserve">(Accion)) = </w:t>
      </w:r>
      <w:proofErr w:type="spellStart"/>
      <w:r w:rsidRPr="007B7D05">
        <w:rPr>
          <w:rStyle w:val="CdigoHTML"/>
          <w:sz w:val="16"/>
          <w:lang w:val="en-US"/>
        </w:rPr>
        <w:t>AccionValue</w:t>
      </w:r>
      <w:proofErr w:type="spellEnd"/>
    </w:p>
    <w:p w14:paraId="6134AA6F" w14:textId="77777777" w:rsidR="00CE30A6" w:rsidRPr="007B7D05" w:rsidRDefault="00CE30A6" w:rsidP="00E37AB9">
      <w:pPr>
        <w:pStyle w:val="Codigo"/>
        <w:rPr>
          <w:rStyle w:val="CdigoHTML"/>
          <w:sz w:val="16"/>
          <w:lang w:val="en-US"/>
        </w:rPr>
      </w:pPr>
      <w:r w:rsidRPr="007B7D05">
        <w:rPr>
          <w:rStyle w:val="CdigoHTML"/>
          <w:sz w:val="16"/>
          <w:lang w:val="en-US"/>
        </w:rPr>
        <w:t xml:space="preserve">        </w:t>
      </w:r>
      <w:proofErr w:type="spellStart"/>
      <w:proofErr w:type="gramStart"/>
      <w:r w:rsidRPr="007B7D05">
        <w:rPr>
          <w:rStyle w:val="CdigoHTML"/>
          <w:sz w:val="16"/>
          <w:lang w:val="en-US"/>
        </w:rPr>
        <w:t>Usuario</w:t>
      </w:r>
      <w:proofErr w:type="spellEnd"/>
      <w:r w:rsidRPr="007B7D05">
        <w:rPr>
          <w:rStyle w:val="CdigoHTML"/>
          <w:sz w:val="16"/>
          <w:lang w:val="en-US"/>
        </w:rPr>
        <w:t>(</w:t>
      </w:r>
      <w:proofErr w:type="spellStart"/>
      <w:proofErr w:type="gramEnd"/>
      <w:r w:rsidRPr="007B7D05">
        <w:rPr>
          <w:rStyle w:val="CdigoHTML"/>
          <w:sz w:val="16"/>
          <w:lang w:val="en-US"/>
        </w:rPr>
        <w:t>UBound</w:t>
      </w:r>
      <w:proofErr w:type="spellEnd"/>
      <w:r w:rsidRPr="007B7D05">
        <w:rPr>
          <w:rStyle w:val="CdigoHTML"/>
          <w:sz w:val="16"/>
          <w:lang w:val="en-US"/>
        </w:rPr>
        <w:t>(</w:t>
      </w:r>
      <w:proofErr w:type="spellStart"/>
      <w:r w:rsidRPr="007B7D05">
        <w:rPr>
          <w:rStyle w:val="CdigoHTML"/>
          <w:sz w:val="16"/>
          <w:lang w:val="en-US"/>
        </w:rPr>
        <w:t>Usuario</w:t>
      </w:r>
      <w:proofErr w:type="spellEnd"/>
      <w:r w:rsidRPr="007B7D05">
        <w:rPr>
          <w:rStyle w:val="CdigoHTML"/>
          <w:sz w:val="16"/>
          <w:lang w:val="en-US"/>
        </w:rPr>
        <w:t xml:space="preserve">)) = </w:t>
      </w:r>
      <w:proofErr w:type="spellStart"/>
      <w:r w:rsidRPr="007B7D05">
        <w:rPr>
          <w:rStyle w:val="CdigoHTML"/>
          <w:sz w:val="16"/>
          <w:lang w:val="en-US"/>
        </w:rPr>
        <w:t>UsuarioValue</w:t>
      </w:r>
      <w:proofErr w:type="spellEnd"/>
    </w:p>
    <w:p w14:paraId="3C7B3DF0" w14:textId="77777777" w:rsidR="00CE30A6" w:rsidRPr="007B7D05" w:rsidRDefault="00CE30A6" w:rsidP="00E37AB9">
      <w:pPr>
        <w:pStyle w:val="Codigo"/>
        <w:rPr>
          <w:rStyle w:val="CdigoHTML"/>
          <w:sz w:val="16"/>
          <w:lang w:val="en-US"/>
        </w:rPr>
      </w:pPr>
      <w:r w:rsidRPr="007B7D05">
        <w:rPr>
          <w:rStyle w:val="CdigoHTML"/>
          <w:sz w:val="16"/>
          <w:lang w:val="en-US"/>
        </w:rPr>
        <w:t xml:space="preserve">    End If</w:t>
      </w:r>
    </w:p>
    <w:p w14:paraId="5F040351" w14:textId="77777777" w:rsidR="00CE30A6" w:rsidRPr="007B7D05" w:rsidRDefault="00CE30A6" w:rsidP="00E37AB9">
      <w:pPr>
        <w:pStyle w:val="Codigo"/>
        <w:rPr>
          <w:rStyle w:val="CdigoHTML"/>
          <w:sz w:val="16"/>
          <w:lang w:val="en-US"/>
        </w:rPr>
      </w:pPr>
    </w:p>
    <w:p w14:paraId="3800202E" w14:textId="77777777" w:rsidR="00CE30A6" w:rsidRPr="007B7D05" w:rsidRDefault="00CE30A6" w:rsidP="00E37AB9">
      <w:pPr>
        <w:pStyle w:val="Codigo"/>
        <w:rPr>
          <w:rStyle w:val="CdigoHTML"/>
          <w:sz w:val="16"/>
          <w:lang w:val="en-US"/>
        </w:rPr>
      </w:pPr>
      <w:r w:rsidRPr="007B7D05">
        <w:rPr>
          <w:rStyle w:val="CdigoHTML"/>
          <w:sz w:val="16"/>
          <w:lang w:val="en-US"/>
        </w:rPr>
        <w:t xml:space="preserve">    ' Save back all changed arrays</w:t>
      </w:r>
    </w:p>
    <w:p w14:paraId="77DF51CF" w14:textId="77777777" w:rsidR="00CE30A6" w:rsidRPr="00D10C8C" w:rsidRDefault="00CE30A6" w:rsidP="00E37AB9">
      <w:pPr>
        <w:pStyle w:val="Codigo"/>
        <w:rPr>
          <w:rStyle w:val="CdigoHTML"/>
          <w:sz w:val="16"/>
        </w:rPr>
      </w:pPr>
      <w:r w:rsidRPr="007B7D05">
        <w:rPr>
          <w:rStyle w:val="CdigoHTML"/>
          <w:sz w:val="16"/>
          <w:lang w:val="en-US"/>
        </w:rPr>
        <w:t xml:space="preserve">    </w:t>
      </w:r>
      <w:proofErr w:type="spellStart"/>
      <w:r w:rsidRPr="00D10C8C">
        <w:rPr>
          <w:rStyle w:val="CdigoHTML"/>
          <w:sz w:val="16"/>
        </w:rPr>
        <w:t>SetField</w:t>
      </w:r>
      <w:proofErr w:type="spellEnd"/>
      <w:r w:rsidRPr="00D10C8C">
        <w:rPr>
          <w:rStyle w:val="CdigoHTML"/>
          <w:sz w:val="16"/>
        </w:rPr>
        <w:t xml:space="preserve"> "</w:t>
      </w:r>
      <w:proofErr w:type="spellStart"/>
      <w:r w:rsidRPr="00D10C8C">
        <w:rPr>
          <w:rStyle w:val="CdigoHTML"/>
          <w:sz w:val="16"/>
        </w:rPr>
        <w:t>Accion_Timestamp</w:t>
      </w:r>
      <w:proofErr w:type="spellEnd"/>
      <w:r w:rsidRPr="00D10C8C">
        <w:rPr>
          <w:rStyle w:val="CdigoHTML"/>
          <w:sz w:val="16"/>
        </w:rPr>
        <w:t>", Fecha</w:t>
      </w:r>
    </w:p>
    <w:p w14:paraId="4D526EE1" w14:textId="77777777" w:rsidR="00CE30A6" w:rsidRPr="00D10C8C" w:rsidRDefault="00CE30A6" w:rsidP="00E37AB9">
      <w:pPr>
        <w:pStyle w:val="Codigo"/>
        <w:rPr>
          <w:rStyle w:val="CdigoHTML"/>
          <w:sz w:val="16"/>
        </w:rPr>
      </w:pPr>
      <w:r w:rsidRPr="00D10C8C">
        <w:rPr>
          <w:rStyle w:val="CdigoHTML"/>
          <w:sz w:val="16"/>
        </w:rPr>
        <w:t xml:space="preserve">    </w:t>
      </w:r>
      <w:proofErr w:type="spellStart"/>
      <w:r w:rsidRPr="00D10C8C">
        <w:rPr>
          <w:rStyle w:val="CdigoHTML"/>
          <w:sz w:val="16"/>
        </w:rPr>
        <w:t>SetField</w:t>
      </w:r>
      <w:proofErr w:type="spellEnd"/>
      <w:r w:rsidRPr="00D10C8C">
        <w:rPr>
          <w:rStyle w:val="CdigoHTML"/>
          <w:sz w:val="16"/>
        </w:rPr>
        <w:t xml:space="preserve"> "</w:t>
      </w:r>
      <w:proofErr w:type="spellStart"/>
      <w:r w:rsidRPr="00D10C8C">
        <w:rPr>
          <w:rStyle w:val="CdigoHTML"/>
          <w:sz w:val="16"/>
        </w:rPr>
        <w:t>Accion_Tipo</w:t>
      </w:r>
      <w:proofErr w:type="spellEnd"/>
      <w:r w:rsidRPr="00D10C8C">
        <w:rPr>
          <w:rStyle w:val="CdigoHTML"/>
          <w:sz w:val="16"/>
        </w:rPr>
        <w:t xml:space="preserve">", </w:t>
      </w:r>
      <w:proofErr w:type="spellStart"/>
      <w:r w:rsidRPr="00D10C8C">
        <w:rPr>
          <w:rStyle w:val="CdigoHTML"/>
          <w:sz w:val="16"/>
        </w:rPr>
        <w:t>Accion</w:t>
      </w:r>
      <w:proofErr w:type="spellEnd"/>
    </w:p>
    <w:p w14:paraId="6E74912A" w14:textId="77777777" w:rsidR="00CE30A6" w:rsidRPr="00D10C8C" w:rsidRDefault="00CE30A6" w:rsidP="00E37AB9">
      <w:pPr>
        <w:pStyle w:val="Codigo"/>
        <w:rPr>
          <w:rStyle w:val="CdigoHTML"/>
          <w:sz w:val="16"/>
        </w:rPr>
      </w:pPr>
      <w:r w:rsidRPr="00D10C8C">
        <w:rPr>
          <w:rStyle w:val="CdigoHTML"/>
          <w:sz w:val="16"/>
        </w:rPr>
        <w:t xml:space="preserve">    </w:t>
      </w:r>
      <w:proofErr w:type="spellStart"/>
      <w:r w:rsidRPr="00D10C8C">
        <w:rPr>
          <w:rStyle w:val="CdigoHTML"/>
          <w:sz w:val="16"/>
        </w:rPr>
        <w:t>SetField</w:t>
      </w:r>
      <w:proofErr w:type="spellEnd"/>
      <w:r w:rsidRPr="00D10C8C">
        <w:rPr>
          <w:rStyle w:val="CdigoHTML"/>
          <w:sz w:val="16"/>
        </w:rPr>
        <w:t xml:space="preserve"> "</w:t>
      </w:r>
      <w:proofErr w:type="spellStart"/>
      <w:r w:rsidRPr="00D10C8C">
        <w:rPr>
          <w:rStyle w:val="CdigoHTML"/>
          <w:sz w:val="16"/>
        </w:rPr>
        <w:t>Accion_Usuario</w:t>
      </w:r>
      <w:proofErr w:type="spellEnd"/>
      <w:r w:rsidRPr="00D10C8C">
        <w:rPr>
          <w:rStyle w:val="CdigoHTML"/>
          <w:sz w:val="16"/>
        </w:rPr>
        <w:t>", Usuario</w:t>
      </w:r>
    </w:p>
    <w:p w14:paraId="08F1F9E3" w14:textId="77777777" w:rsidR="00CE30A6" w:rsidRPr="00D10C8C" w:rsidRDefault="00CE30A6" w:rsidP="00E37AB9">
      <w:pPr>
        <w:pStyle w:val="Codigo"/>
      </w:pPr>
      <w:r w:rsidRPr="00D10C8C">
        <w:rPr>
          <w:rStyle w:val="CdigoHTML"/>
          <w:sz w:val="16"/>
        </w:rPr>
        <w:t xml:space="preserve">End </w:t>
      </w:r>
      <w:proofErr w:type="spellStart"/>
      <w:r w:rsidRPr="00D10C8C">
        <w:rPr>
          <w:rStyle w:val="CdigoHTML"/>
          <w:sz w:val="16"/>
        </w:rPr>
        <w:t>Function</w:t>
      </w:r>
      <w:proofErr w:type="spellEnd"/>
    </w:p>
    <w:p w14:paraId="460C363B" w14:textId="77777777" w:rsidR="00CE30A6" w:rsidRPr="00D10C8C" w:rsidRDefault="00CE30A6" w:rsidP="00CE30A6">
      <w:pPr>
        <w:pStyle w:val="Titulo4"/>
      </w:pPr>
      <w:r w:rsidRPr="00D10C8C">
        <w:t>Uso</w:t>
      </w:r>
    </w:p>
    <w:p w14:paraId="5D895B2F" w14:textId="77777777" w:rsidR="00CE30A6" w:rsidRPr="00D10C8C" w:rsidRDefault="00CE30A6" w:rsidP="00CE30A6">
      <w:r w:rsidRPr="00D10C8C">
        <w:t>El script puede ser utilizado por cualquier proceso que necesite registrar eventos en el historial de documentos.</w:t>
      </w:r>
    </w:p>
    <w:p w14:paraId="27203D74" w14:textId="1F7449D3" w:rsidR="00CE30A6" w:rsidRPr="00D10C8C" w:rsidRDefault="00CE30A6" w:rsidP="00CE30A6">
      <w:pPr>
        <w:pStyle w:val="Ttulo2"/>
      </w:pPr>
      <w:bookmarkStart w:id="159" w:name="_Toc188990085"/>
      <w:bookmarkStart w:id="160" w:name="_Toc188990895"/>
      <w:r w:rsidRPr="00D10C8C">
        <w:lastRenderedPageBreak/>
        <w:t>DOCAI: Funciones de Extracción de Respuestas</w:t>
      </w:r>
      <w:bookmarkEnd w:id="159"/>
      <w:bookmarkEnd w:id="160"/>
    </w:p>
    <w:p w14:paraId="1AE24836" w14:textId="77777777" w:rsidR="00CE30A6" w:rsidRPr="00D10C8C" w:rsidRDefault="00CE30A6" w:rsidP="00CE30A6">
      <w:pPr>
        <w:pStyle w:val="Titulo4"/>
      </w:pPr>
      <w:r w:rsidRPr="00D10C8C">
        <w:t>Descripción</w:t>
      </w:r>
    </w:p>
    <w:p w14:paraId="75F8F483" w14:textId="77777777" w:rsidR="00CE30A6" w:rsidRPr="00D10C8C" w:rsidRDefault="00CE30A6" w:rsidP="00CE30A6">
      <w:r w:rsidRPr="00D10C8C">
        <w:t>Este script incluye un conjunto de funciones que procesan y extraen respuestas de DOCAI (</w:t>
      </w:r>
      <w:proofErr w:type="spellStart"/>
      <w:r w:rsidRPr="00D10C8C">
        <w:t>Document</w:t>
      </w:r>
      <w:proofErr w:type="spellEnd"/>
      <w:r w:rsidRPr="00D10C8C">
        <w:t xml:space="preserve"> AI), mejorando la eficiencia en la gestión y análisis de documentos.</w:t>
      </w:r>
    </w:p>
    <w:p w14:paraId="6AC94EEE" w14:textId="77777777" w:rsidR="00CE30A6" w:rsidRPr="00D10C8C" w:rsidRDefault="00CE30A6" w:rsidP="00CE30A6">
      <w:pPr>
        <w:pStyle w:val="Titulo4"/>
      </w:pPr>
      <w:r w:rsidRPr="00D10C8C">
        <w:t>Funcionalidades</w:t>
      </w:r>
    </w:p>
    <w:p w14:paraId="47E5FEB7" w14:textId="77777777" w:rsidR="00CE30A6" w:rsidRPr="00D10C8C" w:rsidRDefault="00CE30A6" w:rsidP="00CE30A6">
      <w:pPr>
        <w:pStyle w:val="Listas"/>
      </w:pPr>
      <w:r w:rsidRPr="00D10C8C">
        <w:t>Extracción de valores de claves específicas en JSON.</w:t>
      </w:r>
    </w:p>
    <w:p w14:paraId="5D698EDE" w14:textId="77777777" w:rsidR="00CE30A6" w:rsidRPr="00D10C8C" w:rsidRDefault="00CE30A6" w:rsidP="00CE30A6">
      <w:pPr>
        <w:pStyle w:val="Listas"/>
      </w:pPr>
      <w:r w:rsidRPr="00D10C8C">
        <w:t>Generación de estructuras CSV a partir de datos JSON.</w:t>
      </w:r>
    </w:p>
    <w:p w14:paraId="359AB311" w14:textId="77777777" w:rsidR="00CE30A6" w:rsidRPr="00D10C8C" w:rsidRDefault="00CE30A6" w:rsidP="00CE30A6">
      <w:pPr>
        <w:pStyle w:val="Listas"/>
      </w:pPr>
      <w:r w:rsidRPr="00D10C8C">
        <w:t>Validación y manejo de errores durante el procesamiento de datos JSON.</w:t>
      </w:r>
    </w:p>
    <w:p w14:paraId="0AD4538B" w14:textId="77777777" w:rsidR="00CE30A6" w:rsidRPr="00D10C8C" w:rsidRDefault="00CE30A6" w:rsidP="00CE30A6">
      <w:pPr>
        <w:pStyle w:val="Titulo4"/>
      </w:pPr>
      <w:r w:rsidRPr="00D10C8C">
        <w:t>Detalle del Código</w:t>
      </w:r>
    </w:p>
    <w:p w14:paraId="0E95B019" w14:textId="77777777" w:rsidR="00CE30A6" w:rsidRPr="00D10C8C" w:rsidRDefault="00CE30A6" w:rsidP="00E37AB9">
      <w:pPr>
        <w:pStyle w:val="Codigo"/>
      </w:pPr>
      <w:r w:rsidRPr="00D10C8C">
        <w:t>' --- Función unificada para extraer valores de una clave específica ---</w:t>
      </w:r>
    </w:p>
    <w:p w14:paraId="1F917631" w14:textId="77777777" w:rsidR="00CE30A6" w:rsidRPr="007B7D05" w:rsidRDefault="00CE30A6" w:rsidP="00E37AB9">
      <w:pPr>
        <w:pStyle w:val="Codigo"/>
        <w:rPr>
          <w:lang w:val="en-US"/>
        </w:rPr>
      </w:pPr>
      <w:r w:rsidRPr="007B7D05">
        <w:rPr>
          <w:lang w:val="en-US"/>
        </w:rPr>
        <w:t xml:space="preserve">Function </w:t>
      </w:r>
      <w:proofErr w:type="spellStart"/>
      <w:proofErr w:type="gramStart"/>
      <w:r w:rsidRPr="007B7D05">
        <w:rPr>
          <w:lang w:val="en-US"/>
        </w:rPr>
        <w:t>ExtractJsonValue</w:t>
      </w:r>
      <w:proofErr w:type="spellEnd"/>
      <w:r w:rsidRPr="007B7D05">
        <w:rPr>
          <w:lang w:val="en-US"/>
        </w:rPr>
        <w:t>(</w:t>
      </w:r>
      <w:proofErr w:type="spellStart"/>
      <w:proofErr w:type="gramEnd"/>
      <w:r w:rsidRPr="007B7D05">
        <w:rPr>
          <w:lang w:val="en-US"/>
        </w:rPr>
        <w:t>jsonStr</w:t>
      </w:r>
      <w:proofErr w:type="spellEnd"/>
      <w:r w:rsidRPr="007B7D05">
        <w:rPr>
          <w:lang w:val="en-US"/>
        </w:rPr>
        <w:t>, key)</w:t>
      </w:r>
    </w:p>
    <w:p w14:paraId="2A6FF7BD" w14:textId="77777777" w:rsidR="00CE30A6" w:rsidRPr="007B7D05" w:rsidRDefault="00CE30A6" w:rsidP="00E37AB9">
      <w:pPr>
        <w:pStyle w:val="Codigo"/>
        <w:rPr>
          <w:lang w:val="en-US"/>
        </w:rPr>
      </w:pPr>
      <w:r w:rsidRPr="007B7D05">
        <w:rPr>
          <w:lang w:val="en-US"/>
        </w:rPr>
        <w:t xml:space="preserve">    Dim regex, matches</w:t>
      </w:r>
    </w:p>
    <w:p w14:paraId="247FE182" w14:textId="77777777" w:rsidR="00CE30A6" w:rsidRPr="00D10C8C" w:rsidRDefault="00CE30A6" w:rsidP="00E37AB9">
      <w:pPr>
        <w:pStyle w:val="Codigo"/>
      </w:pPr>
      <w:r w:rsidRPr="007B7D05">
        <w:rPr>
          <w:lang w:val="en-US"/>
        </w:rPr>
        <w:t xml:space="preserve">    </w:t>
      </w:r>
      <w:proofErr w:type="spellStart"/>
      <w:r w:rsidRPr="00D10C8C">
        <w:t>On</w:t>
      </w:r>
      <w:proofErr w:type="spellEnd"/>
      <w:r w:rsidRPr="00D10C8C">
        <w:t xml:space="preserve"> Error Resume Next</w:t>
      </w:r>
    </w:p>
    <w:p w14:paraId="58FAF584" w14:textId="77777777" w:rsidR="00CE30A6" w:rsidRPr="00D10C8C" w:rsidRDefault="00CE30A6" w:rsidP="00E37AB9">
      <w:pPr>
        <w:pStyle w:val="Codigo"/>
      </w:pPr>
    </w:p>
    <w:p w14:paraId="2EA9B91F" w14:textId="77777777" w:rsidR="00CE30A6" w:rsidRPr="00D10C8C" w:rsidRDefault="00CE30A6" w:rsidP="00E37AB9">
      <w:pPr>
        <w:pStyle w:val="Codigo"/>
      </w:pPr>
      <w:r w:rsidRPr="00D10C8C">
        <w:t xml:space="preserve">    ' Crear el patrón para buscar la clave dinámica</w:t>
      </w:r>
    </w:p>
    <w:p w14:paraId="402FB0E1" w14:textId="77777777" w:rsidR="00CE30A6" w:rsidRPr="007B7D05" w:rsidRDefault="00CE30A6" w:rsidP="00E37AB9">
      <w:pPr>
        <w:pStyle w:val="Codigo"/>
        <w:rPr>
          <w:lang w:val="en-US"/>
        </w:rPr>
      </w:pPr>
      <w:r w:rsidRPr="00D10C8C">
        <w:t xml:space="preserve">    </w:t>
      </w:r>
      <w:r w:rsidRPr="007B7D05">
        <w:rPr>
          <w:lang w:val="en-US"/>
        </w:rPr>
        <w:t>Dim pattern</w:t>
      </w:r>
    </w:p>
    <w:p w14:paraId="00A180AF" w14:textId="77777777" w:rsidR="00CE30A6" w:rsidRPr="007B7D05" w:rsidRDefault="00CE30A6" w:rsidP="00E37AB9">
      <w:pPr>
        <w:pStyle w:val="Codigo"/>
        <w:rPr>
          <w:lang w:val="en-US"/>
        </w:rPr>
      </w:pPr>
      <w:r w:rsidRPr="007B7D05">
        <w:rPr>
          <w:lang w:val="en-US"/>
        </w:rPr>
        <w:t xml:space="preserve">    pattern = """" &amp; key &amp; ""</w:t>
      </w:r>
      <w:proofErr w:type="gramStart"/>
      <w:r w:rsidRPr="007B7D05">
        <w:rPr>
          <w:lang w:val="en-US"/>
        </w:rPr>
        <w:t>":\</w:t>
      </w:r>
      <w:proofErr w:type="gramEnd"/>
      <w:r w:rsidRPr="007B7D05">
        <w:rPr>
          <w:lang w:val="en-US"/>
        </w:rPr>
        <w:t>s*""(.*?)"""</w:t>
      </w:r>
    </w:p>
    <w:p w14:paraId="4ED25DFD" w14:textId="77777777" w:rsidR="00CE30A6" w:rsidRPr="007B7D05" w:rsidRDefault="00CE30A6" w:rsidP="00E37AB9">
      <w:pPr>
        <w:pStyle w:val="Codigo"/>
        <w:rPr>
          <w:lang w:val="en-US"/>
        </w:rPr>
      </w:pPr>
    </w:p>
    <w:p w14:paraId="776C9763" w14:textId="77777777" w:rsidR="00CE30A6" w:rsidRPr="00DF7B5F" w:rsidRDefault="00CE30A6" w:rsidP="00E37AB9">
      <w:pPr>
        <w:pStyle w:val="Codigo"/>
      </w:pPr>
      <w:r w:rsidRPr="007B7D05">
        <w:rPr>
          <w:lang w:val="en-US"/>
        </w:rPr>
        <w:t xml:space="preserve">    </w:t>
      </w:r>
      <w:r w:rsidRPr="00DF7B5F">
        <w:t>' Configurar la expresión regular</w:t>
      </w:r>
    </w:p>
    <w:p w14:paraId="1BF8AC86" w14:textId="77777777" w:rsidR="00CE30A6" w:rsidRPr="00DF7B5F" w:rsidRDefault="00CE30A6" w:rsidP="00E37AB9">
      <w:pPr>
        <w:pStyle w:val="Codigo"/>
      </w:pPr>
      <w:r w:rsidRPr="00DF7B5F">
        <w:t xml:space="preserve">    Set </w:t>
      </w:r>
      <w:proofErr w:type="spellStart"/>
      <w:r w:rsidRPr="00DF7B5F">
        <w:t>regex</w:t>
      </w:r>
      <w:proofErr w:type="spellEnd"/>
      <w:r w:rsidRPr="00DF7B5F">
        <w:t xml:space="preserve"> = New </w:t>
      </w:r>
      <w:proofErr w:type="spellStart"/>
      <w:r w:rsidRPr="00DF7B5F">
        <w:t>RegExp</w:t>
      </w:r>
      <w:proofErr w:type="spellEnd"/>
    </w:p>
    <w:p w14:paraId="2DFF5863" w14:textId="77777777" w:rsidR="00CE30A6" w:rsidRPr="007B7D05" w:rsidRDefault="00CE30A6" w:rsidP="00E37AB9">
      <w:pPr>
        <w:pStyle w:val="Codigo"/>
        <w:rPr>
          <w:lang w:val="en-US"/>
        </w:rPr>
      </w:pPr>
      <w:r w:rsidRPr="00DF7B5F">
        <w:t xml:space="preserve">    </w:t>
      </w:r>
      <w:proofErr w:type="spellStart"/>
      <w:proofErr w:type="gramStart"/>
      <w:r w:rsidRPr="007B7D05">
        <w:rPr>
          <w:lang w:val="en-US"/>
        </w:rPr>
        <w:t>regex.Pattern</w:t>
      </w:r>
      <w:proofErr w:type="spellEnd"/>
      <w:proofErr w:type="gramEnd"/>
      <w:r w:rsidRPr="007B7D05">
        <w:rPr>
          <w:lang w:val="en-US"/>
        </w:rPr>
        <w:t xml:space="preserve"> = pattern</w:t>
      </w:r>
    </w:p>
    <w:p w14:paraId="37EEA149" w14:textId="77777777" w:rsidR="00CE30A6" w:rsidRPr="007B7D05" w:rsidRDefault="00CE30A6" w:rsidP="00E37AB9">
      <w:pPr>
        <w:pStyle w:val="Codigo"/>
        <w:rPr>
          <w:lang w:val="en-US"/>
        </w:rPr>
      </w:pPr>
      <w:r w:rsidRPr="007B7D05">
        <w:rPr>
          <w:lang w:val="en-US"/>
        </w:rPr>
        <w:t xml:space="preserve">    </w:t>
      </w:r>
      <w:proofErr w:type="spellStart"/>
      <w:proofErr w:type="gramStart"/>
      <w:r w:rsidRPr="007B7D05">
        <w:rPr>
          <w:lang w:val="en-US"/>
        </w:rPr>
        <w:t>regex.Global</w:t>
      </w:r>
      <w:proofErr w:type="spellEnd"/>
      <w:proofErr w:type="gramEnd"/>
      <w:r w:rsidRPr="007B7D05">
        <w:rPr>
          <w:lang w:val="en-US"/>
        </w:rPr>
        <w:t xml:space="preserve"> = False</w:t>
      </w:r>
    </w:p>
    <w:p w14:paraId="58AE46C2" w14:textId="77777777" w:rsidR="00CE30A6" w:rsidRPr="007B7D05" w:rsidRDefault="00CE30A6" w:rsidP="00E37AB9">
      <w:pPr>
        <w:pStyle w:val="Codigo"/>
        <w:rPr>
          <w:lang w:val="en-US"/>
        </w:rPr>
      </w:pPr>
      <w:r w:rsidRPr="007B7D05">
        <w:rPr>
          <w:lang w:val="en-US"/>
        </w:rPr>
        <w:t xml:space="preserve">    </w:t>
      </w:r>
      <w:proofErr w:type="spellStart"/>
      <w:proofErr w:type="gramStart"/>
      <w:r w:rsidRPr="007B7D05">
        <w:rPr>
          <w:lang w:val="en-US"/>
        </w:rPr>
        <w:t>regex.IgnoreCase</w:t>
      </w:r>
      <w:proofErr w:type="spellEnd"/>
      <w:proofErr w:type="gramEnd"/>
      <w:r w:rsidRPr="007B7D05">
        <w:rPr>
          <w:lang w:val="en-US"/>
        </w:rPr>
        <w:t xml:space="preserve"> = True</w:t>
      </w:r>
    </w:p>
    <w:p w14:paraId="30DD6721" w14:textId="77777777" w:rsidR="00CE30A6" w:rsidRPr="007B7D05" w:rsidRDefault="00CE30A6" w:rsidP="00E37AB9">
      <w:pPr>
        <w:pStyle w:val="Codigo"/>
        <w:rPr>
          <w:lang w:val="en-US"/>
        </w:rPr>
      </w:pPr>
    </w:p>
    <w:p w14:paraId="38CA30FC" w14:textId="77777777" w:rsidR="00CE30A6" w:rsidRPr="007B7D05" w:rsidRDefault="00CE30A6" w:rsidP="00E37AB9">
      <w:pPr>
        <w:pStyle w:val="Codigo"/>
        <w:rPr>
          <w:lang w:val="en-US"/>
        </w:rPr>
      </w:pPr>
      <w:r w:rsidRPr="007B7D05">
        <w:rPr>
          <w:lang w:val="en-US"/>
        </w:rPr>
        <w:t xml:space="preserve">    ' </w:t>
      </w:r>
      <w:proofErr w:type="spellStart"/>
      <w:r w:rsidRPr="007B7D05">
        <w:rPr>
          <w:lang w:val="en-US"/>
        </w:rPr>
        <w:t>Buscar</w:t>
      </w:r>
      <w:proofErr w:type="spellEnd"/>
      <w:r w:rsidRPr="007B7D05">
        <w:rPr>
          <w:lang w:val="en-US"/>
        </w:rPr>
        <w:t xml:space="preserve"> </w:t>
      </w:r>
      <w:proofErr w:type="spellStart"/>
      <w:r w:rsidRPr="007B7D05">
        <w:rPr>
          <w:lang w:val="en-US"/>
        </w:rPr>
        <w:t>coincidencias</w:t>
      </w:r>
      <w:proofErr w:type="spellEnd"/>
    </w:p>
    <w:p w14:paraId="3FC5FEC6" w14:textId="77777777" w:rsidR="00CE30A6" w:rsidRPr="007B7D05" w:rsidRDefault="00CE30A6" w:rsidP="00E37AB9">
      <w:pPr>
        <w:pStyle w:val="Codigo"/>
        <w:rPr>
          <w:lang w:val="en-US"/>
        </w:rPr>
      </w:pPr>
      <w:r w:rsidRPr="007B7D05">
        <w:rPr>
          <w:lang w:val="en-US"/>
        </w:rPr>
        <w:t xml:space="preserve">    Set matches = </w:t>
      </w:r>
      <w:proofErr w:type="spellStart"/>
      <w:proofErr w:type="gramStart"/>
      <w:r w:rsidRPr="007B7D05">
        <w:rPr>
          <w:lang w:val="en-US"/>
        </w:rPr>
        <w:t>regex.Execute</w:t>
      </w:r>
      <w:proofErr w:type="spellEnd"/>
      <w:proofErr w:type="gramEnd"/>
      <w:r w:rsidRPr="007B7D05">
        <w:rPr>
          <w:lang w:val="en-US"/>
        </w:rPr>
        <w:t>(</w:t>
      </w:r>
      <w:proofErr w:type="spellStart"/>
      <w:r w:rsidRPr="007B7D05">
        <w:rPr>
          <w:lang w:val="en-US"/>
        </w:rPr>
        <w:t>jsonStr</w:t>
      </w:r>
      <w:proofErr w:type="spellEnd"/>
      <w:r w:rsidRPr="007B7D05">
        <w:rPr>
          <w:lang w:val="en-US"/>
        </w:rPr>
        <w:t>)</w:t>
      </w:r>
    </w:p>
    <w:p w14:paraId="29CBD9DB" w14:textId="77777777" w:rsidR="00CE30A6" w:rsidRPr="007B7D05" w:rsidRDefault="00CE30A6" w:rsidP="00E37AB9">
      <w:pPr>
        <w:pStyle w:val="Codigo"/>
        <w:rPr>
          <w:lang w:val="en-US"/>
        </w:rPr>
      </w:pPr>
      <w:r w:rsidRPr="007B7D05">
        <w:rPr>
          <w:lang w:val="en-US"/>
        </w:rPr>
        <w:t xml:space="preserve">    If </w:t>
      </w:r>
      <w:proofErr w:type="spellStart"/>
      <w:proofErr w:type="gramStart"/>
      <w:r w:rsidRPr="007B7D05">
        <w:rPr>
          <w:lang w:val="en-US"/>
        </w:rPr>
        <w:t>matches.Count</w:t>
      </w:r>
      <w:proofErr w:type="spellEnd"/>
      <w:proofErr w:type="gramEnd"/>
      <w:r w:rsidRPr="007B7D05">
        <w:rPr>
          <w:lang w:val="en-US"/>
        </w:rPr>
        <w:t xml:space="preserve"> &gt; 0 Then</w:t>
      </w:r>
    </w:p>
    <w:p w14:paraId="0C717DEE" w14:textId="77777777" w:rsidR="00CE30A6" w:rsidRPr="007B7D05" w:rsidRDefault="00CE30A6" w:rsidP="00E37AB9">
      <w:pPr>
        <w:pStyle w:val="Codigo"/>
        <w:rPr>
          <w:lang w:val="en-US"/>
        </w:rPr>
      </w:pPr>
      <w:r w:rsidRPr="007B7D05">
        <w:rPr>
          <w:lang w:val="en-US"/>
        </w:rPr>
        <w:t xml:space="preserve">        ' Devolver </w:t>
      </w:r>
      <w:proofErr w:type="spellStart"/>
      <w:r w:rsidRPr="007B7D05">
        <w:rPr>
          <w:lang w:val="en-US"/>
        </w:rPr>
        <w:t>el</w:t>
      </w:r>
      <w:proofErr w:type="spellEnd"/>
      <w:r w:rsidRPr="007B7D05">
        <w:rPr>
          <w:lang w:val="en-US"/>
        </w:rPr>
        <w:t xml:space="preserve"> valor </w:t>
      </w:r>
      <w:proofErr w:type="spellStart"/>
      <w:r w:rsidRPr="007B7D05">
        <w:rPr>
          <w:lang w:val="en-US"/>
        </w:rPr>
        <w:t>encontrado</w:t>
      </w:r>
      <w:proofErr w:type="spellEnd"/>
    </w:p>
    <w:p w14:paraId="78F8BEFE" w14:textId="77777777" w:rsidR="00CE30A6" w:rsidRPr="007B7D05" w:rsidRDefault="00CE30A6" w:rsidP="00E37AB9">
      <w:pPr>
        <w:pStyle w:val="Codigo"/>
        <w:rPr>
          <w:lang w:val="en-US"/>
        </w:rPr>
      </w:pPr>
      <w:r w:rsidRPr="007B7D05">
        <w:rPr>
          <w:lang w:val="en-US"/>
        </w:rPr>
        <w:t xml:space="preserve">        </w:t>
      </w:r>
      <w:proofErr w:type="spellStart"/>
      <w:r w:rsidRPr="007B7D05">
        <w:rPr>
          <w:lang w:val="en-US"/>
        </w:rPr>
        <w:t>ExtractJsonValue</w:t>
      </w:r>
      <w:proofErr w:type="spellEnd"/>
      <w:r w:rsidRPr="007B7D05">
        <w:rPr>
          <w:lang w:val="en-US"/>
        </w:rPr>
        <w:t xml:space="preserve"> = matches(0</w:t>
      </w:r>
      <w:proofErr w:type="gramStart"/>
      <w:r w:rsidRPr="007B7D05">
        <w:rPr>
          <w:lang w:val="en-US"/>
        </w:rPr>
        <w:t>).</w:t>
      </w:r>
      <w:proofErr w:type="spellStart"/>
      <w:r w:rsidRPr="007B7D05">
        <w:rPr>
          <w:lang w:val="en-US"/>
        </w:rPr>
        <w:t>SubMatches</w:t>
      </w:r>
      <w:proofErr w:type="spellEnd"/>
      <w:proofErr w:type="gramEnd"/>
      <w:r w:rsidRPr="007B7D05">
        <w:rPr>
          <w:lang w:val="en-US"/>
        </w:rPr>
        <w:t>(0)</w:t>
      </w:r>
    </w:p>
    <w:p w14:paraId="79C40491" w14:textId="77777777" w:rsidR="00CE30A6" w:rsidRPr="00DF7B5F" w:rsidRDefault="00CE30A6" w:rsidP="00E37AB9">
      <w:pPr>
        <w:pStyle w:val="Codigo"/>
      </w:pPr>
      <w:r w:rsidRPr="007B7D05">
        <w:rPr>
          <w:lang w:val="en-US"/>
        </w:rPr>
        <w:t xml:space="preserve">    </w:t>
      </w:r>
      <w:proofErr w:type="spellStart"/>
      <w:r w:rsidRPr="00DF7B5F">
        <w:t>Else</w:t>
      </w:r>
      <w:proofErr w:type="spellEnd"/>
    </w:p>
    <w:p w14:paraId="6FF016E6" w14:textId="77777777" w:rsidR="00CE30A6" w:rsidRPr="00D10C8C" w:rsidRDefault="00CE30A6" w:rsidP="00E37AB9">
      <w:pPr>
        <w:pStyle w:val="Codigo"/>
      </w:pPr>
      <w:r w:rsidRPr="00DF7B5F">
        <w:t xml:space="preserve">        </w:t>
      </w:r>
      <w:r w:rsidRPr="00D10C8C">
        <w:t>' Retornar cadena vacía si no hay coincidencias</w:t>
      </w:r>
    </w:p>
    <w:p w14:paraId="68AB68DE" w14:textId="77777777" w:rsidR="00CE30A6" w:rsidRPr="007B7D05" w:rsidRDefault="00CE30A6" w:rsidP="00E37AB9">
      <w:pPr>
        <w:pStyle w:val="Codigo"/>
        <w:rPr>
          <w:lang w:val="en-US"/>
        </w:rPr>
      </w:pPr>
      <w:r w:rsidRPr="00D10C8C">
        <w:t xml:space="preserve">        </w:t>
      </w:r>
      <w:proofErr w:type="spellStart"/>
      <w:r w:rsidRPr="007B7D05">
        <w:rPr>
          <w:lang w:val="en-US"/>
        </w:rPr>
        <w:t>ExtractJsonValue</w:t>
      </w:r>
      <w:proofErr w:type="spellEnd"/>
      <w:r w:rsidRPr="007B7D05">
        <w:rPr>
          <w:lang w:val="en-US"/>
        </w:rPr>
        <w:t xml:space="preserve"> = ""</w:t>
      </w:r>
    </w:p>
    <w:p w14:paraId="12E2FB78" w14:textId="77777777" w:rsidR="00CE30A6" w:rsidRPr="007B7D05" w:rsidRDefault="00CE30A6" w:rsidP="00E37AB9">
      <w:pPr>
        <w:pStyle w:val="Codigo"/>
        <w:rPr>
          <w:lang w:val="en-US"/>
        </w:rPr>
      </w:pPr>
      <w:r w:rsidRPr="007B7D05">
        <w:rPr>
          <w:lang w:val="en-US"/>
        </w:rPr>
        <w:t xml:space="preserve">        If </w:t>
      </w:r>
      <w:proofErr w:type="spellStart"/>
      <w:r w:rsidRPr="007B7D05">
        <w:rPr>
          <w:lang w:val="en-US"/>
        </w:rPr>
        <w:t>Err.Number</w:t>
      </w:r>
      <w:proofErr w:type="spellEnd"/>
      <w:r w:rsidRPr="007B7D05">
        <w:rPr>
          <w:lang w:val="en-US"/>
        </w:rPr>
        <w:t xml:space="preserve"> &lt;&gt; 0 Then</w:t>
      </w:r>
    </w:p>
    <w:p w14:paraId="28D5F6DF" w14:textId="77777777" w:rsidR="00CE30A6" w:rsidRPr="007B7D05" w:rsidRDefault="00CE30A6" w:rsidP="00E37AB9">
      <w:pPr>
        <w:pStyle w:val="Codigo"/>
        <w:rPr>
          <w:lang w:val="en-US"/>
        </w:rPr>
      </w:pPr>
      <w:r w:rsidRPr="007B7D05">
        <w:rPr>
          <w:lang w:val="en-US"/>
        </w:rPr>
        <w:t xml:space="preserve">            </w:t>
      </w:r>
      <w:proofErr w:type="spellStart"/>
      <w:r w:rsidRPr="007B7D05">
        <w:rPr>
          <w:lang w:val="en-US"/>
        </w:rPr>
        <w:t>errMsg</w:t>
      </w:r>
      <w:proofErr w:type="spellEnd"/>
      <w:r w:rsidRPr="007B7D05">
        <w:rPr>
          <w:lang w:val="en-US"/>
        </w:rPr>
        <w:t xml:space="preserve"> = "Error en </w:t>
      </w:r>
      <w:proofErr w:type="spellStart"/>
      <w:r w:rsidRPr="007B7D05">
        <w:rPr>
          <w:lang w:val="en-US"/>
        </w:rPr>
        <w:t>ExtractJsonValue</w:t>
      </w:r>
      <w:proofErr w:type="spellEnd"/>
      <w:r w:rsidRPr="007B7D05">
        <w:rPr>
          <w:lang w:val="en-US"/>
        </w:rPr>
        <w:t xml:space="preserve">: " &amp; </w:t>
      </w:r>
      <w:proofErr w:type="spellStart"/>
      <w:r w:rsidRPr="007B7D05">
        <w:rPr>
          <w:lang w:val="en-US"/>
        </w:rPr>
        <w:t>Err.Description</w:t>
      </w:r>
      <w:proofErr w:type="spellEnd"/>
    </w:p>
    <w:p w14:paraId="336C9F68" w14:textId="77777777" w:rsidR="00CE30A6" w:rsidRPr="007B7D05" w:rsidRDefault="00CE30A6" w:rsidP="00E37AB9">
      <w:pPr>
        <w:pStyle w:val="Codigo"/>
        <w:rPr>
          <w:lang w:val="en-US"/>
        </w:rPr>
      </w:pPr>
      <w:r w:rsidRPr="007B7D05">
        <w:rPr>
          <w:lang w:val="en-US"/>
        </w:rPr>
        <w:t xml:space="preserve">        End If</w:t>
      </w:r>
    </w:p>
    <w:p w14:paraId="692C1CD0" w14:textId="77777777" w:rsidR="00CE30A6" w:rsidRPr="007B7D05" w:rsidRDefault="00CE30A6" w:rsidP="00E37AB9">
      <w:pPr>
        <w:pStyle w:val="Codigo"/>
        <w:rPr>
          <w:lang w:val="en-US"/>
        </w:rPr>
      </w:pPr>
      <w:r w:rsidRPr="007B7D05">
        <w:rPr>
          <w:lang w:val="en-US"/>
        </w:rPr>
        <w:t xml:space="preserve">    End If</w:t>
      </w:r>
    </w:p>
    <w:p w14:paraId="5C5A5511" w14:textId="77777777" w:rsidR="00CE30A6" w:rsidRPr="007B7D05" w:rsidRDefault="00CE30A6" w:rsidP="00E37AB9">
      <w:pPr>
        <w:pStyle w:val="Codigo"/>
        <w:rPr>
          <w:lang w:val="en-US"/>
        </w:rPr>
      </w:pPr>
    </w:p>
    <w:p w14:paraId="107E5089" w14:textId="77777777" w:rsidR="00CE30A6" w:rsidRPr="007B7D05" w:rsidRDefault="00CE30A6" w:rsidP="00E37AB9">
      <w:pPr>
        <w:pStyle w:val="Codigo"/>
        <w:rPr>
          <w:lang w:val="en-US"/>
        </w:rPr>
      </w:pPr>
      <w:r w:rsidRPr="007B7D05">
        <w:rPr>
          <w:lang w:val="en-US"/>
        </w:rPr>
        <w:t xml:space="preserve">    On Error </w:t>
      </w:r>
      <w:proofErr w:type="spellStart"/>
      <w:r w:rsidRPr="007B7D05">
        <w:rPr>
          <w:lang w:val="en-US"/>
        </w:rPr>
        <w:t>GoTo</w:t>
      </w:r>
      <w:proofErr w:type="spellEnd"/>
      <w:r w:rsidRPr="007B7D05">
        <w:rPr>
          <w:lang w:val="en-US"/>
        </w:rPr>
        <w:t xml:space="preserve"> 0</w:t>
      </w:r>
    </w:p>
    <w:p w14:paraId="58E445B3" w14:textId="77777777" w:rsidR="00CE30A6" w:rsidRPr="00D10C8C" w:rsidRDefault="00CE30A6" w:rsidP="00E37AB9">
      <w:pPr>
        <w:pStyle w:val="Codigo"/>
      </w:pPr>
      <w:r w:rsidRPr="00D10C8C">
        <w:t xml:space="preserve">End </w:t>
      </w:r>
      <w:proofErr w:type="spellStart"/>
      <w:r w:rsidRPr="00D10C8C">
        <w:t>Function</w:t>
      </w:r>
      <w:proofErr w:type="spellEnd"/>
    </w:p>
    <w:p w14:paraId="4852CB21" w14:textId="77777777" w:rsidR="00CE30A6" w:rsidRPr="00D10C8C" w:rsidRDefault="00CE30A6" w:rsidP="00E37AB9">
      <w:pPr>
        <w:pStyle w:val="Codigo"/>
      </w:pPr>
    </w:p>
    <w:p w14:paraId="2B47886E" w14:textId="77777777" w:rsidR="00CE30A6" w:rsidRPr="00D10C8C" w:rsidRDefault="00CE30A6" w:rsidP="00E37AB9">
      <w:pPr>
        <w:pStyle w:val="Codigo"/>
      </w:pPr>
      <w:r w:rsidRPr="00D10C8C">
        <w:t>' --- Subrutina para construir las variables CSV ---</w:t>
      </w:r>
    </w:p>
    <w:p w14:paraId="7249BCD3" w14:textId="77777777" w:rsidR="00CE30A6" w:rsidRPr="00D10C8C" w:rsidRDefault="00CE30A6" w:rsidP="00E37AB9">
      <w:pPr>
        <w:pStyle w:val="Codigo"/>
      </w:pPr>
      <w:r w:rsidRPr="00D10C8C">
        <w:t xml:space="preserve">Sub </w:t>
      </w:r>
      <w:proofErr w:type="spellStart"/>
      <w:proofErr w:type="gramStart"/>
      <w:r w:rsidRPr="00D10C8C">
        <w:t>BuildCSVFromJson</w:t>
      </w:r>
      <w:proofErr w:type="spellEnd"/>
      <w:r w:rsidRPr="00D10C8C">
        <w:t>(</w:t>
      </w:r>
      <w:proofErr w:type="spellStart"/>
      <w:proofErr w:type="gramEnd"/>
      <w:r w:rsidRPr="00D10C8C">
        <w:t>jsonStr</w:t>
      </w:r>
      <w:proofErr w:type="spellEnd"/>
      <w:r w:rsidRPr="00D10C8C">
        <w:t xml:space="preserve">, </w:t>
      </w:r>
      <w:proofErr w:type="spellStart"/>
      <w:r w:rsidRPr="00D10C8C">
        <w:t>ByRef</w:t>
      </w:r>
      <w:proofErr w:type="spellEnd"/>
      <w:r w:rsidRPr="00D10C8C">
        <w:t xml:space="preserve"> </w:t>
      </w:r>
      <w:proofErr w:type="spellStart"/>
      <w:r w:rsidRPr="00D10C8C">
        <w:t>DocaiFieldNameCSV</w:t>
      </w:r>
      <w:proofErr w:type="spellEnd"/>
      <w:r w:rsidRPr="00D10C8C">
        <w:t xml:space="preserve">, </w:t>
      </w:r>
      <w:proofErr w:type="spellStart"/>
      <w:r w:rsidRPr="00D10C8C">
        <w:t>ByRef</w:t>
      </w:r>
      <w:proofErr w:type="spellEnd"/>
      <w:r w:rsidRPr="00D10C8C">
        <w:t xml:space="preserve"> </w:t>
      </w:r>
      <w:proofErr w:type="spellStart"/>
      <w:r w:rsidRPr="00D10C8C">
        <w:t>DocaiFieldValueCSV</w:t>
      </w:r>
      <w:proofErr w:type="spellEnd"/>
      <w:r w:rsidRPr="00D10C8C">
        <w:t>)</w:t>
      </w:r>
    </w:p>
    <w:p w14:paraId="11DDD4D4" w14:textId="77777777" w:rsidR="00CE30A6" w:rsidRPr="007B7D05" w:rsidRDefault="00CE30A6" w:rsidP="00E37AB9">
      <w:pPr>
        <w:pStyle w:val="Codigo"/>
        <w:rPr>
          <w:lang w:val="en-US"/>
        </w:rPr>
      </w:pPr>
      <w:r w:rsidRPr="00D10C8C">
        <w:t xml:space="preserve">    </w:t>
      </w:r>
      <w:r w:rsidRPr="007B7D05">
        <w:rPr>
          <w:lang w:val="en-US"/>
        </w:rPr>
        <w:t>Dim regex, matches, match, i</w:t>
      </w:r>
    </w:p>
    <w:p w14:paraId="063A8B55" w14:textId="77777777" w:rsidR="00CE30A6" w:rsidRPr="007B7D05" w:rsidRDefault="00CE30A6" w:rsidP="00E37AB9">
      <w:pPr>
        <w:pStyle w:val="Codigo"/>
        <w:rPr>
          <w:lang w:val="en-US"/>
        </w:rPr>
      </w:pPr>
      <w:r w:rsidRPr="007B7D05">
        <w:rPr>
          <w:lang w:val="en-US"/>
        </w:rPr>
        <w:t xml:space="preserve">    Dim key, value</w:t>
      </w:r>
    </w:p>
    <w:p w14:paraId="0EFFE5D8" w14:textId="77777777" w:rsidR="00CE30A6" w:rsidRPr="007B7D05" w:rsidRDefault="00CE30A6" w:rsidP="00E37AB9">
      <w:pPr>
        <w:pStyle w:val="Codigo"/>
        <w:rPr>
          <w:lang w:val="en-US"/>
        </w:rPr>
      </w:pPr>
      <w:r w:rsidRPr="007B7D05">
        <w:rPr>
          <w:lang w:val="en-US"/>
        </w:rPr>
        <w:t xml:space="preserve">    On Error Resume Next</w:t>
      </w:r>
    </w:p>
    <w:p w14:paraId="0A213829" w14:textId="77777777" w:rsidR="00CE30A6" w:rsidRPr="007B7D05" w:rsidRDefault="00CE30A6" w:rsidP="00E37AB9">
      <w:pPr>
        <w:pStyle w:val="Codigo"/>
        <w:rPr>
          <w:lang w:val="en-US"/>
        </w:rPr>
      </w:pPr>
      <w:r w:rsidRPr="007B7D05">
        <w:rPr>
          <w:lang w:val="en-US"/>
        </w:rPr>
        <w:t xml:space="preserve">    Set regex = New </w:t>
      </w:r>
      <w:proofErr w:type="spellStart"/>
      <w:r w:rsidRPr="007B7D05">
        <w:rPr>
          <w:lang w:val="en-US"/>
        </w:rPr>
        <w:t>RegExp</w:t>
      </w:r>
      <w:proofErr w:type="spellEnd"/>
    </w:p>
    <w:p w14:paraId="37742236" w14:textId="77777777" w:rsidR="00CE30A6" w:rsidRPr="007B7D05" w:rsidRDefault="00CE30A6" w:rsidP="00E37AB9">
      <w:pPr>
        <w:pStyle w:val="Codigo"/>
        <w:rPr>
          <w:lang w:val="en-US"/>
        </w:rPr>
      </w:pPr>
      <w:r w:rsidRPr="007B7D05">
        <w:rPr>
          <w:lang w:val="en-US"/>
        </w:rPr>
        <w:t xml:space="preserve">    </w:t>
      </w:r>
      <w:proofErr w:type="spellStart"/>
      <w:proofErr w:type="gramStart"/>
      <w:r w:rsidRPr="007B7D05">
        <w:rPr>
          <w:lang w:val="en-US"/>
        </w:rPr>
        <w:t>regex.Pattern</w:t>
      </w:r>
      <w:proofErr w:type="spellEnd"/>
      <w:proofErr w:type="gramEnd"/>
      <w:r w:rsidRPr="007B7D05">
        <w:rPr>
          <w:lang w:val="en-US"/>
        </w:rPr>
        <w:t xml:space="preserve"> = """(.*?)""\s*:\s*""(.*?)"""</w:t>
      </w:r>
    </w:p>
    <w:p w14:paraId="7D51369F" w14:textId="77777777" w:rsidR="00CE30A6" w:rsidRPr="007B7D05" w:rsidRDefault="00CE30A6" w:rsidP="00E37AB9">
      <w:pPr>
        <w:pStyle w:val="Codigo"/>
        <w:rPr>
          <w:lang w:val="en-US"/>
        </w:rPr>
      </w:pPr>
      <w:r w:rsidRPr="007B7D05">
        <w:rPr>
          <w:lang w:val="en-US"/>
        </w:rPr>
        <w:t xml:space="preserve">    </w:t>
      </w:r>
      <w:proofErr w:type="spellStart"/>
      <w:proofErr w:type="gramStart"/>
      <w:r w:rsidRPr="007B7D05">
        <w:rPr>
          <w:lang w:val="en-US"/>
        </w:rPr>
        <w:t>regex.Global</w:t>
      </w:r>
      <w:proofErr w:type="spellEnd"/>
      <w:proofErr w:type="gramEnd"/>
      <w:r w:rsidRPr="007B7D05">
        <w:rPr>
          <w:lang w:val="en-US"/>
        </w:rPr>
        <w:t xml:space="preserve"> = True</w:t>
      </w:r>
    </w:p>
    <w:p w14:paraId="2FA97D21" w14:textId="77777777" w:rsidR="00CE30A6" w:rsidRPr="00D10C8C" w:rsidRDefault="00CE30A6" w:rsidP="00E37AB9">
      <w:pPr>
        <w:pStyle w:val="Codigo"/>
      </w:pPr>
      <w:r w:rsidRPr="007B7D05">
        <w:rPr>
          <w:lang w:val="en-US"/>
        </w:rPr>
        <w:t xml:space="preserve">    </w:t>
      </w:r>
      <w:proofErr w:type="spellStart"/>
      <w:proofErr w:type="gramStart"/>
      <w:r w:rsidRPr="00D10C8C">
        <w:t>regex.IgnoreCase</w:t>
      </w:r>
      <w:proofErr w:type="spellEnd"/>
      <w:proofErr w:type="gramEnd"/>
      <w:r w:rsidRPr="00D10C8C">
        <w:t xml:space="preserve"> = True</w:t>
      </w:r>
    </w:p>
    <w:p w14:paraId="14322F23" w14:textId="77777777" w:rsidR="00CE30A6" w:rsidRPr="00D10C8C" w:rsidRDefault="00CE30A6" w:rsidP="00E37AB9">
      <w:pPr>
        <w:pStyle w:val="Codigo"/>
      </w:pPr>
    </w:p>
    <w:p w14:paraId="64470484" w14:textId="77777777" w:rsidR="00CE30A6" w:rsidRPr="00D10C8C" w:rsidRDefault="00CE30A6" w:rsidP="00E37AB9">
      <w:pPr>
        <w:pStyle w:val="Codigo"/>
      </w:pPr>
      <w:r w:rsidRPr="00D10C8C">
        <w:t xml:space="preserve">    ' Buscar todas las coincidencias en el JSON</w:t>
      </w:r>
    </w:p>
    <w:p w14:paraId="13851BA4" w14:textId="77777777" w:rsidR="00CE30A6" w:rsidRPr="007B7D05" w:rsidRDefault="00CE30A6" w:rsidP="00E37AB9">
      <w:pPr>
        <w:pStyle w:val="Codigo"/>
        <w:rPr>
          <w:lang w:val="en-US"/>
        </w:rPr>
      </w:pPr>
      <w:r w:rsidRPr="00D10C8C">
        <w:t xml:space="preserve">    </w:t>
      </w:r>
      <w:r w:rsidRPr="007B7D05">
        <w:rPr>
          <w:lang w:val="en-US"/>
        </w:rPr>
        <w:t xml:space="preserve">Set matches = </w:t>
      </w:r>
      <w:proofErr w:type="spellStart"/>
      <w:proofErr w:type="gramStart"/>
      <w:r w:rsidRPr="007B7D05">
        <w:rPr>
          <w:lang w:val="en-US"/>
        </w:rPr>
        <w:t>regex.Execute</w:t>
      </w:r>
      <w:proofErr w:type="spellEnd"/>
      <w:proofErr w:type="gramEnd"/>
      <w:r w:rsidRPr="007B7D05">
        <w:rPr>
          <w:lang w:val="en-US"/>
        </w:rPr>
        <w:t>(</w:t>
      </w:r>
      <w:proofErr w:type="spellStart"/>
      <w:r w:rsidRPr="007B7D05">
        <w:rPr>
          <w:lang w:val="en-US"/>
        </w:rPr>
        <w:t>jsonStr</w:t>
      </w:r>
      <w:proofErr w:type="spellEnd"/>
      <w:r w:rsidRPr="007B7D05">
        <w:rPr>
          <w:lang w:val="en-US"/>
        </w:rPr>
        <w:t>)</w:t>
      </w:r>
    </w:p>
    <w:p w14:paraId="74821454" w14:textId="77777777" w:rsidR="00CE30A6" w:rsidRPr="00D10C8C" w:rsidRDefault="00CE30A6" w:rsidP="00E37AB9">
      <w:pPr>
        <w:pStyle w:val="Codigo"/>
      </w:pPr>
      <w:r w:rsidRPr="007B7D05">
        <w:rPr>
          <w:lang w:val="en-US"/>
        </w:rPr>
        <w:t xml:space="preserve">    </w:t>
      </w:r>
      <w:proofErr w:type="spellStart"/>
      <w:r w:rsidRPr="00D10C8C">
        <w:t>If</w:t>
      </w:r>
      <w:proofErr w:type="spellEnd"/>
      <w:r w:rsidRPr="00D10C8C">
        <w:t xml:space="preserve"> </w:t>
      </w:r>
      <w:proofErr w:type="spellStart"/>
      <w:r w:rsidRPr="00D10C8C">
        <w:t>Err.Number</w:t>
      </w:r>
      <w:proofErr w:type="spellEnd"/>
      <w:r w:rsidRPr="00D10C8C">
        <w:t xml:space="preserve"> &lt;&gt; 0 </w:t>
      </w:r>
      <w:proofErr w:type="spellStart"/>
      <w:r w:rsidRPr="00D10C8C">
        <w:t>Then</w:t>
      </w:r>
      <w:proofErr w:type="spellEnd"/>
    </w:p>
    <w:p w14:paraId="3D52CBBC" w14:textId="77777777" w:rsidR="00CE30A6" w:rsidRPr="00D10C8C" w:rsidRDefault="00CE30A6" w:rsidP="00E37AB9">
      <w:pPr>
        <w:pStyle w:val="Codigo"/>
      </w:pPr>
      <w:r w:rsidRPr="00D10C8C">
        <w:t xml:space="preserve">        </w:t>
      </w:r>
      <w:proofErr w:type="spellStart"/>
      <w:r w:rsidRPr="00D10C8C">
        <w:t>errMsg</w:t>
      </w:r>
      <w:proofErr w:type="spellEnd"/>
      <w:r w:rsidRPr="00D10C8C">
        <w:t xml:space="preserve"> = "Error al analizar el JSON: " &amp; </w:t>
      </w:r>
      <w:proofErr w:type="spellStart"/>
      <w:r w:rsidRPr="00D10C8C">
        <w:t>Err.Description</w:t>
      </w:r>
      <w:proofErr w:type="spellEnd"/>
    </w:p>
    <w:p w14:paraId="2C5EB075" w14:textId="77777777" w:rsidR="00CE30A6" w:rsidRPr="007B7D05" w:rsidRDefault="00CE30A6" w:rsidP="00E37AB9">
      <w:pPr>
        <w:pStyle w:val="Codigo"/>
        <w:rPr>
          <w:lang w:val="en-US"/>
        </w:rPr>
      </w:pPr>
      <w:r w:rsidRPr="00D10C8C">
        <w:t xml:space="preserve">        </w:t>
      </w:r>
      <w:r w:rsidRPr="007B7D05">
        <w:rPr>
          <w:lang w:val="en-US"/>
        </w:rPr>
        <w:t>Exit Sub</w:t>
      </w:r>
    </w:p>
    <w:p w14:paraId="47A44515" w14:textId="77777777" w:rsidR="00CE30A6" w:rsidRPr="007B7D05" w:rsidRDefault="00CE30A6" w:rsidP="00E37AB9">
      <w:pPr>
        <w:pStyle w:val="Codigo"/>
        <w:rPr>
          <w:lang w:val="en-US"/>
        </w:rPr>
      </w:pPr>
      <w:r w:rsidRPr="007B7D05">
        <w:rPr>
          <w:lang w:val="en-US"/>
        </w:rPr>
        <w:t xml:space="preserve">    End If</w:t>
      </w:r>
    </w:p>
    <w:p w14:paraId="03FB0289" w14:textId="77777777" w:rsidR="00CE30A6" w:rsidRPr="007B7D05" w:rsidRDefault="00CE30A6" w:rsidP="00E37AB9">
      <w:pPr>
        <w:pStyle w:val="Codigo"/>
        <w:rPr>
          <w:lang w:val="en-US"/>
        </w:rPr>
      </w:pPr>
    </w:p>
    <w:p w14:paraId="4F9CF552" w14:textId="77777777" w:rsidR="00CE30A6" w:rsidRPr="007B7D05" w:rsidRDefault="00CE30A6" w:rsidP="00E37AB9">
      <w:pPr>
        <w:pStyle w:val="Codigo"/>
        <w:rPr>
          <w:lang w:val="en-US"/>
        </w:rPr>
      </w:pPr>
      <w:r w:rsidRPr="007B7D05">
        <w:rPr>
          <w:lang w:val="en-US"/>
        </w:rPr>
        <w:t xml:space="preserve">    ' </w:t>
      </w:r>
      <w:proofErr w:type="spellStart"/>
      <w:r w:rsidRPr="007B7D05">
        <w:rPr>
          <w:lang w:val="en-US"/>
        </w:rPr>
        <w:t>Inicializar</w:t>
      </w:r>
      <w:proofErr w:type="spellEnd"/>
      <w:r w:rsidRPr="007B7D05">
        <w:rPr>
          <w:lang w:val="en-US"/>
        </w:rPr>
        <w:t xml:space="preserve"> las variables CSV</w:t>
      </w:r>
    </w:p>
    <w:p w14:paraId="537C236E" w14:textId="77777777" w:rsidR="00CE30A6" w:rsidRPr="007B7D05" w:rsidRDefault="00CE30A6" w:rsidP="00E37AB9">
      <w:pPr>
        <w:pStyle w:val="Codigo"/>
        <w:rPr>
          <w:lang w:val="en-US"/>
        </w:rPr>
      </w:pPr>
      <w:r w:rsidRPr="007B7D05">
        <w:rPr>
          <w:lang w:val="en-US"/>
        </w:rPr>
        <w:t xml:space="preserve">    </w:t>
      </w:r>
      <w:proofErr w:type="spellStart"/>
      <w:r w:rsidRPr="007B7D05">
        <w:rPr>
          <w:lang w:val="en-US"/>
        </w:rPr>
        <w:t>DocaiFieldNameCSV</w:t>
      </w:r>
      <w:proofErr w:type="spellEnd"/>
      <w:r w:rsidRPr="007B7D05">
        <w:rPr>
          <w:lang w:val="en-US"/>
        </w:rPr>
        <w:t xml:space="preserve"> = ""</w:t>
      </w:r>
    </w:p>
    <w:p w14:paraId="5C68083A" w14:textId="77777777" w:rsidR="00CE30A6" w:rsidRPr="00D10C8C" w:rsidRDefault="00CE30A6" w:rsidP="00E37AB9">
      <w:pPr>
        <w:pStyle w:val="Codigo"/>
      </w:pPr>
      <w:r w:rsidRPr="007B7D05">
        <w:rPr>
          <w:lang w:val="en-US"/>
        </w:rPr>
        <w:t xml:space="preserve">    </w:t>
      </w:r>
      <w:proofErr w:type="spellStart"/>
      <w:r w:rsidRPr="00D10C8C">
        <w:t>DocaiFieldValueCSV</w:t>
      </w:r>
      <w:proofErr w:type="spellEnd"/>
      <w:r w:rsidRPr="00D10C8C">
        <w:t xml:space="preserve"> = ""</w:t>
      </w:r>
    </w:p>
    <w:p w14:paraId="1E108E09" w14:textId="77777777" w:rsidR="00CE30A6" w:rsidRPr="00D10C8C" w:rsidRDefault="00CE30A6" w:rsidP="00E37AB9">
      <w:pPr>
        <w:pStyle w:val="Codigo"/>
      </w:pPr>
    </w:p>
    <w:p w14:paraId="7C25B77F" w14:textId="77777777" w:rsidR="00CE30A6" w:rsidRPr="00D10C8C" w:rsidRDefault="00CE30A6" w:rsidP="00E37AB9">
      <w:pPr>
        <w:pStyle w:val="Codigo"/>
      </w:pPr>
      <w:r w:rsidRPr="00D10C8C">
        <w:t xml:space="preserve">    ' Recorrer las coincidencias y construir los CSV</w:t>
      </w:r>
    </w:p>
    <w:p w14:paraId="4DFD873C" w14:textId="77777777" w:rsidR="00CE30A6" w:rsidRPr="007B7D05" w:rsidRDefault="00CE30A6" w:rsidP="00E37AB9">
      <w:pPr>
        <w:pStyle w:val="Codigo"/>
        <w:rPr>
          <w:lang w:val="en-US"/>
        </w:rPr>
      </w:pPr>
      <w:r w:rsidRPr="00D10C8C">
        <w:t xml:space="preserve">    </w:t>
      </w:r>
      <w:r w:rsidRPr="007B7D05">
        <w:rPr>
          <w:lang w:val="en-US"/>
        </w:rPr>
        <w:t xml:space="preserve">For i = 0 To </w:t>
      </w:r>
      <w:proofErr w:type="spellStart"/>
      <w:proofErr w:type="gramStart"/>
      <w:r w:rsidRPr="007B7D05">
        <w:rPr>
          <w:lang w:val="en-US"/>
        </w:rPr>
        <w:t>matches.Count</w:t>
      </w:r>
      <w:proofErr w:type="spellEnd"/>
      <w:proofErr w:type="gramEnd"/>
      <w:r w:rsidRPr="007B7D05">
        <w:rPr>
          <w:lang w:val="en-US"/>
        </w:rPr>
        <w:t xml:space="preserve"> - 1</w:t>
      </w:r>
    </w:p>
    <w:p w14:paraId="1239EBA1" w14:textId="77777777" w:rsidR="00CE30A6" w:rsidRPr="007B7D05" w:rsidRDefault="00CE30A6" w:rsidP="00E37AB9">
      <w:pPr>
        <w:pStyle w:val="Codigo"/>
        <w:rPr>
          <w:lang w:val="en-US"/>
        </w:rPr>
      </w:pPr>
      <w:r w:rsidRPr="007B7D05">
        <w:rPr>
          <w:lang w:val="en-US"/>
        </w:rPr>
        <w:t xml:space="preserve">        Set match = matches(i)</w:t>
      </w:r>
    </w:p>
    <w:p w14:paraId="5311495E" w14:textId="77777777" w:rsidR="00CE30A6" w:rsidRPr="007B7D05" w:rsidRDefault="00CE30A6" w:rsidP="00E37AB9">
      <w:pPr>
        <w:pStyle w:val="Codigo"/>
        <w:rPr>
          <w:lang w:val="en-US"/>
        </w:rPr>
      </w:pPr>
      <w:r w:rsidRPr="007B7D05">
        <w:rPr>
          <w:lang w:val="en-US"/>
        </w:rPr>
        <w:t xml:space="preserve">        key = </w:t>
      </w:r>
      <w:proofErr w:type="spellStart"/>
      <w:proofErr w:type="gramStart"/>
      <w:r w:rsidRPr="007B7D05">
        <w:rPr>
          <w:lang w:val="en-US"/>
        </w:rPr>
        <w:t>match.SubMatches</w:t>
      </w:r>
      <w:proofErr w:type="spellEnd"/>
      <w:proofErr w:type="gramEnd"/>
      <w:r w:rsidRPr="007B7D05">
        <w:rPr>
          <w:lang w:val="en-US"/>
        </w:rPr>
        <w:t>(0) ' La clave</w:t>
      </w:r>
    </w:p>
    <w:p w14:paraId="593878BC" w14:textId="77777777" w:rsidR="00CE30A6" w:rsidRPr="007B7D05" w:rsidRDefault="00CE30A6" w:rsidP="00E37AB9">
      <w:pPr>
        <w:pStyle w:val="Codigo"/>
        <w:rPr>
          <w:lang w:val="en-US"/>
        </w:rPr>
      </w:pPr>
      <w:r w:rsidRPr="007B7D05">
        <w:rPr>
          <w:lang w:val="en-US"/>
        </w:rPr>
        <w:lastRenderedPageBreak/>
        <w:t xml:space="preserve">        value = </w:t>
      </w:r>
      <w:proofErr w:type="spellStart"/>
      <w:proofErr w:type="gramStart"/>
      <w:r w:rsidRPr="007B7D05">
        <w:rPr>
          <w:lang w:val="en-US"/>
        </w:rPr>
        <w:t>match.SubMatches</w:t>
      </w:r>
      <w:proofErr w:type="spellEnd"/>
      <w:proofErr w:type="gramEnd"/>
      <w:r w:rsidRPr="007B7D05">
        <w:rPr>
          <w:lang w:val="en-US"/>
        </w:rPr>
        <w:t>(1) ' El valor</w:t>
      </w:r>
    </w:p>
    <w:p w14:paraId="667C991D" w14:textId="77777777" w:rsidR="00CE30A6" w:rsidRPr="007B7D05" w:rsidRDefault="00CE30A6" w:rsidP="00E37AB9">
      <w:pPr>
        <w:pStyle w:val="Codigo"/>
        <w:rPr>
          <w:lang w:val="en-US"/>
        </w:rPr>
      </w:pPr>
    </w:p>
    <w:p w14:paraId="550ADF0D" w14:textId="77777777" w:rsidR="00CE30A6" w:rsidRPr="007B7D05" w:rsidRDefault="00CE30A6" w:rsidP="00E37AB9">
      <w:pPr>
        <w:pStyle w:val="Codigo"/>
        <w:rPr>
          <w:lang w:val="en-US"/>
        </w:rPr>
      </w:pPr>
      <w:r w:rsidRPr="007B7D05">
        <w:rPr>
          <w:lang w:val="en-US"/>
        </w:rPr>
        <w:t xml:space="preserve">        If i &gt; 0 Then</w:t>
      </w:r>
    </w:p>
    <w:p w14:paraId="1D1BD6AF" w14:textId="77777777" w:rsidR="00CE30A6" w:rsidRPr="007B7D05" w:rsidRDefault="00CE30A6" w:rsidP="00E37AB9">
      <w:pPr>
        <w:pStyle w:val="Codigo"/>
        <w:rPr>
          <w:lang w:val="en-US"/>
        </w:rPr>
      </w:pPr>
      <w:r w:rsidRPr="007B7D05">
        <w:rPr>
          <w:lang w:val="en-US"/>
        </w:rPr>
        <w:t xml:space="preserve">            </w:t>
      </w:r>
      <w:proofErr w:type="spellStart"/>
      <w:r w:rsidRPr="007B7D05">
        <w:rPr>
          <w:lang w:val="en-US"/>
        </w:rPr>
        <w:t>DocaiFieldNameCSV</w:t>
      </w:r>
      <w:proofErr w:type="spellEnd"/>
      <w:r w:rsidRPr="007B7D05">
        <w:rPr>
          <w:lang w:val="en-US"/>
        </w:rPr>
        <w:t xml:space="preserve"> = </w:t>
      </w:r>
      <w:proofErr w:type="spellStart"/>
      <w:r w:rsidRPr="007B7D05">
        <w:rPr>
          <w:lang w:val="en-US"/>
        </w:rPr>
        <w:t>DocaiFieldNameCSV</w:t>
      </w:r>
      <w:proofErr w:type="spellEnd"/>
      <w:r w:rsidRPr="007B7D05">
        <w:rPr>
          <w:lang w:val="en-US"/>
        </w:rPr>
        <w:t xml:space="preserve"> &amp; ";"</w:t>
      </w:r>
    </w:p>
    <w:p w14:paraId="5007ACB3" w14:textId="77777777" w:rsidR="00CE30A6" w:rsidRPr="007B7D05" w:rsidRDefault="00CE30A6" w:rsidP="00E37AB9">
      <w:pPr>
        <w:pStyle w:val="Codigo"/>
        <w:rPr>
          <w:lang w:val="en-US"/>
        </w:rPr>
      </w:pPr>
      <w:r w:rsidRPr="007B7D05">
        <w:rPr>
          <w:lang w:val="en-US"/>
        </w:rPr>
        <w:t xml:space="preserve">            </w:t>
      </w:r>
      <w:proofErr w:type="spellStart"/>
      <w:r w:rsidRPr="007B7D05">
        <w:rPr>
          <w:lang w:val="en-US"/>
        </w:rPr>
        <w:t>DocaiFieldValueCSV</w:t>
      </w:r>
      <w:proofErr w:type="spellEnd"/>
      <w:r w:rsidRPr="007B7D05">
        <w:rPr>
          <w:lang w:val="en-US"/>
        </w:rPr>
        <w:t xml:space="preserve"> = </w:t>
      </w:r>
      <w:proofErr w:type="spellStart"/>
      <w:r w:rsidRPr="007B7D05">
        <w:rPr>
          <w:lang w:val="en-US"/>
        </w:rPr>
        <w:t>DocaiFieldValueCSV</w:t>
      </w:r>
      <w:proofErr w:type="spellEnd"/>
      <w:r w:rsidRPr="007B7D05">
        <w:rPr>
          <w:lang w:val="en-US"/>
        </w:rPr>
        <w:t xml:space="preserve"> &amp; ";"</w:t>
      </w:r>
    </w:p>
    <w:p w14:paraId="5179208C" w14:textId="77777777" w:rsidR="00CE30A6" w:rsidRPr="007B7D05" w:rsidRDefault="00CE30A6" w:rsidP="00E37AB9">
      <w:pPr>
        <w:pStyle w:val="Codigo"/>
        <w:rPr>
          <w:lang w:val="en-US"/>
        </w:rPr>
      </w:pPr>
      <w:r w:rsidRPr="007B7D05">
        <w:rPr>
          <w:lang w:val="en-US"/>
        </w:rPr>
        <w:t xml:space="preserve">        End If</w:t>
      </w:r>
    </w:p>
    <w:p w14:paraId="2EE28CAD" w14:textId="77777777" w:rsidR="00CE30A6" w:rsidRPr="007B7D05" w:rsidRDefault="00CE30A6" w:rsidP="00E37AB9">
      <w:pPr>
        <w:pStyle w:val="Codigo"/>
        <w:rPr>
          <w:lang w:val="en-US"/>
        </w:rPr>
      </w:pPr>
      <w:r w:rsidRPr="007B7D05">
        <w:rPr>
          <w:lang w:val="en-US"/>
        </w:rPr>
        <w:t xml:space="preserve">        </w:t>
      </w:r>
      <w:proofErr w:type="spellStart"/>
      <w:r w:rsidRPr="007B7D05">
        <w:rPr>
          <w:lang w:val="en-US"/>
        </w:rPr>
        <w:t>DocaiFieldNameCSV</w:t>
      </w:r>
      <w:proofErr w:type="spellEnd"/>
      <w:r w:rsidRPr="007B7D05">
        <w:rPr>
          <w:lang w:val="en-US"/>
        </w:rPr>
        <w:t xml:space="preserve"> = </w:t>
      </w:r>
      <w:proofErr w:type="spellStart"/>
      <w:r w:rsidRPr="007B7D05">
        <w:rPr>
          <w:lang w:val="en-US"/>
        </w:rPr>
        <w:t>DocaiFieldNameCSV</w:t>
      </w:r>
      <w:proofErr w:type="spellEnd"/>
      <w:r w:rsidRPr="007B7D05">
        <w:rPr>
          <w:lang w:val="en-US"/>
        </w:rPr>
        <w:t xml:space="preserve"> &amp; key</w:t>
      </w:r>
    </w:p>
    <w:p w14:paraId="443B9F51" w14:textId="77777777" w:rsidR="00CE30A6" w:rsidRPr="007B7D05" w:rsidRDefault="00CE30A6" w:rsidP="00E37AB9">
      <w:pPr>
        <w:pStyle w:val="Codigo"/>
        <w:rPr>
          <w:lang w:val="en-US"/>
        </w:rPr>
      </w:pPr>
      <w:r w:rsidRPr="007B7D05">
        <w:rPr>
          <w:lang w:val="en-US"/>
        </w:rPr>
        <w:t xml:space="preserve">        </w:t>
      </w:r>
      <w:proofErr w:type="spellStart"/>
      <w:r w:rsidRPr="007B7D05">
        <w:rPr>
          <w:lang w:val="en-US"/>
        </w:rPr>
        <w:t>DocaiFieldValueCSV</w:t>
      </w:r>
      <w:proofErr w:type="spellEnd"/>
      <w:r w:rsidRPr="007B7D05">
        <w:rPr>
          <w:lang w:val="en-US"/>
        </w:rPr>
        <w:t xml:space="preserve"> = </w:t>
      </w:r>
      <w:proofErr w:type="spellStart"/>
      <w:r w:rsidRPr="007B7D05">
        <w:rPr>
          <w:lang w:val="en-US"/>
        </w:rPr>
        <w:t>DocaiFieldValueCSV</w:t>
      </w:r>
      <w:proofErr w:type="spellEnd"/>
      <w:r w:rsidRPr="007B7D05">
        <w:rPr>
          <w:lang w:val="en-US"/>
        </w:rPr>
        <w:t xml:space="preserve"> &amp; value</w:t>
      </w:r>
    </w:p>
    <w:p w14:paraId="3E5BB16E" w14:textId="77777777" w:rsidR="00CE30A6" w:rsidRPr="00D10C8C" w:rsidRDefault="00CE30A6" w:rsidP="00E37AB9">
      <w:pPr>
        <w:pStyle w:val="Codigo"/>
      </w:pPr>
      <w:r w:rsidRPr="007B7D05">
        <w:rPr>
          <w:lang w:val="en-US"/>
        </w:rPr>
        <w:t xml:space="preserve">    </w:t>
      </w:r>
      <w:r w:rsidRPr="00D10C8C">
        <w:t>Next</w:t>
      </w:r>
    </w:p>
    <w:p w14:paraId="5EB29BFB" w14:textId="77777777" w:rsidR="00CE30A6" w:rsidRPr="00D10C8C" w:rsidRDefault="00CE30A6" w:rsidP="00E37AB9">
      <w:pPr>
        <w:pStyle w:val="Codigo"/>
      </w:pPr>
    </w:p>
    <w:p w14:paraId="0516CFEB" w14:textId="77777777" w:rsidR="00CE30A6" w:rsidRPr="00D10C8C" w:rsidRDefault="00CE30A6" w:rsidP="00E37AB9">
      <w:pPr>
        <w:pStyle w:val="Codigo"/>
      </w:pPr>
      <w:r w:rsidRPr="00D10C8C">
        <w:t xml:space="preserve">    </w:t>
      </w:r>
      <w:proofErr w:type="spellStart"/>
      <w:r w:rsidRPr="00D10C8C">
        <w:t>If</w:t>
      </w:r>
      <w:proofErr w:type="spellEnd"/>
      <w:r w:rsidRPr="00D10C8C">
        <w:t xml:space="preserve"> </w:t>
      </w:r>
      <w:proofErr w:type="spellStart"/>
      <w:r w:rsidRPr="00D10C8C">
        <w:t>Err.Number</w:t>
      </w:r>
      <w:proofErr w:type="spellEnd"/>
      <w:r w:rsidRPr="00D10C8C">
        <w:t xml:space="preserve"> &lt;&gt; 0 </w:t>
      </w:r>
      <w:proofErr w:type="spellStart"/>
      <w:r w:rsidRPr="00D10C8C">
        <w:t>Then</w:t>
      </w:r>
      <w:proofErr w:type="spellEnd"/>
    </w:p>
    <w:p w14:paraId="573314C8" w14:textId="77777777" w:rsidR="00CE30A6" w:rsidRPr="00D10C8C" w:rsidRDefault="00CE30A6" w:rsidP="00E37AB9">
      <w:pPr>
        <w:pStyle w:val="Codigo"/>
      </w:pPr>
      <w:r w:rsidRPr="00D10C8C">
        <w:t xml:space="preserve">        </w:t>
      </w:r>
      <w:proofErr w:type="spellStart"/>
      <w:r w:rsidRPr="00D10C8C">
        <w:t>errMsg</w:t>
      </w:r>
      <w:proofErr w:type="spellEnd"/>
      <w:r w:rsidRPr="00D10C8C">
        <w:t xml:space="preserve"> = "Error durante la construcción del CSV: " &amp; </w:t>
      </w:r>
      <w:proofErr w:type="spellStart"/>
      <w:r w:rsidRPr="00D10C8C">
        <w:t>Err.Description</w:t>
      </w:r>
      <w:proofErr w:type="spellEnd"/>
    </w:p>
    <w:p w14:paraId="5DB10F27" w14:textId="77777777" w:rsidR="00CE30A6" w:rsidRPr="007B7D05" w:rsidRDefault="00CE30A6" w:rsidP="00E37AB9">
      <w:pPr>
        <w:pStyle w:val="Codigo"/>
        <w:rPr>
          <w:lang w:val="en-US"/>
        </w:rPr>
      </w:pPr>
      <w:r w:rsidRPr="00D10C8C">
        <w:t xml:space="preserve">    </w:t>
      </w:r>
      <w:r w:rsidRPr="007B7D05">
        <w:rPr>
          <w:lang w:val="en-US"/>
        </w:rPr>
        <w:t>End If</w:t>
      </w:r>
    </w:p>
    <w:p w14:paraId="6C9F247B" w14:textId="77777777" w:rsidR="00CE30A6" w:rsidRPr="007B7D05" w:rsidRDefault="00CE30A6" w:rsidP="00E37AB9">
      <w:pPr>
        <w:pStyle w:val="Codigo"/>
        <w:rPr>
          <w:lang w:val="en-US"/>
        </w:rPr>
      </w:pPr>
      <w:r w:rsidRPr="007B7D05">
        <w:rPr>
          <w:lang w:val="en-US"/>
        </w:rPr>
        <w:t xml:space="preserve">    On Error </w:t>
      </w:r>
      <w:proofErr w:type="spellStart"/>
      <w:r w:rsidRPr="007B7D05">
        <w:rPr>
          <w:lang w:val="en-US"/>
        </w:rPr>
        <w:t>GoTo</w:t>
      </w:r>
      <w:proofErr w:type="spellEnd"/>
      <w:r w:rsidRPr="007B7D05">
        <w:rPr>
          <w:lang w:val="en-US"/>
        </w:rPr>
        <w:t xml:space="preserve"> 0</w:t>
      </w:r>
    </w:p>
    <w:p w14:paraId="3047704E" w14:textId="77777777" w:rsidR="00CE30A6" w:rsidRPr="00D10C8C" w:rsidRDefault="00CE30A6" w:rsidP="00E37AB9">
      <w:pPr>
        <w:pStyle w:val="Codigo"/>
      </w:pPr>
      <w:r w:rsidRPr="00D10C8C">
        <w:t>End Sub</w:t>
      </w:r>
    </w:p>
    <w:p w14:paraId="3FAC3049" w14:textId="77777777" w:rsidR="00CE30A6" w:rsidRPr="00D10C8C" w:rsidRDefault="00CE30A6" w:rsidP="00CE30A6">
      <w:pPr>
        <w:pStyle w:val="Titulo4"/>
      </w:pPr>
      <w:r w:rsidRPr="00D10C8C">
        <w:t>Uso</w:t>
      </w:r>
    </w:p>
    <w:p w14:paraId="4BC53317" w14:textId="77777777" w:rsidR="00CE30A6" w:rsidRPr="00D10C8C" w:rsidRDefault="00CE30A6" w:rsidP="00CE30A6">
      <w:r w:rsidRPr="00D10C8C">
        <w:t>Este script se invoca en procesos que requieren interacciones con DOCAI, facilitando la automatización del análisis documental mediante extracción de datos y generación de estructuras compatibles con CSV.</w:t>
      </w:r>
    </w:p>
    <w:p w14:paraId="6745D9A3" w14:textId="4196E521" w:rsidR="00CE30A6" w:rsidRPr="00D10C8C" w:rsidRDefault="00CE30A6" w:rsidP="00CE30A6">
      <w:pPr>
        <w:pStyle w:val="Titulo4"/>
      </w:pPr>
    </w:p>
    <w:p w14:paraId="7DBB2BB6" w14:textId="77777777" w:rsidR="00CE30A6" w:rsidRPr="00D10C8C" w:rsidRDefault="00CE30A6" w:rsidP="00CE30A6">
      <w:pPr>
        <w:pStyle w:val="Ttulo2"/>
      </w:pPr>
      <w:bookmarkStart w:id="161" w:name="_Toc188990086"/>
      <w:bookmarkStart w:id="162" w:name="_Toc188990896"/>
      <w:r w:rsidRPr="00D10C8C">
        <w:t>Conclusión</w:t>
      </w:r>
      <w:bookmarkEnd w:id="161"/>
      <w:bookmarkEnd w:id="162"/>
    </w:p>
    <w:p w14:paraId="1088DBBB" w14:textId="77777777" w:rsidR="00CE30A6" w:rsidRPr="00D10C8C" w:rsidRDefault="00CE30A6" w:rsidP="00CE30A6">
      <w:r w:rsidRPr="00D10C8C">
        <w:t>La implementación de estos scripts comunes en el servidor Therefore proporciona una base funcional estandarizada y reutilizable. Esto reduce la redundancia y mejora la consistencia y el mantenimiento del sistema. Estos scripts están diseñados para ser robustos y fácilmente adaptables a nuevas necesidades o cambios en los procesos.</w:t>
      </w:r>
    </w:p>
    <w:p w14:paraId="55D176D2" w14:textId="77777777" w:rsidR="00E37AB9" w:rsidRPr="00D10C8C" w:rsidRDefault="00E37AB9">
      <w:pPr>
        <w:spacing w:after="160" w:line="259" w:lineRule="auto"/>
        <w:jc w:val="left"/>
        <w:rPr>
          <w:rFonts w:ascii="Tungsten Reveal" w:eastAsiaTheme="majorEastAsia" w:hAnsi="Tungsten Reveal" w:cstheme="majorBidi"/>
          <w:color w:val="000000" w:themeColor="text1"/>
          <w:sz w:val="48"/>
          <w:szCs w:val="32"/>
        </w:rPr>
      </w:pPr>
      <w:r w:rsidRPr="00D10C8C">
        <w:br w:type="page"/>
      </w:r>
    </w:p>
    <w:p w14:paraId="4F7BAEC4" w14:textId="33CF2FEB" w:rsidR="00314136" w:rsidRPr="004A44F0" w:rsidRDefault="00314136" w:rsidP="00314136">
      <w:pPr>
        <w:pStyle w:val="Ttulo1"/>
        <w:jc w:val="left"/>
      </w:pPr>
      <w:bookmarkStart w:id="163" w:name="_Toc188990087"/>
      <w:bookmarkStart w:id="164" w:name="_Toc188990897"/>
      <w:r w:rsidRPr="004A44F0">
        <w:lastRenderedPageBreak/>
        <w:t xml:space="preserve">Anexo </w:t>
      </w:r>
      <w:r w:rsidR="00CE30A6" w:rsidRPr="004A44F0">
        <w:t>6</w:t>
      </w:r>
      <w:r w:rsidR="00FE2A37" w:rsidRPr="004A44F0">
        <w:br/>
      </w:r>
      <w:r w:rsidR="00BD2578" w:rsidRPr="004A44F0">
        <w:t>S</w:t>
      </w:r>
      <w:r w:rsidRPr="004A44F0">
        <w:t>cript</w:t>
      </w:r>
      <w:r w:rsidR="004B39D8" w:rsidRPr="004A44F0">
        <w:t xml:space="preserve">ing </w:t>
      </w:r>
      <w:r w:rsidR="00265133" w:rsidRPr="004A44F0">
        <w:t>WF</w:t>
      </w:r>
      <w:r w:rsidR="0064795F" w:rsidRPr="004A44F0">
        <w:t xml:space="preserve"> – </w:t>
      </w:r>
      <w:r w:rsidR="00265133" w:rsidRPr="004A44F0">
        <w:t>D</w:t>
      </w:r>
      <w:r w:rsidR="0064795F" w:rsidRPr="004A44F0">
        <w:t xml:space="preserve">ispatching </w:t>
      </w:r>
      <w:r w:rsidR="00265133" w:rsidRPr="004A44F0">
        <w:t>R</w:t>
      </w:r>
      <w:r w:rsidR="0064795F" w:rsidRPr="004A44F0">
        <w:t>oom</w:t>
      </w:r>
      <w:bookmarkEnd w:id="163"/>
      <w:bookmarkEnd w:id="164"/>
    </w:p>
    <w:p w14:paraId="440E3B56" w14:textId="5BE16689" w:rsidR="00B57171" w:rsidRPr="00D10C8C" w:rsidRDefault="00E875F4" w:rsidP="00BF573D">
      <w:r w:rsidRPr="00D10C8C">
        <w:t>E</w:t>
      </w:r>
      <w:r w:rsidR="00D44052" w:rsidRPr="00D10C8C">
        <w:t xml:space="preserve">n este anexo se detallan los desarrollos incluidos en </w:t>
      </w:r>
      <w:r w:rsidR="004A01BF" w:rsidRPr="00D10C8C">
        <w:t xml:space="preserve">las tareas </w:t>
      </w:r>
      <w:r w:rsidR="00BF573D" w:rsidRPr="00D10C8C">
        <w:t>del flujo</w:t>
      </w:r>
      <w:r w:rsidR="004A01BF" w:rsidRPr="00D10C8C">
        <w:t xml:space="preserve"> de trabajo</w:t>
      </w:r>
      <w:r w:rsidR="00BD2578" w:rsidRPr="00D10C8C">
        <w:t xml:space="preserve"> destinado a la </w:t>
      </w:r>
      <w:r w:rsidR="00BF573D" w:rsidRPr="00D10C8C">
        <w:t>clasificación</w:t>
      </w:r>
      <w:r w:rsidR="00BD2578" w:rsidRPr="00D10C8C">
        <w:t xml:space="preserve"> y </w:t>
      </w:r>
      <w:r w:rsidR="00D76FE0" w:rsidRPr="00D10C8C">
        <w:t>reparto</w:t>
      </w:r>
      <w:r w:rsidR="00BD2578" w:rsidRPr="00D10C8C">
        <w:t xml:space="preserve"> de las notificaciones</w:t>
      </w:r>
      <w:r w:rsidR="00D76FE0" w:rsidRPr="00D10C8C">
        <w:t xml:space="preserve"> y </w:t>
      </w:r>
      <w:r w:rsidR="004A01BF" w:rsidRPr="00D10C8C">
        <w:t xml:space="preserve">que </w:t>
      </w:r>
      <w:r w:rsidR="00235B21" w:rsidRPr="00D10C8C">
        <w:t>forman parte d</w:t>
      </w:r>
      <w:r w:rsidR="00D44052" w:rsidRPr="00D10C8C">
        <w:t>el proyecto Therefore™</w:t>
      </w:r>
      <w:r w:rsidR="00235B21" w:rsidRPr="00D10C8C">
        <w:t>.</w:t>
      </w:r>
    </w:p>
    <w:p w14:paraId="5AC494A4" w14:textId="77777777" w:rsidR="00E875F4" w:rsidRPr="00D10C8C" w:rsidRDefault="00E875F4" w:rsidP="004669C8">
      <w:pPr>
        <w:pStyle w:val="Ttulo2"/>
      </w:pPr>
    </w:p>
    <w:p w14:paraId="108017DF" w14:textId="125E644B" w:rsidR="004669C8" w:rsidRPr="00D10C8C" w:rsidRDefault="00D76FE0" w:rsidP="004669C8">
      <w:pPr>
        <w:pStyle w:val="Ttulo2"/>
      </w:pPr>
      <w:bookmarkStart w:id="165" w:name="_Toc188990088"/>
      <w:bookmarkStart w:id="166" w:name="_Toc188990898"/>
      <w:r w:rsidRPr="00D10C8C">
        <w:t>Tarea</w:t>
      </w:r>
      <w:r w:rsidR="00235B21" w:rsidRPr="00D10C8C">
        <w:t xml:space="preserve"> - </w:t>
      </w:r>
      <w:r w:rsidR="004669C8" w:rsidRPr="00D10C8C">
        <w:t>Repartidor Zonas por Tipo</w:t>
      </w:r>
      <w:bookmarkEnd w:id="165"/>
      <w:bookmarkEnd w:id="166"/>
    </w:p>
    <w:p w14:paraId="38C03613" w14:textId="77777777" w:rsidR="00FF1538" w:rsidRPr="00D10C8C" w:rsidRDefault="00FF1538" w:rsidP="004669C8">
      <w:pPr>
        <w:rPr>
          <w:lang w:eastAsia="es-ES"/>
        </w:rPr>
      </w:pPr>
      <w:r w:rsidRPr="00D10C8C">
        <w:rPr>
          <w:lang w:eastAsia="es-ES"/>
        </w:rPr>
        <w:t>Este documento explica detalladamente el código VBS proporcionado. Cada parte del código se documenta completamente, incluyendo todo el código que compone dicha parte sin omisiones ni resúmenes.</w:t>
      </w:r>
    </w:p>
    <w:p w14:paraId="40E73CBC" w14:textId="1D4470DA" w:rsidR="00FF1538" w:rsidRPr="00FF1538" w:rsidRDefault="00FF1538" w:rsidP="00FF1538">
      <w:pPr>
        <w:spacing w:after="0" w:line="240" w:lineRule="auto"/>
        <w:jc w:val="left"/>
        <w:rPr>
          <w:rFonts w:ascii="Times New Roman" w:eastAsia="Times New Roman" w:hAnsi="Times New Roman" w:cs="Times New Roman"/>
          <w:sz w:val="24"/>
          <w:szCs w:val="24"/>
          <w:lang w:eastAsia="es-ES"/>
        </w:rPr>
      </w:pPr>
    </w:p>
    <w:p w14:paraId="0211DD3B" w14:textId="402AC367" w:rsidR="00FF1538" w:rsidRPr="00D10C8C" w:rsidRDefault="00FF1538" w:rsidP="004669C8">
      <w:pPr>
        <w:pStyle w:val="Titulo3"/>
        <w:rPr>
          <w:rFonts w:eastAsia="Times New Roman"/>
          <w:lang w:eastAsia="es-ES"/>
        </w:rPr>
      </w:pPr>
      <w:bookmarkStart w:id="167" w:name="_Toc188990089"/>
      <w:bookmarkStart w:id="168" w:name="_Toc188990899"/>
      <w:r w:rsidRPr="00D10C8C">
        <w:rPr>
          <w:rFonts w:eastAsia="Times New Roman"/>
          <w:lang w:eastAsia="es-ES"/>
        </w:rPr>
        <w:t>Obtención de Valores Iniciales</w:t>
      </w:r>
      <w:bookmarkEnd w:id="167"/>
      <w:bookmarkEnd w:id="168"/>
    </w:p>
    <w:p w14:paraId="0260C740" w14:textId="77777777" w:rsidR="00FF1538" w:rsidRPr="00D10C8C" w:rsidRDefault="00FF1538" w:rsidP="00703EE3">
      <w:pPr>
        <w:pStyle w:val="Codigo"/>
      </w:pPr>
      <w:r w:rsidRPr="00D10C8C">
        <w:t>'--- Obtener los valores iniciales de Zona y Tipo de notificación desde los campos del origen de datos</w:t>
      </w:r>
    </w:p>
    <w:p w14:paraId="55C8992C" w14:textId="77777777" w:rsidR="00FF1538" w:rsidRPr="00D10C8C" w:rsidRDefault="00FF1538" w:rsidP="00703EE3">
      <w:pPr>
        <w:pStyle w:val="Codigo"/>
      </w:pPr>
      <w:r w:rsidRPr="00D10C8C">
        <w:t xml:space="preserve">Zona = </w:t>
      </w:r>
      <w:proofErr w:type="spellStart"/>
      <w:r w:rsidRPr="00D10C8C">
        <w:t>SourceIndexData.GetField</w:t>
      </w:r>
      <w:proofErr w:type="spellEnd"/>
      <w:r w:rsidRPr="00D10C8C">
        <w:t>("</w:t>
      </w:r>
      <w:proofErr w:type="spellStart"/>
      <w:r w:rsidRPr="00D10C8C">
        <w:t>Zona_ID</w:t>
      </w:r>
      <w:proofErr w:type="spellEnd"/>
      <w:proofErr w:type="gramStart"/>
      <w:r w:rsidRPr="00D10C8C">
        <w:t>")  '</w:t>
      </w:r>
      <w:proofErr w:type="gramEnd"/>
      <w:r w:rsidRPr="00D10C8C">
        <w:t xml:space="preserve"> Valor de la zona geográfica de la notificación</w:t>
      </w:r>
    </w:p>
    <w:p w14:paraId="0BA9234C" w14:textId="77777777" w:rsidR="00FF1538" w:rsidRPr="00D10C8C" w:rsidRDefault="00FF1538" w:rsidP="00703EE3">
      <w:pPr>
        <w:pStyle w:val="Codigo"/>
      </w:pPr>
      <w:r w:rsidRPr="00D10C8C">
        <w:t xml:space="preserve">Tipo = </w:t>
      </w:r>
      <w:proofErr w:type="spellStart"/>
      <w:r w:rsidRPr="00D10C8C">
        <w:t>SourceIndexData.GetField</w:t>
      </w:r>
      <w:proofErr w:type="spellEnd"/>
      <w:r w:rsidRPr="00D10C8C">
        <w:t>("</w:t>
      </w:r>
      <w:proofErr w:type="spellStart"/>
      <w:r w:rsidRPr="00D10C8C">
        <w:t>TipoNotificacion_ID</w:t>
      </w:r>
      <w:proofErr w:type="spellEnd"/>
      <w:proofErr w:type="gramStart"/>
      <w:r w:rsidRPr="00D10C8C">
        <w:t>")  '</w:t>
      </w:r>
      <w:proofErr w:type="gramEnd"/>
      <w:r w:rsidRPr="00D10C8C">
        <w:t xml:space="preserve"> Valor del tipo de notificación</w:t>
      </w:r>
    </w:p>
    <w:p w14:paraId="72BBBF2C" w14:textId="77777777" w:rsidR="00FF1538" w:rsidRPr="00D10C8C" w:rsidRDefault="00FF1538" w:rsidP="00513098">
      <w:pPr>
        <w:pStyle w:val="Titulo4"/>
        <w:rPr>
          <w:lang w:eastAsia="es-ES"/>
        </w:rPr>
      </w:pPr>
      <w:r w:rsidRPr="00D10C8C">
        <w:rPr>
          <w:lang w:eastAsia="es-ES"/>
        </w:rPr>
        <w:t>Descripción:</w:t>
      </w:r>
    </w:p>
    <w:p w14:paraId="27A1ED67" w14:textId="77777777" w:rsidR="00FF1538" w:rsidRPr="00D10C8C" w:rsidRDefault="00FF1538" w:rsidP="007E4CE7">
      <w:pPr>
        <w:rPr>
          <w:lang w:eastAsia="es-ES"/>
        </w:rPr>
      </w:pPr>
      <w:r w:rsidRPr="00D10C8C">
        <w:rPr>
          <w:lang w:eastAsia="es-ES"/>
        </w:rPr>
        <w:t>Se obtienen dos valores clave del origen de datos:</w:t>
      </w:r>
    </w:p>
    <w:p w14:paraId="0A1D49FC" w14:textId="7E3A1A13" w:rsidR="00FF1538" w:rsidRPr="00D10C8C" w:rsidRDefault="00FF1538" w:rsidP="00715436">
      <w:pPr>
        <w:pStyle w:val="Listas"/>
        <w:rPr>
          <w:lang w:eastAsia="es-ES"/>
        </w:rPr>
      </w:pPr>
      <w:r w:rsidRPr="00D10C8C">
        <w:rPr>
          <w:lang w:eastAsia="es-ES"/>
        </w:rPr>
        <w:t>Zona: Representa el identificador de</w:t>
      </w:r>
      <w:r w:rsidR="00715436" w:rsidRPr="00D10C8C">
        <w:rPr>
          <w:lang w:eastAsia="es-ES"/>
        </w:rPr>
        <w:t xml:space="preserve">l equipo de tramitación </w:t>
      </w:r>
      <w:r w:rsidRPr="00D10C8C">
        <w:rPr>
          <w:lang w:eastAsia="es-ES"/>
        </w:rPr>
        <w:t>de la notificación.</w:t>
      </w:r>
    </w:p>
    <w:p w14:paraId="20ABF98D" w14:textId="77777777" w:rsidR="00FF1538" w:rsidRPr="00D10C8C" w:rsidRDefault="00FF1538" w:rsidP="00715436">
      <w:pPr>
        <w:pStyle w:val="Listas"/>
        <w:rPr>
          <w:lang w:eastAsia="es-ES"/>
        </w:rPr>
      </w:pPr>
      <w:r w:rsidRPr="00D10C8C">
        <w:rPr>
          <w:lang w:eastAsia="es-ES"/>
        </w:rPr>
        <w:t>Tipo: Representa el identificador del tipo de notificación.</w:t>
      </w:r>
    </w:p>
    <w:p w14:paraId="00916820" w14:textId="77777777" w:rsidR="00FF1538" w:rsidRPr="00D10C8C" w:rsidRDefault="00FF1538" w:rsidP="007E4CE7">
      <w:pPr>
        <w:rPr>
          <w:lang w:eastAsia="es-ES"/>
        </w:rPr>
      </w:pPr>
      <w:r w:rsidRPr="00D10C8C">
        <w:rPr>
          <w:lang w:eastAsia="es-ES"/>
        </w:rPr>
        <w:t>Estos valores serán utilizados más adelante para determinar la categoría de destino.</w:t>
      </w:r>
    </w:p>
    <w:p w14:paraId="65543531" w14:textId="3C47AC6E" w:rsidR="00FF1538" w:rsidRPr="00FF1538" w:rsidRDefault="00FF1538" w:rsidP="00FF1538">
      <w:pPr>
        <w:spacing w:after="0" w:line="240" w:lineRule="auto"/>
        <w:jc w:val="left"/>
        <w:rPr>
          <w:rFonts w:ascii="Times New Roman" w:eastAsia="Times New Roman" w:hAnsi="Times New Roman" w:cs="Times New Roman"/>
          <w:sz w:val="24"/>
          <w:szCs w:val="24"/>
          <w:lang w:eastAsia="es-ES"/>
        </w:rPr>
      </w:pPr>
    </w:p>
    <w:p w14:paraId="6A898106" w14:textId="07015ED4" w:rsidR="00FF1538" w:rsidRPr="00D10C8C" w:rsidRDefault="00FF1538" w:rsidP="00F236C8">
      <w:pPr>
        <w:pStyle w:val="Titulo3"/>
      </w:pPr>
      <w:bookmarkStart w:id="169" w:name="_Toc188990090"/>
      <w:bookmarkStart w:id="170" w:name="_Toc188990900"/>
      <w:r w:rsidRPr="00D10C8C">
        <w:t>Definición de Categorías</w:t>
      </w:r>
      <w:bookmarkEnd w:id="169"/>
      <w:bookmarkEnd w:id="170"/>
    </w:p>
    <w:p w14:paraId="3827C1E2" w14:textId="77777777" w:rsidR="00FF1538" w:rsidRPr="00D10C8C" w:rsidRDefault="00FF1538" w:rsidP="00703EE3">
      <w:pPr>
        <w:pStyle w:val="Codigo"/>
      </w:pPr>
      <w:r w:rsidRPr="00D10C8C">
        <w:t>'--- Variables para determinar las categorías en base a la zona y el tipo de notificación</w:t>
      </w:r>
    </w:p>
    <w:p w14:paraId="6845DADC" w14:textId="77777777" w:rsidR="00FF1538" w:rsidRPr="00D10C8C" w:rsidRDefault="00FF1538" w:rsidP="00703EE3">
      <w:pPr>
        <w:pStyle w:val="Codigo"/>
      </w:pPr>
      <w:proofErr w:type="spellStart"/>
      <w:r w:rsidRPr="00D10C8C">
        <w:t>CtgryZonaID</w:t>
      </w:r>
      <w:proofErr w:type="spellEnd"/>
      <w:r w:rsidRPr="00D10C8C">
        <w:t xml:space="preserve"> = </w:t>
      </w:r>
      <w:proofErr w:type="spellStart"/>
      <w:r w:rsidRPr="00D10C8C">
        <w:t>SourceIndexData.GetField</w:t>
      </w:r>
      <w:proofErr w:type="spellEnd"/>
      <w:r w:rsidRPr="00D10C8C">
        <w:t>("</w:t>
      </w:r>
      <w:proofErr w:type="spellStart"/>
      <w:r w:rsidRPr="00D10C8C">
        <w:t>CtgryZonaID</w:t>
      </w:r>
      <w:proofErr w:type="spellEnd"/>
      <w:proofErr w:type="gramStart"/>
      <w:r w:rsidRPr="00D10C8C">
        <w:t>")  '</w:t>
      </w:r>
      <w:proofErr w:type="gramEnd"/>
      <w:r w:rsidRPr="00D10C8C">
        <w:t xml:space="preserve"> Categoría basada en la </w:t>
      </w:r>
      <w:proofErr w:type="spellStart"/>
      <w:r w:rsidRPr="00D10C8C">
        <w:t>Zona_ID</w:t>
      </w:r>
      <w:proofErr w:type="spellEnd"/>
    </w:p>
    <w:p w14:paraId="5AEA0901" w14:textId="77777777" w:rsidR="00FF1538" w:rsidRPr="00D10C8C" w:rsidRDefault="00FF1538" w:rsidP="00703EE3">
      <w:pPr>
        <w:pStyle w:val="Codigo"/>
      </w:pPr>
      <w:proofErr w:type="spellStart"/>
      <w:r w:rsidRPr="00D10C8C">
        <w:t>CtgryTipoID</w:t>
      </w:r>
      <w:proofErr w:type="spellEnd"/>
      <w:r w:rsidRPr="00D10C8C">
        <w:t xml:space="preserve"> = </w:t>
      </w:r>
      <w:proofErr w:type="spellStart"/>
      <w:r w:rsidRPr="00D10C8C">
        <w:t>SourceIndexData.GetField</w:t>
      </w:r>
      <w:proofErr w:type="spellEnd"/>
      <w:r w:rsidRPr="00D10C8C">
        <w:t>("</w:t>
      </w:r>
      <w:proofErr w:type="spellStart"/>
      <w:r w:rsidRPr="00D10C8C">
        <w:t>CtgryTipoID</w:t>
      </w:r>
      <w:proofErr w:type="spellEnd"/>
      <w:proofErr w:type="gramStart"/>
      <w:r w:rsidRPr="00D10C8C">
        <w:t>")  '</w:t>
      </w:r>
      <w:proofErr w:type="gramEnd"/>
      <w:r w:rsidRPr="00D10C8C">
        <w:t xml:space="preserve"> Categoría basada en el </w:t>
      </w:r>
      <w:proofErr w:type="spellStart"/>
      <w:r w:rsidRPr="00D10C8C">
        <w:t>TipoNotificacion_ID</w:t>
      </w:r>
      <w:proofErr w:type="spellEnd"/>
    </w:p>
    <w:p w14:paraId="5F685875" w14:textId="77777777" w:rsidR="00FF1538" w:rsidRPr="00D10C8C" w:rsidRDefault="00FF1538" w:rsidP="00513098">
      <w:pPr>
        <w:pStyle w:val="Titulo4"/>
        <w:rPr>
          <w:rFonts w:eastAsia="Times New Roman"/>
          <w:lang w:eastAsia="es-ES"/>
        </w:rPr>
      </w:pPr>
      <w:r w:rsidRPr="00D10C8C">
        <w:rPr>
          <w:rFonts w:eastAsia="Times New Roman"/>
          <w:lang w:eastAsia="es-ES"/>
        </w:rPr>
        <w:t>Descripción:</w:t>
      </w:r>
    </w:p>
    <w:p w14:paraId="41166C53" w14:textId="77777777" w:rsidR="00FF1538" w:rsidRPr="00D10C8C" w:rsidRDefault="00FF1538" w:rsidP="00A843C9">
      <w:pPr>
        <w:rPr>
          <w:lang w:eastAsia="es-ES"/>
        </w:rPr>
      </w:pPr>
      <w:r w:rsidRPr="00D10C8C">
        <w:rPr>
          <w:lang w:eastAsia="es-ES"/>
        </w:rPr>
        <w:t>Se definen las variables que determinan las categorías de destino:</w:t>
      </w:r>
    </w:p>
    <w:p w14:paraId="1446949B" w14:textId="77777777" w:rsidR="00FF1538" w:rsidRPr="00D10C8C" w:rsidRDefault="00FF1538" w:rsidP="00A843C9">
      <w:pPr>
        <w:pStyle w:val="Listas"/>
        <w:rPr>
          <w:rFonts w:eastAsia="Times New Roman"/>
          <w:lang w:eastAsia="es-ES"/>
        </w:rPr>
      </w:pPr>
      <w:proofErr w:type="spellStart"/>
      <w:r w:rsidRPr="00D10C8C">
        <w:rPr>
          <w:rFonts w:eastAsia="Times New Roman"/>
          <w:b/>
          <w:bCs/>
          <w:lang w:eastAsia="es-ES"/>
        </w:rPr>
        <w:t>CtgryZonaID</w:t>
      </w:r>
      <w:proofErr w:type="spellEnd"/>
      <w:r w:rsidRPr="00D10C8C">
        <w:rPr>
          <w:rFonts w:eastAsia="Times New Roman"/>
          <w:b/>
          <w:bCs/>
          <w:lang w:eastAsia="es-ES"/>
        </w:rPr>
        <w:t>:</w:t>
      </w:r>
      <w:r w:rsidRPr="00D10C8C">
        <w:rPr>
          <w:rFonts w:eastAsia="Times New Roman"/>
          <w:lang w:eastAsia="es-ES"/>
        </w:rPr>
        <w:t xml:space="preserve"> Categoría basada en el valor de </w:t>
      </w:r>
      <w:proofErr w:type="spellStart"/>
      <w:r w:rsidRPr="00D10C8C">
        <w:rPr>
          <w:rFonts w:eastAsia="Times New Roman"/>
          <w:lang w:eastAsia="es-ES"/>
        </w:rPr>
        <w:t>Zona_ID</w:t>
      </w:r>
      <w:proofErr w:type="spellEnd"/>
      <w:r w:rsidRPr="00D10C8C">
        <w:rPr>
          <w:rFonts w:eastAsia="Times New Roman"/>
          <w:lang w:eastAsia="es-ES"/>
        </w:rPr>
        <w:t>.</w:t>
      </w:r>
    </w:p>
    <w:p w14:paraId="72BFB9B9" w14:textId="77777777" w:rsidR="00FF1538" w:rsidRPr="00D10C8C" w:rsidRDefault="00FF1538" w:rsidP="00A843C9">
      <w:pPr>
        <w:pStyle w:val="Listas"/>
        <w:rPr>
          <w:rFonts w:eastAsia="Times New Roman"/>
          <w:lang w:eastAsia="es-ES"/>
        </w:rPr>
      </w:pPr>
      <w:proofErr w:type="spellStart"/>
      <w:r w:rsidRPr="00D10C8C">
        <w:rPr>
          <w:rFonts w:eastAsia="Times New Roman"/>
          <w:b/>
          <w:bCs/>
          <w:lang w:eastAsia="es-ES"/>
        </w:rPr>
        <w:t>CtgryTipoID</w:t>
      </w:r>
      <w:proofErr w:type="spellEnd"/>
      <w:r w:rsidRPr="00D10C8C">
        <w:rPr>
          <w:rFonts w:eastAsia="Times New Roman"/>
          <w:b/>
          <w:bCs/>
          <w:lang w:eastAsia="es-ES"/>
        </w:rPr>
        <w:t>:</w:t>
      </w:r>
      <w:r w:rsidRPr="00D10C8C">
        <w:rPr>
          <w:rFonts w:eastAsia="Times New Roman"/>
          <w:lang w:eastAsia="es-ES"/>
        </w:rPr>
        <w:t xml:space="preserve"> Categoría basada en el valor de </w:t>
      </w:r>
      <w:proofErr w:type="spellStart"/>
      <w:r w:rsidRPr="00D10C8C">
        <w:rPr>
          <w:rFonts w:eastAsia="Times New Roman"/>
          <w:lang w:eastAsia="es-ES"/>
        </w:rPr>
        <w:t>TipoNotificacion_ID</w:t>
      </w:r>
      <w:proofErr w:type="spellEnd"/>
      <w:r w:rsidRPr="00D10C8C">
        <w:rPr>
          <w:rFonts w:eastAsia="Times New Roman"/>
          <w:lang w:eastAsia="es-ES"/>
        </w:rPr>
        <w:t>.</w:t>
      </w:r>
    </w:p>
    <w:p w14:paraId="4044EFFC" w14:textId="77777777" w:rsidR="00FF1538" w:rsidRPr="00D10C8C" w:rsidRDefault="00FF1538" w:rsidP="00A843C9">
      <w:pPr>
        <w:rPr>
          <w:lang w:eastAsia="es-ES"/>
        </w:rPr>
      </w:pPr>
      <w:r w:rsidRPr="00D10C8C">
        <w:rPr>
          <w:lang w:eastAsia="es-ES"/>
        </w:rPr>
        <w:t>Estas variables son clave para la lógica de categorización que sigue a continuación.</w:t>
      </w:r>
    </w:p>
    <w:p w14:paraId="2FB7611A" w14:textId="24AEC5E3" w:rsidR="00FF1538" w:rsidRPr="00FF1538" w:rsidRDefault="00FF1538" w:rsidP="00FF1538">
      <w:pPr>
        <w:spacing w:after="0" w:line="240" w:lineRule="auto"/>
        <w:jc w:val="left"/>
        <w:rPr>
          <w:rFonts w:ascii="Times New Roman" w:eastAsia="Times New Roman" w:hAnsi="Times New Roman" w:cs="Times New Roman"/>
          <w:sz w:val="24"/>
          <w:szCs w:val="24"/>
          <w:lang w:eastAsia="es-ES"/>
        </w:rPr>
      </w:pPr>
    </w:p>
    <w:p w14:paraId="3ED56342" w14:textId="77777777" w:rsidR="00703EE3" w:rsidRPr="00D10C8C" w:rsidRDefault="00703EE3">
      <w:pPr>
        <w:spacing w:after="160" w:line="259" w:lineRule="auto"/>
        <w:jc w:val="left"/>
        <w:rPr>
          <w:rFonts w:ascii="Times New Roman" w:eastAsia="Times New Roman" w:hAnsi="Times New Roman" w:cs="Times New Roman"/>
          <w:b/>
          <w:bCs/>
          <w:sz w:val="24"/>
          <w:szCs w:val="24"/>
          <w:lang w:eastAsia="es-ES"/>
        </w:rPr>
      </w:pPr>
      <w:r w:rsidRPr="00D10C8C">
        <w:rPr>
          <w:rFonts w:ascii="Times New Roman" w:eastAsia="Times New Roman" w:hAnsi="Times New Roman" w:cs="Times New Roman"/>
          <w:b/>
          <w:bCs/>
          <w:sz w:val="24"/>
          <w:szCs w:val="24"/>
          <w:lang w:eastAsia="es-ES"/>
        </w:rPr>
        <w:br w:type="page"/>
      </w:r>
    </w:p>
    <w:p w14:paraId="2914F205" w14:textId="18EA29A3" w:rsidR="00FF1538" w:rsidRPr="00D10C8C" w:rsidRDefault="00FF1538" w:rsidP="00A843C9">
      <w:pPr>
        <w:pStyle w:val="Titulo3"/>
        <w:rPr>
          <w:rFonts w:eastAsia="Times New Roman"/>
          <w:lang w:eastAsia="es-ES"/>
        </w:rPr>
      </w:pPr>
      <w:bookmarkStart w:id="171" w:name="_Toc188990091"/>
      <w:bookmarkStart w:id="172" w:name="_Toc188990901"/>
      <w:r w:rsidRPr="00D10C8C">
        <w:rPr>
          <w:rFonts w:eastAsia="Times New Roman"/>
          <w:lang w:eastAsia="es-ES"/>
        </w:rPr>
        <w:lastRenderedPageBreak/>
        <w:t>Lógica de Categorización</w:t>
      </w:r>
      <w:bookmarkEnd w:id="171"/>
      <w:bookmarkEnd w:id="172"/>
    </w:p>
    <w:p w14:paraId="23957FE9" w14:textId="77777777" w:rsidR="00FF1538" w:rsidRPr="00D10C8C" w:rsidRDefault="00FF1538" w:rsidP="00703EE3">
      <w:pPr>
        <w:pStyle w:val="Codigo"/>
      </w:pPr>
      <w:r w:rsidRPr="00D10C8C">
        <w:t>'--- Lógica para determinar y asignar la categoría de destino</w:t>
      </w:r>
    </w:p>
    <w:p w14:paraId="3958DC2C" w14:textId="77777777" w:rsidR="00FF1538" w:rsidRPr="00D10C8C" w:rsidRDefault="00FF1538" w:rsidP="00703EE3">
      <w:pPr>
        <w:pStyle w:val="Codigo"/>
      </w:pPr>
      <w:proofErr w:type="spellStart"/>
      <w:r w:rsidRPr="00D10C8C">
        <w:t>Dim</w:t>
      </w:r>
      <w:proofErr w:type="spellEnd"/>
      <w:r w:rsidRPr="00D10C8C">
        <w:t xml:space="preserve"> </w:t>
      </w:r>
      <w:proofErr w:type="spellStart"/>
      <w:r w:rsidRPr="00D10C8C">
        <w:t>categoryValue</w:t>
      </w:r>
      <w:proofErr w:type="spellEnd"/>
      <w:r w:rsidRPr="00D10C8C">
        <w:t xml:space="preserve"> ' Variable para almacenar el valor de categoría</w:t>
      </w:r>
    </w:p>
    <w:p w14:paraId="21034540" w14:textId="77777777" w:rsidR="00FF1538" w:rsidRPr="00D10C8C" w:rsidRDefault="00FF1538" w:rsidP="00703EE3">
      <w:pPr>
        <w:pStyle w:val="Codigo"/>
      </w:pPr>
    </w:p>
    <w:p w14:paraId="158463BF" w14:textId="77777777" w:rsidR="00FF1538" w:rsidRPr="007B7D05" w:rsidRDefault="00FF1538" w:rsidP="00703EE3">
      <w:pPr>
        <w:pStyle w:val="Codigo"/>
        <w:rPr>
          <w:lang w:val="en-US"/>
        </w:rPr>
      </w:pPr>
      <w:r w:rsidRPr="007B7D05">
        <w:rPr>
          <w:lang w:val="en-US"/>
        </w:rPr>
        <w:t xml:space="preserve">If </w:t>
      </w:r>
      <w:proofErr w:type="spellStart"/>
      <w:proofErr w:type="gramStart"/>
      <w:r w:rsidRPr="007B7D05">
        <w:rPr>
          <w:lang w:val="en-US"/>
        </w:rPr>
        <w:t>IsNull</w:t>
      </w:r>
      <w:proofErr w:type="spellEnd"/>
      <w:r w:rsidRPr="007B7D05">
        <w:rPr>
          <w:lang w:val="en-US"/>
        </w:rPr>
        <w:t>(</w:t>
      </w:r>
      <w:proofErr w:type="spellStart"/>
      <w:proofErr w:type="gramEnd"/>
      <w:r w:rsidRPr="007B7D05">
        <w:rPr>
          <w:lang w:val="en-US"/>
        </w:rPr>
        <w:t>CtgryTipoID</w:t>
      </w:r>
      <w:proofErr w:type="spellEnd"/>
      <w:r w:rsidRPr="007B7D05">
        <w:rPr>
          <w:lang w:val="en-US"/>
        </w:rPr>
        <w:t xml:space="preserve">) Or </w:t>
      </w:r>
      <w:proofErr w:type="spellStart"/>
      <w:r w:rsidRPr="007B7D05">
        <w:rPr>
          <w:lang w:val="en-US"/>
        </w:rPr>
        <w:t>CtgryTipoID</w:t>
      </w:r>
      <w:proofErr w:type="spellEnd"/>
      <w:r w:rsidRPr="007B7D05">
        <w:rPr>
          <w:lang w:val="en-US"/>
        </w:rPr>
        <w:t xml:space="preserve"> = "" Then</w:t>
      </w:r>
    </w:p>
    <w:p w14:paraId="12F35268" w14:textId="77777777" w:rsidR="00FF1538" w:rsidRPr="00D10C8C" w:rsidRDefault="00FF1538" w:rsidP="00703EE3">
      <w:pPr>
        <w:pStyle w:val="Codigo"/>
      </w:pPr>
      <w:r w:rsidRPr="007B7D05">
        <w:rPr>
          <w:lang w:val="en-US"/>
        </w:rPr>
        <w:t xml:space="preserve">    </w:t>
      </w:r>
      <w:r w:rsidRPr="00D10C8C">
        <w:t xml:space="preserve">' Si </w:t>
      </w:r>
      <w:proofErr w:type="spellStart"/>
      <w:r w:rsidRPr="00D10C8C">
        <w:t>CtgryTipoID</w:t>
      </w:r>
      <w:proofErr w:type="spellEnd"/>
      <w:r w:rsidRPr="00D10C8C">
        <w:t xml:space="preserve"> es nulo o vacío, se utiliza </w:t>
      </w:r>
      <w:proofErr w:type="spellStart"/>
      <w:r w:rsidRPr="00D10C8C">
        <w:t>CtgryZonaID</w:t>
      </w:r>
      <w:proofErr w:type="spellEnd"/>
      <w:r w:rsidRPr="00D10C8C">
        <w:t xml:space="preserve"> como valor predeterminado</w:t>
      </w:r>
    </w:p>
    <w:p w14:paraId="1BAD2637" w14:textId="77777777" w:rsidR="00FF1538" w:rsidRPr="007B7D05" w:rsidRDefault="00FF1538" w:rsidP="00703EE3">
      <w:pPr>
        <w:pStyle w:val="Codigo"/>
        <w:rPr>
          <w:lang w:val="en-US"/>
        </w:rPr>
      </w:pPr>
      <w:r w:rsidRPr="00D10C8C">
        <w:t xml:space="preserve">    </w:t>
      </w:r>
      <w:r w:rsidRPr="007B7D05">
        <w:rPr>
          <w:lang w:val="en-US"/>
        </w:rPr>
        <w:t xml:space="preserve">If Not </w:t>
      </w:r>
      <w:proofErr w:type="spellStart"/>
      <w:proofErr w:type="gramStart"/>
      <w:r w:rsidRPr="007B7D05">
        <w:rPr>
          <w:lang w:val="en-US"/>
        </w:rPr>
        <w:t>IsNull</w:t>
      </w:r>
      <w:proofErr w:type="spellEnd"/>
      <w:r w:rsidRPr="007B7D05">
        <w:rPr>
          <w:lang w:val="en-US"/>
        </w:rPr>
        <w:t>(</w:t>
      </w:r>
      <w:proofErr w:type="spellStart"/>
      <w:proofErr w:type="gramEnd"/>
      <w:r w:rsidRPr="007B7D05">
        <w:rPr>
          <w:lang w:val="en-US"/>
        </w:rPr>
        <w:t>CtgryZonaID</w:t>
      </w:r>
      <w:proofErr w:type="spellEnd"/>
      <w:r w:rsidRPr="007B7D05">
        <w:rPr>
          <w:lang w:val="en-US"/>
        </w:rPr>
        <w:t xml:space="preserve">) And </w:t>
      </w:r>
      <w:proofErr w:type="spellStart"/>
      <w:r w:rsidRPr="007B7D05">
        <w:rPr>
          <w:lang w:val="en-US"/>
        </w:rPr>
        <w:t>CtgryZonaID</w:t>
      </w:r>
      <w:proofErr w:type="spellEnd"/>
      <w:r w:rsidRPr="007B7D05">
        <w:rPr>
          <w:lang w:val="en-US"/>
        </w:rPr>
        <w:t xml:space="preserve"> &lt;&gt; "" Then</w:t>
      </w:r>
    </w:p>
    <w:p w14:paraId="5C9FDBED" w14:textId="77777777" w:rsidR="00FF1538" w:rsidRPr="00D10C8C" w:rsidRDefault="00FF1538" w:rsidP="00703EE3">
      <w:pPr>
        <w:pStyle w:val="Codigo"/>
      </w:pPr>
      <w:r w:rsidRPr="007B7D05">
        <w:rPr>
          <w:lang w:val="en-US"/>
        </w:rPr>
        <w:t xml:space="preserve">        </w:t>
      </w:r>
      <w:proofErr w:type="spellStart"/>
      <w:r w:rsidRPr="00D10C8C">
        <w:t>categoryValue</w:t>
      </w:r>
      <w:proofErr w:type="spellEnd"/>
      <w:r w:rsidRPr="00D10C8C">
        <w:t xml:space="preserve"> = </w:t>
      </w:r>
      <w:proofErr w:type="spellStart"/>
      <w:proofErr w:type="gramStart"/>
      <w:r w:rsidRPr="00D10C8C">
        <w:t>CInt</w:t>
      </w:r>
      <w:proofErr w:type="spellEnd"/>
      <w:r w:rsidRPr="00D10C8C">
        <w:t>(</w:t>
      </w:r>
      <w:proofErr w:type="spellStart"/>
      <w:proofErr w:type="gramEnd"/>
      <w:r w:rsidRPr="00D10C8C">
        <w:t>CtgryZonaID</w:t>
      </w:r>
      <w:proofErr w:type="spellEnd"/>
      <w:r w:rsidRPr="00D10C8C">
        <w:t xml:space="preserve">)  ' Convierte </w:t>
      </w:r>
      <w:proofErr w:type="spellStart"/>
      <w:r w:rsidRPr="00D10C8C">
        <w:t>CtgryZonaID</w:t>
      </w:r>
      <w:proofErr w:type="spellEnd"/>
      <w:r w:rsidRPr="00D10C8C">
        <w:t xml:space="preserve"> a entero</w:t>
      </w:r>
    </w:p>
    <w:p w14:paraId="7BC50C07" w14:textId="77777777" w:rsidR="00FF1538" w:rsidRPr="00D10C8C" w:rsidRDefault="00FF1538" w:rsidP="00703EE3">
      <w:pPr>
        <w:pStyle w:val="Codigo"/>
      </w:pPr>
      <w:r w:rsidRPr="00D10C8C">
        <w:t xml:space="preserve">        </w:t>
      </w:r>
      <w:proofErr w:type="spellStart"/>
      <w:r w:rsidRPr="00D10C8C">
        <w:t>ZonaDestino</w:t>
      </w:r>
      <w:proofErr w:type="spellEnd"/>
      <w:r w:rsidRPr="00D10C8C">
        <w:t xml:space="preserve"> = </w:t>
      </w:r>
      <w:proofErr w:type="spellStart"/>
      <w:r w:rsidRPr="00D10C8C">
        <w:t>SourceIndexData.GetField</w:t>
      </w:r>
      <w:proofErr w:type="spellEnd"/>
      <w:r w:rsidRPr="00D10C8C">
        <w:t>("</w:t>
      </w:r>
      <w:proofErr w:type="spellStart"/>
      <w:r w:rsidRPr="00D10C8C">
        <w:t>Zona_ID</w:t>
      </w:r>
      <w:proofErr w:type="spellEnd"/>
      <w:r w:rsidRPr="00D10C8C">
        <w:t>")</w:t>
      </w:r>
    </w:p>
    <w:p w14:paraId="516B6F30" w14:textId="77777777" w:rsidR="00FF1538" w:rsidRPr="00D10C8C" w:rsidRDefault="00FF1538" w:rsidP="00703EE3">
      <w:pPr>
        <w:pStyle w:val="Codigo"/>
      </w:pPr>
      <w:r w:rsidRPr="00D10C8C">
        <w:t xml:space="preserve">    </w:t>
      </w:r>
      <w:proofErr w:type="spellStart"/>
      <w:r w:rsidRPr="00D10C8C">
        <w:t>Else</w:t>
      </w:r>
      <w:proofErr w:type="spellEnd"/>
    </w:p>
    <w:p w14:paraId="21956E03" w14:textId="77777777" w:rsidR="00FF1538" w:rsidRPr="00D10C8C" w:rsidRDefault="00FF1538" w:rsidP="00703EE3">
      <w:pPr>
        <w:pStyle w:val="Codigo"/>
      </w:pPr>
      <w:r w:rsidRPr="00D10C8C">
        <w:t xml:space="preserve">        </w:t>
      </w:r>
      <w:proofErr w:type="spellStart"/>
      <w:r w:rsidRPr="00D10C8C">
        <w:t>categoryValue</w:t>
      </w:r>
      <w:proofErr w:type="spellEnd"/>
      <w:r w:rsidRPr="00D10C8C">
        <w:t xml:space="preserve"> = </w:t>
      </w:r>
      <w:proofErr w:type="gramStart"/>
      <w:r w:rsidRPr="00D10C8C">
        <w:t>0  '</w:t>
      </w:r>
      <w:proofErr w:type="gramEnd"/>
      <w:r w:rsidRPr="00D10C8C">
        <w:t xml:space="preserve"> Asignar valor por defecto si </w:t>
      </w:r>
      <w:proofErr w:type="spellStart"/>
      <w:r w:rsidRPr="00D10C8C">
        <w:t>CtgryZonaID</w:t>
      </w:r>
      <w:proofErr w:type="spellEnd"/>
      <w:r w:rsidRPr="00D10C8C">
        <w:t xml:space="preserve"> también es nulo</w:t>
      </w:r>
    </w:p>
    <w:p w14:paraId="7CAA404E" w14:textId="77777777" w:rsidR="00FF1538" w:rsidRPr="00D10C8C" w:rsidRDefault="00FF1538" w:rsidP="00703EE3">
      <w:pPr>
        <w:pStyle w:val="Codigo"/>
      </w:pPr>
      <w:r w:rsidRPr="00D10C8C">
        <w:t xml:space="preserve">    End </w:t>
      </w:r>
      <w:proofErr w:type="spellStart"/>
      <w:r w:rsidRPr="00D10C8C">
        <w:t>If</w:t>
      </w:r>
      <w:proofErr w:type="spellEnd"/>
    </w:p>
    <w:p w14:paraId="2A71DAA9" w14:textId="77777777" w:rsidR="00FF1538" w:rsidRPr="00D10C8C" w:rsidRDefault="00FF1538" w:rsidP="00703EE3">
      <w:pPr>
        <w:pStyle w:val="Codigo"/>
      </w:pPr>
      <w:proofErr w:type="spellStart"/>
      <w:r w:rsidRPr="00D10C8C">
        <w:t>Else</w:t>
      </w:r>
      <w:proofErr w:type="spellEnd"/>
    </w:p>
    <w:p w14:paraId="6CDE55A4" w14:textId="77777777" w:rsidR="00FF1538" w:rsidRPr="00D10C8C" w:rsidRDefault="00FF1538" w:rsidP="00703EE3">
      <w:pPr>
        <w:pStyle w:val="Codigo"/>
      </w:pPr>
      <w:r w:rsidRPr="00D10C8C">
        <w:t xml:space="preserve">    ' Si </w:t>
      </w:r>
      <w:proofErr w:type="spellStart"/>
      <w:r w:rsidRPr="00D10C8C">
        <w:t>CtgryTipoID</w:t>
      </w:r>
      <w:proofErr w:type="spellEnd"/>
      <w:r w:rsidRPr="00D10C8C">
        <w:t xml:space="preserve"> tiene un valor, se utiliza </w:t>
      </w:r>
      <w:proofErr w:type="spellStart"/>
      <w:r w:rsidRPr="00D10C8C">
        <w:t>CtgryTipoID</w:t>
      </w:r>
      <w:proofErr w:type="spellEnd"/>
    </w:p>
    <w:p w14:paraId="28886306" w14:textId="77777777" w:rsidR="00FF1538" w:rsidRPr="007B7D05" w:rsidRDefault="00FF1538" w:rsidP="00703EE3">
      <w:pPr>
        <w:pStyle w:val="Codigo"/>
        <w:rPr>
          <w:lang w:val="en-US"/>
        </w:rPr>
      </w:pPr>
      <w:r w:rsidRPr="00D10C8C">
        <w:t xml:space="preserve">    </w:t>
      </w:r>
      <w:r w:rsidRPr="007B7D05">
        <w:rPr>
          <w:lang w:val="en-US"/>
        </w:rPr>
        <w:t xml:space="preserve">If Not </w:t>
      </w:r>
      <w:proofErr w:type="spellStart"/>
      <w:proofErr w:type="gramStart"/>
      <w:r w:rsidRPr="007B7D05">
        <w:rPr>
          <w:lang w:val="en-US"/>
        </w:rPr>
        <w:t>IsNull</w:t>
      </w:r>
      <w:proofErr w:type="spellEnd"/>
      <w:r w:rsidRPr="007B7D05">
        <w:rPr>
          <w:lang w:val="en-US"/>
        </w:rPr>
        <w:t>(</w:t>
      </w:r>
      <w:proofErr w:type="spellStart"/>
      <w:proofErr w:type="gramEnd"/>
      <w:r w:rsidRPr="007B7D05">
        <w:rPr>
          <w:lang w:val="en-US"/>
        </w:rPr>
        <w:t>CtgryTipoID</w:t>
      </w:r>
      <w:proofErr w:type="spellEnd"/>
      <w:r w:rsidRPr="007B7D05">
        <w:rPr>
          <w:lang w:val="en-US"/>
        </w:rPr>
        <w:t xml:space="preserve">) And </w:t>
      </w:r>
      <w:proofErr w:type="spellStart"/>
      <w:r w:rsidRPr="007B7D05">
        <w:rPr>
          <w:lang w:val="en-US"/>
        </w:rPr>
        <w:t>CtgryTipoID</w:t>
      </w:r>
      <w:proofErr w:type="spellEnd"/>
      <w:r w:rsidRPr="007B7D05">
        <w:rPr>
          <w:lang w:val="en-US"/>
        </w:rPr>
        <w:t xml:space="preserve"> &lt;&gt; "" Then</w:t>
      </w:r>
    </w:p>
    <w:p w14:paraId="134BAD22" w14:textId="77777777" w:rsidR="00FF1538" w:rsidRPr="00D10C8C" w:rsidRDefault="00FF1538" w:rsidP="00703EE3">
      <w:pPr>
        <w:pStyle w:val="Codigo"/>
      </w:pPr>
      <w:r w:rsidRPr="007B7D05">
        <w:rPr>
          <w:lang w:val="en-US"/>
        </w:rPr>
        <w:t xml:space="preserve">        </w:t>
      </w:r>
      <w:proofErr w:type="spellStart"/>
      <w:r w:rsidRPr="00D10C8C">
        <w:t>categoryValue</w:t>
      </w:r>
      <w:proofErr w:type="spellEnd"/>
      <w:r w:rsidRPr="00D10C8C">
        <w:t xml:space="preserve"> = </w:t>
      </w:r>
      <w:proofErr w:type="spellStart"/>
      <w:proofErr w:type="gramStart"/>
      <w:r w:rsidRPr="00D10C8C">
        <w:t>CInt</w:t>
      </w:r>
      <w:proofErr w:type="spellEnd"/>
      <w:r w:rsidRPr="00D10C8C">
        <w:t>(</w:t>
      </w:r>
      <w:proofErr w:type="spellStart"/>
      <w:proofErr w:type="gramEnd"/>
      <w:r w:rsidRPr="00D10C8C">
        <w:t>CtgryTipoID</w:t>
      </w:r>
      <w:proofErr w:type="spellEnd"/>
      <w:r w:rsidRPr="00D10C8C">
        <w:t xml:space="preserve">)  ' Convierte </w:t>
      </w:r>
      <w:proofErr w:type="spellStart"/>
      <w:r w:rsidRPr="00D10C8C">
        <w:t>CtgryTipoID</w:t>
      </w:r>
      <w:proofErr w:type="spellEnd"/>
      <w:r w:rsidRPr="00D10C8C">
        <w:t xml:space="preserve"> a entero</w:t>
      </w:r>
    </w:p>
    <w:p w14:paraId="593D9D8F" w14:textId="77777777" w:rsidR="00FF1538" w:rsidRPr="00D10C8C" w:rsidRDefault="00FF1538" w:rsidP="00703EE3">
      <w:pPr>
        <w:pStyle w:val="Codigo"/>
      </w:pPr>
      <w:r w:rsidRPr="00D10C8C">
        <w:t xml:space="preserve">        </w:t>
      </w:r>
      <w:proofErr w:type="spellStart"/>
      <w:r w:rsidRPr="00D10C8C">
        <w:t>ZonaDestino</w:t>
      </w:r>
      <w:proofErr w:type="spellEnd"/>
      <w:r w:rsidRPr="00D10C8C">
        <w:t xml:space="preserve"> = </w:t>
      </w:r>
      <w:proofErr w:type="spellStart"/>
      <w:r w:rsidRPr="00D10C8C">
        <w:t>SourceIndexData.GetField</w:t>
      </w:r>
      <w:proofErr w:type="spellEnd"/>
      <w:r w:rsidRPr="00D10C8C">
        <w:t>("</w:t>
      </w:r>
      <w:proofErr w:type="spellStart"/>
      <w:r w:rsidRPr="00D10C8C">
        <w:t>ZonaxTipo</w:t>
      </w:r>
      <w:proofErr w:type="spellEnd"/>
      <w:r w:rsidRPr="00D10C8C">
        <w:t>")</w:t>
      </w:r>
    </w:p>
    <w:p w14:paraId="2BD2573C" w14:textId="77777777" w:rsidR="00FF1538" w:rsidRPr="00D10C8C" w:rsidRDefault="00FF1538" w:rsidP="00703EE3">
      <w:pPr>
        <w:pStyle w:val="Codigo"/>
      </w:pPr>
      <w:r w:rsidRPr="00D10C8C">
        <w:t xml:space="preserve">    </w:t>
      </w:r>
      <w:proofErr w:type="spellStart"/>
      <w:r w:rsidRPr="00D10C8C">
        <w:t>Else</w:t>
      </w:r>
      <w:proofErr w:type="spellEnd"/>
    </w:p>
    <w:p w14:paraId="3F695BEF" w14:textId="77777777" w:rsidR="00FF1538" w:rsidRPr="00D10C8C" w:rsidRDefault="00FF1538" w:rsidP="00703EE3">
      <w:pPr>
        <w:pStyle w:val="Codigo"/>
      </w:pPr>
      <w:r w:rsidRPr="00D10C8C">
        <w:t xml:space="preserve">        </w:t>
      </w:r>
      <w:proofErr w:type="spellStart"/>
      <w:r w:rsidRPr="00D10C8C">
        <w:t>categoryValue</w:t>
      </w:r>
      <w:proofErr w:type="spellEnd"/>
      <w:r w:rsidRPr="00D10C8C">
        <w:t xml:space="preserve"> = </w:t>
      </w:r>
      <w:proofErr w:type="gramStart"/>
      <w:r w:rsidRPr="00D10C8C">
        <w:t>0  '</w:t>
      </w:r>
      <w:proofErr w:type="gramEnd"/>
      <w:r w:rsidRPr="00D10C8C">
        <w:t xml:space="preserve"> Asignar valor por defecto si </w:t>
      </w:r>
      <w:proofErr w:type="spellStart"/>
      <w:r w:rsidRPr="00D10C8C">
        <w:t>CtgryTipoID</w:t>
      </w:r>
      <w:proofErr w:type="spellEnd"/>
      <w:r w:rsidRPr="00D10C8C">
        <w:t xml:space="preserve"> es nulo</w:t>
      </w:r>
    </w:p>
    <w:p w14:paraId="47F8B012" w14:textId="77777777" w:rsidR="00FF1538" w:rsidRPr="007B7D05" w:rsidRDefault="00FF1538" w:rsidP="00703EE3">
      <w:pPr>
        <w:pStyle w:val="Codigo"/>
        <w:rPr>
          <w:lang w:val="en-US"/>
        </w:rPr>
      </w:pPr>
      <w:r w:rsidRPr="00D10C8C">
        <w:t xml:space="preserve">    </w:t>
      </w:r>
      <w:r w:rsidRPr="007B7D05">
        <w:rPr>
          <w:lang w:val="en-US"/>
        </w:rPr>
        <w:t>End If</w:t>
      </w:r>
    </w:p>
    <w:p w14:paraId="2A8790FC" w14:textId="77777777" w:rsidR="00FF1538" w:rsidRPr="007B7D05" w:rsidRDefault="00FF1538" w:rsidP="00703EE3">
      <w:pPr>
        <w:pStyle w:val="Codigo"/>
        <w:rPr>
          <w:lang w:val="en-US"/>
        </w:rPr>
      </w:pPr>
      <w:r w:rsidRPr="007B7D05">
        <w:rPr>
          <w:lang w:val="en-US"/>
        </w:rPr>
        <w:t>End If</w:t>
      </w:r>
    </w:p>
    <w:p w14:paraId="2DD1E359" w14:textId="77777777" w:rsidR="00FF1538" w:rsidRPr="007B7D05" w:rsidRDefault="00FF1538" w:rsidP="008009BD">
      <w:pPr>
        <w:pStyle w:val="Titulo4"/>
        <w:rPr>
          <w:rFonts w:eastAsia="Times New Roman"/>
          <w:lang w:val="en-US" w:eastAsia="es-ES"/>
        </w:rPr>
      </w:pPr>
      <w:proofErr w:type="spellStart"/>
      <w:r w:rsidRPr="007B7D05">
        <w:rPr>
          <w:lang w:val="en-US"/>
        </w:rPr>
        <w:t>Descripción</w:t>
      </w:r>
      <w:proofErr w:type="spellEnd"/>
      <w:r w:rsidRPr="007B7D05">
        <w:rPr>
          <w:rFonts w:eastAsia="Times New Roman"/>
          <w:lang w:val="en-US" w:eastAsia="es-ES"/>
        </w:rPr>
        <w:t>:</w:t>
      </w:r>
    </w:p>
    <w:p w14:paraId="680B91F7" w14:textId="77777777" w:rsidR="00FF1538" w:rsidRPr="00D10C8C" w:rsidRDefault="00FF1538" w:rsidP="00C44EFC">
      <w:pPr>
        <w:rPr>
          <w:lang w:eastAsia="es-ES"/>
        </w:rPr>
      </w:pPr>
      <w:r w:rsidRPr="00D10C8C">
        <w:rPr>
          <w:lang w:eastAsia="es-ES"/>
        </w:rPr>
        <w:t xml:space="preserve">Se evalúan las variables </w:t>
      </w:r>
      <w:proofErr w:type="spellStart"/>
      <w:r w:rsidRPr="00D10C8C">
        <w:rPr>
          <w:b/>
          <w:bCs/>
          <w:lang w:eastAsia="es-ES"/>
        </w:rPr>
        <w:t>CtgryTipoID</w:t>
      </w:r>
      <w:proofErr w:type="spellEnd"/>
      <w:r w:rsidRPr="00D10C8C">
        <w:rPr>
          <w:lang w:eastAsia="es-ES"/>
        </w:rPr>
        <w:t xml:space="preserve"> y </w:t>
      </w:r>
      <w:proofErr w:type="spellStart"/>
      <w:r w:rsidRPr="00D10C8C">
        <w:rPr>
          <w:b/>
          <w:bCs/>
          <w:lang w:eastAsia="es-ES"/>
        </w:rPr>
        <w:t>CtgryZonaID</w:t>
      </w:r>
      <w:proofErr w:type="spellEnd"/>
      <w:r w:rsidRPr="00D10C8C">
        <w:rPr>
          <w:lang w:eastAsia="es-ES"/>
        </w:rPr>
        <w:t xml:space="preserve"> para determinar la categoría de destino:</w:t>
      </w:r>
    </w:p>
    <w:p w14:paraId="1EEB9942" w14:textId="77777777" w:rsidR="00FF1538" w:rsidRPr="00D10C8C" w:rsidRDefault="00FF1538" w:rsidP="00C44EFC">
      <w:pPr>
        <w:pStyle w:val="Listas"/>
        <w:rPr>
          <w:rFonts w:eastAsia="Times New Roman"/>
          <w:lang w:eastAsia="es-ES"/>
        </w:rPr>
      </w:pPr>
      <w:r w:rsidRPr="00D10C8C">
        <w:rPr>
          <w:rFonts w:eastAsia="Times New Roman"/>
          <w:lang w:eastAsia="es-ES"/>
        </w:rPr>
        <w:t xml:space="preserve">Si </w:t>
      </w:r>
      <w:proofErr w:type="spellStart"/>
      <w:r w:rsidRPr="00D10C8C">
        <w:rPr>
          <w:rFonts w:eastAsia="Times New Roman"/>
          <w:b/>
          <w:bCs/>
          <w:lang w:eastAsia="es-ES"/>
        </w:rPr>
        <w:t>CtgryTipoID</w:t>
      </w:r>
      <w:proofErr w:type="spellEnd"/>
      <w:r w:rsidRPr="00D10C8C">
        <w:rPr>
          <w:rFonts w:eastAsia="Times New Roman"/>
          <w:lang w:eastAsia="es-ES"/>
        </w:rPr>
        <w:t xml:space="preserve"> es nulo o vacío, se usa </w:t>
      </w:r>
      <w:proofErr w:type="spellStart"/>
      <w:r w:rsidRPr="00D10C8C">
        <w:rPr>
          <w:rFonts w:eastAsia="Times New Roman"/>
          <w:b/>
          <w:bCs/>
          <w:lang w:eastAsia="es-ES"/>
        </w:rPr>
        <w:t>CtgryZonaID</w:t>
      </w:r>
      <w:proofErr w:type="spellEnd"/>
      <w:r w:rsidRPr="00D10C8C">
        <w:rPr>
          <w:rFonts w:eastAsia="Times New Roman"/>
          <w:lang w:eastAsia="es-ES"/>
        </w:rPr>
        <w:t>.</w:t>
      </w:r>
    </w:p>
    <w:p w14:paraId="4F633B5D" w14:textId="77777777" w:rsidR="00FF1538" w:rsidRPr="00D10C8C" w:rsidRDefault="00FF1538" w:rsidP="00C44EFC">
      <w:pPr>
        <w:pStyle w:val="Listas"/>
        <w:rPr>
          <w:rFonts w:eastAsia="Times New Roman"/>
          <w:lang w:eastAsia="es-ES"/>
        </w:rPr>
      </w:pPr>
      <w:r w:rsidRPr="00D10C8C">
        <w:rPr>
          <w:rFonts w:eastAsia="Times New Roman"/>
          <w:lang w:eastAsia="es-ES"/>
        </w:rPr>
        <w:t xml:space="preserve">Si </w:t>
      </w:r>
      <w:proofErr w:type="spellStart"/>
      <w:r w:rsidRPr="00D10C8C">
        <w:rPr>
          <w:rFonts w:eastAsia="Times New Roman"/>
          <w:b/>
          <w:bCs/>
          <w:lang w:eastAsia="es-ES"/>
        </w:rPr>
        <w:t>CtgryTipoID</w:t>
      </w:r>
      <w:proofErr w:type="spellEnd"/>
      <w:r w:rsidRPr="00D10C8C">
        <w:rPr>
          <w:rFonts w:eastAsia="Times New Roman"/>
          <w:lang w:eastAsia="es-ES"/>
        </w:rPr>
        <w:t xml:space="preserve"> tiene un valor, se utiliza como categoría principal.</w:t>
      </w:r>
    </w:p>
    <w:p w14:paraId="2CE93614" w14:textId="77777777" w:rsidR="00FF1538" w:rsidRPr="00D10C8C" w:rsidRDefault="00FF1538" w:rsidP="00C44EFC">
      <w:pPr>
        <w:pStyle w:val="Listas"/>
        <w:rPr>
          <w:rFonts w:eastAsia="Times New Roman"/>
          <w:lang w:eastAsia="es-ES"/>
        </w:rPr>
      </w:pPr>
      <w:r w:rsidRPr="00D10C8C">
        <w:rPr>
          <w:rFonts w:eastAsia="Times New Roman"/>
          <w:lang w:eastAsia="es-ES"/>
        </w:rPr>
        <w:t xml:space="preserve">Si ambos son nulos o vacíos, se asigna un valor por defecto de </w:t>
      </w:r>
      <w:r w:rsidRPr="00D10C8C">
        <w:rPr>
          <w:rFonts w:ascii="Courier New" w:eastAsia="Times New Roman" w:hAnsi="Courier New" w:cs="Courier New"/>
          <w:sz w:val="20"/>
          <w:szCs w:val="20"/>
          <w:lang w:eastAsia="es-ES"/>
        </w:rPr>
        <w:t>0</w:t>
      </w:r>
      <w:r w:rsidRPr="00D10C8C">
        <w:rPr>
          <w:rFonts w:eastAsia="Times New Roman"/>
          <w:lang w:eastAsia="es-ES"/>
        </w:rPr>
        <w:t>.</w:t>
      </w:r>
    </w:p>
    <w:p w14:paraId="09CC6833" w14:textId="77777777" w:rsidR="00FF1538" w:rsidRPr="00D10C8C" w:rsidRDefault="00FF1538" w:rsidP="00C44EFC">
      <w:pPr>
        <w:rPr>
          <w:lang w:eastAsia="es-ES"/>
        </w:rPr>
      </w:pPr>
      <w:r w:rsidRPr="00D10C8C">
        <w:rPr>
          <w:lang w:eastAsia="es-ES"/>
        </w:rPr>
        <w:t xml:space="preserve">La variable </w:t>
      </w:r>
      <w:proofErr w:type="spellStart"/>
      <w:r w:rsidRPr="00D10C8C">
        <w:rPr>
          <w:b/>
          <w:bCs/>
          <w:lang w:eastAsia="es-ES"/>
        </w:rPr>
        <w:t>ZonaDestino</w:t>
      </w:r>
      <w:proofErr w:type="spellEnd"/>
      <w:r w:rsidRPr="00D10C8C">
        <w:rPr>
          <w:lang w:eastAsia="es-ES"/>
        </w:rPr>
        <w:t xml:space="preserve"> también se actualiza en función de la categoría seleccionada.</w:t>
      </w:r>
    </w:p>
    <w:p w14:paraId="01C61238" w14:textId="2C0B65D4" w:rsidR="00FF1538" w:rsidRPr="00FF1538" w:rsidRDefault="00FF1538" w:rsidP="00FF1538">
      <w:pPr>
        <w:spacing w:after="0" w:line="240" w:lineRule="auto"/>
        <w:jc w:val="left"/>
        <w:rPr>
          <w:rFonts w:ascii="Times New Roman" w:eastAsia="Times New Roman" w:hAnsi="Times New Roman" w:cs="Times New Roman"/>
          <w:sz w:val="24"/>
          <w:szCs w:val="24"/>
          <w:lang w:eastAsia="es-ES"/>
        </w:rPr>
      </w:pPr>
    </w:p>
    <w:p w14:paraId="26B5AFD5" w14:textId="7A74BDA6" w:rsidR="00FF1538" w:rsidRPr="00D10C8C" w:rsidRDefault="00FF1538" w:rsidP="0013560E">
      <w:pPr>
        <w:pStyle w:val="Titulo3"/>
        <w:rPr>
          <w:rFonts w:eastAsia="Times New Roman"/>
          <w:lang w:eastAsia="es-ES"/>
        </w:rPr>
      </w:pPr>
      <w:bookmarkStart w:id="173" w:name="_Toc188990092"/>
      <w:bookmarkStart w:id="174" w:name="_Toc188990902"/>
      <w:r w:rsidRPr="00D10C8C">
        <w:rPr>
          <w:rFonts w:eastAsia="Times New Roman"/>
          <w:lang w:eastAsia="es-ES"/>
        </w:rPr>
        <w:t>Validación y Asignación de Categoría</w:t>
      </w:r>
      <w:bookmarkEnd w:id="173"/>
      <w:bookmarkEnd w:id="174"/>
    </w:p>
    <w:p w14:paraId="23274EC8" w14:textId="77777777" w:rsidR="00FF1538" w:rsidRPr="00D10C8C" w:rsidRDefault="00FF1538" w:rsidP="00703EE3">
      <w:pPr>
        <w:pStyle w:val="Codigo"/>
      </w:pPr>
      <w:r w:rsidRPr="00D10C8C">
        <w:t xml:space="preserve">' Verifica que </w:t>
      </w:r>
      <w:proofErr w:type="spellStart"/>
      <w:r w:rsidRPr="00D10C8C">
        <w:t>categoryValue</w:t>
      </w:r>
      <w:proofErr w:type="spellEnd"/>
      <w:r w:rsidRPr="00D10C8C">
        <w:t xml:space="preserve"> sea un número válido antes de llamar a </w:t>
      </w:r>
      <w:proofErr w:type="spellStart"/>
      <w:r w:rsidRPr="00D10C8C">
        <w:t>SetCategory</w:t>
      </w:r>
      <w:proofErr w:type="spellEnd"/>
    </w:p>
    <w:p w14:paraId="36061551" w14:textId="77777777" w:rsidR="00FF1538" w:rsidRPr="00D10C8C" w:rsidRDefault="00FF1538" w:rsidP="00703EE3">
      <w:pPr>
        <w:pStyle w:val="Codigo"/>
      </w:pPr>
      <w:proofErr w:type="spellStart"/>
      <w:r w:rsidRPr="00D10C8C">
        <w:t>If</w:t>
      </w:r>
      <w:proofErr w:type="spellEnd"/>
      <w:r w:rsidRPr="00D10C8C">
        <w:t xml:space="preserve"> </w:t>
      </w:r>
      <w:proofErr w:type="spellStart"/>
      <w:r w:rsidRPr="00D10C8C">
        <w:t>categoryValue</w:t>
      </w:r>
      <w:proofErr w:type="spellEnd"/>
      <w:r w:rsidRPr="00D10C8C">
        <w:t xml:space="preserve"> &lt;&gt; 0 </w:t>
      </w:r>
      <w:proofErr w:type="spellStart"/>
      <w:r w:rsidRPr="00D10C8C">
        <w:t>Then</w:t>
      </w:r>
      <w:proofErr w:type="spellEnd"/>
    </w:p>
    <w:p w14:paraId="226C82EB" w14:textId="77777777" w:rsidR="00FF1538" w:rsidRPr="00D10C8C" w:rsidRDefault="00FF1538" w:rsidP="00703EE3">
      <w:pPr>
        <w:pStyle w:val="Codigo"/>
      </w:pPr>
      <w:r w:rsidRPr="00D10C8C">
        <w:t xml:space="preserve">    </w:t>
      </w:r>
      <w:proofErr w:type="spellStart"/>
      <w:r w:rsidRPr="00D10C8C">
        <w:t>SetCategory</w:t>
      </w:r>
      <w:proofErr w:type="spellEnd"/>
      <w:r w:rsidRPr="00D10C8C">
        <w:t>(</w:t>
      </w:r>
      <w:proofErr w:type="spellStart"/>
      <w:proofErr w:type="gramStart"/>
      <w:r w:rsidRPr="00D10C8C">
        <w:t>categoryValue</w:t>
      </w:r>
      <w:proofErr w:type="spellEnd"/>
      <w:r w:rsidRPr="00D10C8C">
        <w:t>)  '</w:t>
      </w:r>
      <w:proofErr w:type="gramEnd"/>
      <w:r w:rsidRPr="00D10C8C">
        <w:t xml:space="preserve"> Llamada a </w:t>
      </w:r>
      <w:proofErr w:type="spellStart"/>
      <w:r w:rsidRPr="00D10C8C">
        <w:t>SetCategory</w:t>
      </w:r>
      <w:proofErr w:type="spellEnd"/>
      <w:r w:rsidRPr="00D10C8C">
        <w:t xml:space="preserve"> con el valor numérico de categoría</w:t>
      </w:r>
    </w:p>
    <w:p w14:paraId="37E73794" w14:textId="77777777" w:rsidR="00FF1538" w:rsidRPr="00D10C8C" w:rsidRDefault="00FF1538" w:rsidP="00703EE3">
      <w:pPr>
        <w:pStyle w:val="Codigo"/>
      </w:pPr>
      <w:proofErr w:type="spellStart"/>
      <w:r w:rsidRPr="00D10C8C">
        <w:t>Else</w:t>
      </w:r>
      <w:proofErr w:type="spellEnd"/>
    </w:p>
    <w:p w14:paraId="3C4C0A2C" w14:textId="77777777" w:rsidR="00FF1538" w:rsidRPr="00D10C8C" w:rsidRDefault="00FF1538" w:rsidP="00703EE3">
      <w:pPr>
        <w:pStyle w:val="Codigo"/>
      </w:pPr>
      <w:r w:rsidRPr="00D10C8C">
        <w:t xml:space="preserve">    ' Manejo de error si no se proporciona un valor de categoría válido</w:t>
      </w:r>
    </w:p>
    <w:p w14:paraId="4C2F18EB" w14:textId="77777777" w:rsidR="00FF1538" w:rsidRPr="00D10C8C" w:rsidRDefault="00FF1538" w:rsidP="00703EE3">
      <w:pPr>
        <w:pStyle w:val="Codigo"/>
      </w:pPr>
      <w:r w:rsidRPr="00D10C8C">
        <w:t xml:space="preserve">    ' Podrías registrar un error o asignar una categoría por defecto</w:t>
      </w:r>
    </w:p>
    <w:p w14:paraId="45DBCE88" w14:textId="77777777" w:rsidR="00FF1538" w:rsidRPr="00D10C8C" w:rsidRDefault="00FF1538" w:rsidP="00703EE3">
      <w:pPr>
        <w:pStyle w:val="Codigo"/>
      </w:pPr>
      <w:r w:rsidRPr="00D10C8C">
        <w:t xml:space="preserve">    </w:t>
      </w:r>
      <w:proofErr w:type="spellStart"/>
      <w:proofErr w:type="gramStart"/>
      <w:r w:rsidRPr="00D10C8C">
        <w:t>SetCategory</w:t>
      </w:r>
      <w:proofErr w:type="spellEnd"/>
      <w:r w:rsidRPr="00D10C8C">
        <w:t>(</w:t>
      </w:r>
      <w:proofErr w:type="gramEnd"/>
      <w:r w:rsidRPr="00D10C8C">
        <w:t>0)  ' Asignar categoría por defecto (ejemplo)</w:t>
      </w:r>
    </w:p>
    <w:p w14:paraId="1C8F051C" w14:textId="77777777" w:rsidR="00FF1538" w:rsidRPr="00D10C8C" w:rsidRDefault="00FF1538" w:rsidP="00703EE3">
      <w:pPr>
        <w:pStyle w:val="Codigo"/>
      </w:pPr>
      <w:r w:rsidRPr="00D10C8C">
        <w:t xml:space="preserve">End </w:t>
      </w:r>
      <w:proofErr w:type="spellStart"/>
      <w:r w:rsidRPr="00D10C8C">
        <w:t>If</w:t>
      </w:r>
      <w:proofErr w:type="spellEnd"/>
    </w:p>
    <w:p w14:paraId="35C3C483" w14:textId="77777777" w:rsidR="00FF1538" w:rsidRPr="00D10C8C" w:rsidRDefault="00FF1538" w:rsidP="0013560E">
      <w:pPr>
        <w:pStyle w:val="Titulo4"/>
        <w:rPr>
          <w:rFonts w:eastAsia="Times New Roman"/>
          <w:lang w:eastAsia="es-ES"/>
        </w:rPr>
      </w:pPr>
      <w:r w:rsidRPr="00D10C8C">
        <w:rPr>
          <w:rFonts w:eastAsia="Times New Roman"/>
          <w:lang w:eastAsia="es-ES"/>
        </w:rPr>
        <w:t>Descripción:</w:t>
      </w:r>
    </w:p>
    <w:p w14:paraId="3256980D" w14:textId="77777777" w:rsidR="00FF1538" w:rsidRPr="00D10C8C" w:rsidRDefault="00FF1538" w:rsidP="008A56CA">
      <w:pPr>
        <w:pStyle w:val="Listas"/>
        <w:rPr>
          <w:rFonts w:eastAsia="Times New Roman"/>
          <w:lang w:eastAsia="es-ES"/>
        </w:rPr>
      </w:pPr>
      <w:r w:rsidRPr="00D10C8C">
        <w:rPr>
          <w:rFonts w:eastAsia="Times New Roman"/>
          <w:lang w:eastAsia="es-ES"/>
        </w:rPr>
        <w:t xml:space="preserve">Se verifica que el valor de </w:t>
      </w:r>
      <w:proofErr w:type="spellStart"/>
      <w:r w:rsidRPr="00D10C8C">
        <w:rPr>
          <w:rFonts w:eastAsia="Times New Roman"/>
          <w:b/>
          <w:bCs/>
          <w:lang w:eastAsia="es-ES"/>
        </w:rPr>
        <w:t>categoryValue</w:t>
      </w:r>
      <w:proofErr w:type="spellEnd"/>
      <w:r w:rsidRPr="00D10C8C">
        <w:rPr>
          <w:rFonts w:eastAsia="Times New Roman"/>
          <w:lang w:eastAsia="es-ES"/>
        </w:rPr>
        <w:t xml:space="preserve"> sea diferente de </w:t>
      </w:r>
      <w:r w:rsidRPr="00D10C8C">
        <w:rPr>
          <w:rFonts w:ascii="Courier New" w:eastAsia="Times New Roman" w:hAnsi="Courier New" w:cs="Courier New"/>
          <w:sz w:val="20"/>
          <w:szCs w:val="20"/>
          <w:lang w:eastAsia="es-ES"/>
        </w:rPr>
        <w:t>0</w:t>
      </w:r>
      <w:r w:rsidRPr="00D10C8C">
        <w:rPr>
          <w:rFonts w:eastAsia="Times New Roman"/>
          <w:lang w:eastAsia="es-ES"/>
        </w:rPr>
        <w:t xml:space="preserve"> antes de llamar a </w:t>
      </w:r>
      <w:proofErr w:type="spellStart"/>
      <w:r w:rsidRPr="00D10C8C">
        <w:rPr>
          <w:rFonts w:ascii="Courier New" w:eastAsia="Times New Roman" w:hAnsi="Courier New" w:cs="Courier New"/>
          <w:sz w:val="20"/>
          <w:szCs w:val="20"/>
          <w:lang w:eastAsia="es-ES"/>
        </w:rPr>
        <w:t>SetCategory</w:t>
      </w:r>
      <w:proofErr w:type="spellEnd"/>
      <w:r w:rsidRPr="00D10C8C">
        <w:rPr>
          <w:rFonts w:eastAsia="Times New Roman"/>
          <w:lang w:eastAsia="es-ES"/>
        </w:rPr>
        <w:t>.</w:t>
      </w:r>
    </w:p>
    <w:p w14:paraId="3F1408FC" w14:textId="77777777" w:rsidR="00FF1538" w:rsidRPr="00D10C8C" w:rsidRDefault="00FF1538" w:rsidP="008A56CA">
      <w:pPr>
        <w:pStyle w:val="Listas"/>
        <w:rPr>
          <w:rFonts w:eastAsia="Times New Roman"/>
          <w:lang w:eastAsia="es-ES"/>
        </w:rPr>
      </w:pPr>
      <w:r w:rsidRPr="00D10C8C">
        <w:rPr>
          <w:rFonts w:eastAsia="Times New Roman"/>
          <w:lang w:eastAsia="es-ES"/>
        </w:rPr>
        <w:t>Si no es válido, se asigna una categoría por defecto (</w:t>
      </w:r>
      <w:r w:rsidRPr="00D10C8C">
        <w:rPr>
          <w:rFonts w:ascii="Courier New" w:eastAsia="Times New Roman" w:hAnsi="Courier New" w:cs="Courier New"/>
          <w:sz w:val="20"/>
          <w:szCs w:val="20"/>
          <w:lang w:eastAsia="es-ES"/>
        </w:rPr>
        <w:t>0</w:t>
      </w:r>
      <w:r w:rsidRPr="00D10C8C">
        <w:rPr>
          <w:rFonts w:eastAsia="Times New Roman"/>
          <w:lang w:eastAsia="es-ES"/>
        </w:rPr>
        <w:t>) como medida de seguridad.</w:t>
      </w:r>
    </w:p>
    <w:p w14:paraId="7EA9725A" w14:textId="4C4E3435" w:rsidR="00FF1538" w:rsidRPr="00FF1538" w:rsidRDefault="00FF1538" w:rsidP="00FF1538">
      <w:pPr>
        <w:spacing w:after="0" w:line="240" w:lineRule="auto"/>
        <w:jc w:val="left"/>
        <w:rPr>
          <w:rFonts w:ascii="Times New Roman" w:eastAsia="Times New Roman" w:hAnsi="Times New Roman" w:cs="Times New Roman"/>
          <w:sz w:val="24"/>
          <w:szCs w:val="24"/>
          <w:lang w:eastAsia="es-ES"/>
        </w:rPr>
      </w:pPr>
    </w:p>
    <w:p w14:paraId="149349DF" w14:textId="77777777" w:rsidR="00542663" w:rsidRPr="00D10C8C" w:rsidRDefault="00542663">
      <w:pPr>
        <w:spacing w:after="160" w:line="259" w:lineRule="auto"/>
        <w:jc w:val="left"/>
        <w:rPr>
          <w:rFonts w:ascii="Times New Roman" w:eastAsia="Times New Roman" w:hAnsi="Times New Roman" w:cs="Times New Roman"/>
          <w:b/>
          <w:bCs/>
          <w:sz w:val="24"/>
          <w:szCs w:val="24"/>
          <w:lang w:eastAsia="es-ES"/>
        </w:rPr>
      </w:pPr>
      <w:r w:rsidRPr="00D10C8C">
        <w:rPr>
          <w:rFonts w:ascii="Times New Roman" w:eastAsia="Times New Roman" w:hAnsi="Times New Roman" w:cs="Times New Roman"/>
          <w:b/>
          <w:bCs/>
          <w:sz w:val="24"/>
          <w:szCs w:val="24"/>
          <w:lang w:eastAsia="es-ES"/>
        </w:rPr>
        <w:br w:type="page"/>
      </w:r>
    </w:p>
    <w:p w14:paraId="4594D97C" w14:textId="3E3BDE68" w:rsidR="00FF1538" w:rsidRPr="00D10C8C" w:rsidRDefault="00FF1538" w:rsidP="00BB2945">
      <w:pPr>
        <w:pStyle w:val="Titulo3"/>
        <w:rPr>
          <w:rFonts w:eastAsia="Times New Roman"/>
          <w:lang w:eastAsia="es-ES"/>
        </w:rPr>
      </w:pPr>
      <w:bookmarkStart w:id="175" w:name="_Toc188990093"/>
      <w:bookmarkStart w:id="176" w:name="_Toc188990903"/>
      <w:r w:rsidRPr="00D10C8C">
        <w:rPr>
          <w:rFonts w:eastAsia="Times New Roman"/>
          <w:lang w:eastAsia="es-ES"/>
        </w:rPr>
        <w:lastRenderedPageBreak/>
        <w:t>Actualización de Datos de Destino</w:t>
      </w:r>
      <w:bookmarkEnd w:id="175"/>
      <w:bookmarkEnd w:id="176"/>
    </w:p>
    <w:p w14:paraId="7A684E5F" w14:textId="77777777" w:rsidR="00FF1538" w:rsidRPr="00D10C8C" w:rsidRDefault="00FF1538" w:rsidP="00542663">
      <w:pPr>
        <w:pStyle w:val="Codigo"/>
      </w:pPr>
      <w:r w:rsidRPr="00D10C8C">
        <w:t>'--- Actualización de los datos de destino usando valores obtenidos desde el origen</w:t>
      </w:r>
    </w:p>
    <w:p w14:paraId="0E939B09" w14:textId="77777777" w:rsidR="00FF1538" w:rsidRPr="00D10C8C" w:rsidRDefault="00FF1538" w:rsidP="00542663">
      <w:pPr>
        <w:pStyle w:val="Codigo"/>
      </w:pPr>
      <w:proofErr w:type="spellStart"/>
      <w:r w:rsidRPr="00D10C8C">
        <w:t>SetField</w:t>
      </w:r>
      <w:proofErr w:type="spellEnd"/>
      <w:r w:rsidRPr="00D10C8C">
        <w:t xml:space="preserve"> "</w:t>
      </w:r>
      <w:proofErr w:type="spellStart"/>
      <w:r w:rsidRPr="00D10C8C">
        <w:t>Estado_ID</w:t>
      </w:r>
      <w:proofErr w:type="spellEnd"/>
      <w:r w:rsidRPr="00D10C8C">
        <w:t>", 2</w:t>
      </w:r>
    </w:p>
    <w:p w14:paraId="4FAF59F2" w14:textId="77777777" w:rsidR="00FF1538" w:rsidRPr="00D10C8C" w:rsidRDefault="00FF1538" w:rsidP="00542663">
      <w:pPr>
        <w:pStyle w:val="Codigo"/>
      </w:pPr>
      <w:proofErr w:type="spellStart"/>
      <w:r w:rsidRPr="00D10C8C">
        <w:t>SetField</w:t>
      </w:r>
      <w:proofErr w:type="spellEnd"/>
      <w:r w:rsidRPr="00D10C8C">
        <w:t xml:space="preserve"> "</w:t>
      </w:r>
      <w:proofErr w:type="spellStart"/>
      <w:r w:rsidRPr="00D10C8C">
        <w:t>Zona_ID</w:t>
      </w:r>
      <w:proofErr w:type="spellEnd"/>
      <w:r w:rsidRPr="00D10C8C">
        <w:t xml:space="preserve">", </w:t>
      </w:r>
      <w:proofErr w:type="spellStart"/>
      <w:r w:rsidRPr="00D10C8C">
        <w:t>ZonaDestino</w:t>
      </w:r>
      <w:proofErr w:type="spellEnd"/>
    </w:p>
    <w:p w14:paraId="151A832A" w14:textId="77777777" w:rsidR="00FF1538" w:rsidRPr="00D10C8C" w:rsidRDefault="00FF1538" w:rsidP="00542663">
      <w:pPr>
        <w:pStyle w:val="Codigo"/>
      </w:pPr>
    </w:p>
    <w:p w14:paraId="3526AB77" w14:textId="77777777" w:rsidR="00FF1538" w:rsidRPr="007B7D05" w:rsidRDefault="00FF1538" w:rsidP="00542663">
      <w:pPr>
        <w:pStyle w:val="Codigo"/>
        <w:rPr>
          <w:lang w:val="en-US"/>
        </w:rPr>
      </w:pPr>
      <w:proofErr w:type="spellStart"/>
      <w:r w:rsidRPr="007B7D05">
        <w:rPr>
          <w:lang w:val="en-US"/>
        </w:rPr>
        <w:t>SetField</w:t>
      </w:r>
      <w:proofErr w:type="spellEnd"/>
      <w:r w:rsidRPr="007B7D05">
        <w:rPr>
          <w:lang w:val="en-US"/>
        </w:rPr>
        <w:t xml:space="preserve"> "</w:t>
      </w:r>
      <w:proofErr w:type="spellStart"/>
      <w:r w:rsidRPr="007B7D05">
        <w:rPr>
          <w:lang w:val="en-US"/>
        </w:rPr>
        <w:t>ID_Notificacion</w:t>
      </w:r>
      <w:proofErr w:type="spellEnd"/>
      <w:r w:rsidRPr="007B7D05">
        <w:rPr>
          <w:lang w:val="en-US"/>
        </w:rPr>
        <w:t xml:space="preserve">", </w:t>
      </w:r>
      <w:proofErr w:type="spellStart"/>
      <w:r w:rsidRPr="007B7D05">
        <w:rPr>
          <w:lang w:val="en-US"/>
        </w:rPr>
        <w:t>SourceIndexData.GetField</w:t>
      </w:r>
      <w:proofErr w:type="spellEnd"/>
      <w:r w:rsidRPr="007B7D05">
        <w:rPr>
          <w:lang w:val="en-US"/>
        </w:rPr>
        <w:t>("</w:t>
      </w:r>
      <w:proofErr w:type="spellStart"/>
      <w:r w:rsidRPr="007B7D05">
        <w:rPr>
          <w:lang w:val="en-US"/>
        </w:rPr>
        <w:t>ID_Notificacion</w:t>
      </w:r>
      <w:proofErr w:type="spellEnd"/>
      <w:r w:rsidRPr="007B7D05">
        <w:rPr>
          <w:lang w:val="en-US"/>
        </w:rPr>
        <w:t>")</w:t>
      </w:r>
    </w:p>
    <w:p w14:paraId="278CB977" w14:textId="77777777" w:rsidR="00FF1538" w:rsidRPr="007B7D05" w:rsidRDefault="00FF1538" w:rsidP="00542663">
      <w:pPr>
        <w:pStyle w:val="Codigo"/>
        <w:rPr>
          <w:lang w:val="en-US"/>
        </w:rPr>
      </w:pPr>
      <w:proofErr w:type="spellStart"/>
      <w:r w:rsidRPr="007B7D05">
        <w:rPr>
          <w:lang w:val="en-US"/>
        </w:rPr>
        <w:t>SetField</w:t>
      </w:r>
      <w:proofErr w:type="spellEnd"/>
      <w:r w:rsidRPr="007B7D05">
        <w:rPr>
          <w:lang w:val="en-US"/>
        </w:rPr>
        <w:t xml:space="preserve"> "</w:t>
      </w:r>
      <w:proofErr w:type="spellStart"/>
      <w:r w:rsidRPr="007B7D05">
        <w:rPr>
          <w:lang w:val="en-US"/>
        </w:rPr>
        <w:t>Asunto</w:t>
      </w:r>
      <w:proofErr w:type="spellEnd"/>
      <w:r w:rsidRPr="007B7D05">
        <w:rPr>
          <w:lang w:val="en-US"/>
        </w:rPr>
        <w:t xml:space="preserve">", </w:t>
      </w:r>
      <w:proofErr w:type="spellStart"/>
      <w:r w:rsidRPr="007B7D05">
        <w:rPr>
          <w:lang w:val="en-US"/>
        </w:rPr>
        <w:t>SourceIndexData.GetField</w:t>
      </w:r>
      <w:proofErr w:type="spellEnd"/>
      <w:r w:rsidRPr="007B7D05">
        <w:rPr>
          <w:lang w:val="en-US"/>
        </w:rPr>
        <w:t>("</w:t>
      </w:r>
      <w:proofErr w:type="spellStart"/>
      <w:r w:rsidRPr="007B7D05">
        <w:rPr>
          <w:lang w:val="en-US"/>
        </w:rPr>
        <w:t>Asunto</w:t>
      </w:r>
      <w:proofErr w:type="spellEnd"/>
      <w:r w:rsidRPr="007B7D05">
        <w:rPr>
          <w:lang w:val="en-US"/>
        </w:rPr>
        <w:t>")</w:t>
      </w:r>
    </w:p>
    <w:p w14:paraId="5CB3DDC6" w14:textId="77777777" w:rsidR="00FF1538" w:rsidRPr="007B7D05" w:rsidRDefault="00FF1538" w:rsidP="00542663">
      <w:pPr>
        <w:pStyle w:val="Codigo"/>
        <w:rPr>
          <w:lang w:val="en-US"/>
        </w:rPr>
      </w:pPr>
      <w:proofErr w:type="spellStart"/>
      <w:r w:rsidRPr="007B7D05">
        <w:rPr>
          <w:lang w:val="en-US"/>
        </w:rPr>
        <w:t>SetField</w:t>
      </w:r>
      <w:proofErr w:type="spellEnd"/>
      <w:r w:rsidRPr="007B7D05">
        <w:rPr>
          <w:lang w:val="en-US"/>
        </w:rPr>
        <w:t xml:space="preserve"> "</w:t>
      </w:r>
      <w:proofErr w:type="spellStart"/>
      <w:r w:rsidRPr="007B7D05">
        <w:rPr>
          <w:lang w:val="en-US"/>
        </w:rPr>
        <w:t>No_Expediente</w:t>
      </w:r>
      <w:proofErr w:type="spellEnd"/>
      <w:r w:rsidRPr="007B7D05">
        <w:rPr>
          <w:lang w:val="en-US"/>
        </w:rPr>
        <w:t xml:space="preserve">", </w:t>
      </w:r>
      <w:proofErr w:type="spellStart"/>
      <w:r w:rsidRPr="007B7D05">
        <w:rPr>
          <w:lang w:val="en-US"/>
        </w:rPr>
        <w:t>SourceIndexData.GetField</w:t>
      </w:r>
      <w:proofErr w:type="spellEnd"/>
      <w:r w:rsidRPr="007B7D05">
        <w:rPr>
          <w:lang w:val="en-US"/>
        </w:rPr>
        <w:t>("</w:t>
      </w:r>
      <w:proofErr w:type="spellStart"/>
      <w:r w:rsidRPr="007B7D05">
        <w:rPr>
          <w:lang w:val="en-US"/>
        </w:rPr>
        <w:t>No_Expediente</w:t>
      </w:r>
      <w:proofErr w:type="spellEnd"/>
      <w:r w:rsidRPr="007B7D05">
        <w:rPr>
          <w:lang w:val="en-US"/>
        </w:rPr>
        <w:t>")</w:t>
      </w:r>
    </w:p>
    <w:p w14:paraId="7B4FE312" w14:textId="77777777" w:rsidR="00FF1538" w:rsidRPr="007B7D05" w:rsidRDefault="00FF1538" w:rsidP="00542663">
      <w:pPr>
        <w:pStyle w:val="Codigo"/>
        <w:rPr>
          <w:lang w:val="en-US"/>
        </w:rPr>
      </w:pPr>
      <w:proofErr w:type="spellStart"/>
      <w:r w:rsidRPr="007B7D05">
        <w:rPr>
          <w:lang w:val="en-US"/>
        </w:rPr>
        <w:t>SetField</w:t>
      </w:r>
      <w:proofErr w:type="spellEnd"/>
      <w:r w:rsidRPr="007B7D05">
        <w:rPr>
          <w:lang w:val="en-US"/>
        </w:rPr>
        <w:t xml:space="preserve"> "</w:t>
      </w:r>
      <w:proofErr w:type="spellStart"/>
      <w:r w:rsidRPr="007B7D05">
        <w:rPr>
          <w:lang w:val="en-US"/>
        </w:rPr>
        <w:t>No_Expediente_Interno</w:t>
      </w:r>
      <w:proofErr w:type="spellEnd"/>
      <w:r w:rsidRPr="007B7D05">
        <w:rPr>
          <w:lang w:val="en-US"/>
        </w:rPr>
        <w:t xml:space="preserve">", </w:t>
      </w:r>
      <w:proofErr w:type="spellStart"/>
      <w:r w:rsidRPr="007B7D05">
        <w:rPr>
          <w:lang w:val="en-US"/>
        </w:rPr>
        <w:t>SourceIndexData.GetField</w:t>
      </w:r>
      <w:proofErr w:type="spellEnd"/>
      <w:r w:rsidRPr="007B7D05">
        <w:rPr>
          <w:lang w:val="en-US"/>
        </w:rPr>
        <w:t>("</w:t>
      </w:r>
      <w:proofErr w:type="spellStart"/>
      <w:r w:rsidRPr="007B7D05">
        <w:rPr>
          <w:lang w:val="en-US"/>
        </w:rPr>
        <w:t>No_Expediente_Interno</w:t>
      </w:r>
      <w:proofErr w:type="spellEnd"/>
      <w:r w:rsidRPr="007B7D05">
        <w:rPr>
          <w:lang w:val="en-US"/>
        </w:rPr>
        <w:t>")</w:t>
      </w:r>
    </w:p>
    <w:p w14:paraId="42C72A31" w14:textId="77777777" w:rsidR="00FF1538" w:rsidRPr="007B7D05" w:rsidRDefault="00FF1538" w:rsidP="00542663">
      <w:pPr>
        <w:pStyle w:val="Codigo"/>
        <w:rPr>
          <w:lang w:val="en-US"/>
        </w:rPr>
      </w:pPr>
      <w:proofErr w:type="spellStart"/>
      <w:r w:rsidRPr="007B7D05">
        <w:rPr>
          <w:lang w:val="en-US"/>
        </w:rPr>
        <w:t>SetField</w:t>
      </w:r>
      <w:proofErr w:type="spellEnd"/>
      <w:r w:rsidRPr="007B7D05">
        <w:rPr>
          <w:lang w:val="en-US"/>
        </w:rPr>
        <w:t xml:space="preserve"> "</w:t>
      </w:r>
      <w:proofErr w:type="spellStart"/>
      <w:r w:rsidRPr="007B7D05">
        <w:rPr>
          <w:lang w:val="en-US"/>
        </w:rPr>
        <w:t>Comentarios</w:t>
      </w:r>
      <w:proofErr w:type="spellEnd"/>
      <w:r w:rsidRPr="007B7D05">
        <w:rPr>
          <w:lang w:val="en-US"/>
        </w:rPr>
        <w:t xml:space="preserve">", </w:t>
      </w:r>
      <w:proofErr w:type="spellStart"/>
      <w:r w:rsidRPr="007B7D05">
        <w:rPr>
          <w:lang w:val="en-US"/>
        </w:rPr>
        <w:t>SourceIndexData.GetField</w:t>
      </w:r>
      <w:proofErr w:type="spellEnd"/>
      <w:r w:rsidRPr="007B7D05">
        <w:rPr>
          <w:lang w:val="en-US"/>
        </w:rPr>
        <w:t>("</w:t>
      </w:r>
      <w:proofErr w:type="spellStart"/>
      <w:r w:rsidRPr="007B7D05">
        <w:rPr>
          <w:lang w:val="en-US"/>
        </w:rPr>
        <w:t>Comentarios</w:t>
      </w:r>
      <w:proofErr w:type="spellEnd"/>
      <w:r w:rsidRPr="007B7D05">
        <w:rPr>
          <w:lang w:val="en-US"/>
        </w:rPr>
        <w:t>")</w:t>
      </w:r>
    </w:p>
    <w:p w14:paraId="6DAA6EFE" w14:textId="77777777" w:rsidR="00FF1538" w:rsidRPr="007B7D05" w:rsidRDefault="00FF1538" w:rsidP="00542663">
      <w:pPr>
        <w:pStyle w:val="Codigo"/>
        <w:rPr>
          <w:lang w:val="en-US"/>
        </w:rPr>
      </w:pPr>
      <w:proofErr w:type="spellStart"/>
      <w:r w:rsidRPr="007B7D05">
        <w:rPr>
          <w:lang w:val="en-US"/>
        </w:rPr>
        <w:t>SetField</w:t>
      </w:r>
      <w:proofErr w:type="spellEnd"/>
      <w:r w:rsidRPr="007B7D05">
        <w:rPr>
          <w:lang w:val="en-US"/>
        </w:rPr>
        <w:t xml:space="preserve"> "</w:t>
      </w:r>
      <w:proofErr w:type="spellStart"/>
      <w:r w:rsidRPr="007B7D05">
        <w:rPr>
          <w:lang w:val="en-US"/>
        </w:rPr>
        <w:t>Fecha_Envio</w:t>
      </w:r>
      <w:proofErr w:type="spellEnd"/>
      <w:r w:rsidRPr="007B7D05">
        <w:rPr>
          <w:lang w:val="en-US"/>
        </w:rPr>
        <w:t xml:space="preserve">", </w:t>
      </w:r>
      <w:proofErr w:type="spellStart"/>
      <w:r w:rsidRPr="007B7D05">
        <w:rPr>
          <w:lang w:val="en-US"/>
        </w:rPr>
        <w:t>SourceIndexData.GetField</w:t>
      </w:r>
      <w:proofErr w:type="spellEnd"/>
      <w:r w:rsidRPr="007B7D05">
        <w:rPr>
          <w:lang w:val="en-US"/>
        </w:rPr>
        <w:t>("</w:t>
      </w:r>
      <w:proofErr w:type="spellStart"/>
      <w:r w:rsidRPr="007B7D05">
        <w:rPr>
          <w:lang w:val="en-US"/>
        </w:rPr>
        <w:t>Fecha_Envio</w:t>
      </w:r>
      <w:proofErr w:type="spellEnd"/>
      <w:r w:rsidRPr="007B7D05">
        <w:rPr>
          <w:lang w:val="en-US"/>
        </w:rPr>
        <w:t>")</w:t>
      </w:r>
    </w:p>
    <w:p w14:paraId="3E70F445" w14:textId="77777777" w:rsidR="00FF1538" w:rsidRPr="007B7D05" w:rsidRDefault="00FF1538" w:rsidP="00542663">
      <w:pPr>
        <w:pStyle w:val="Codigo"/>
        <w:rPr>
          <w:lang w:val="en-US"/>
        </w:rPr>
      </w:pPr>
      <w:proofErr w:type="spellStart"/>
      <w:r w:rsidRPr="007B7D05">
        <w:rPr>
          <w:lang w:val="en-US"/>
        </w:rPr>
        <w:t>SetField</w:t>
      </w:r>
      <w:proofErr w:type="spellEnd"/>
      <w:r w:rsidRPr="007B7D05">
        <w:rPr>
          <w:lang w:val="en-US"/>
        </w:rPr>
        <w:t xml:space="preserve"> "</w:t>
      </w:r>
      <w:proofErr w:type="spellStart"/>
      <w:r w:rsidRPr="007B7D05">
        <w:rPr>
          <w:lang w:val="en-US"/>
        </w:rPr>
        <w:t>Fecha_Maxima</w:t>
      </w:r>
      <w:proofErr w:type="spellEnd"/>
      <w:r w:rsidRPr="007B7D05">
        <w:rPr>
          <w:lang w:val="en-US"/>
        </w:rPr>
        <w:t xml:space="preserve">", </w:t>
      </w:r>
      <w:proofErr w:type="spellStart"/>
      <w:r w:rsidRPr="007B7D05">
        <w:rPr>
          <w:lang w:val="en-US"/>
        </w:rPr>
        <w:t>SourceIndexData.GetField</w:t>
      </w:r>
      <w:proofErr w:type="spellEnd"/>
      <w:r w:rsidRPr="007B7D05">
        <w:rPr>
          <w:lang w:val="en-US"/>
        </w:rPr>
        <w:t>("</w:t>
      </w:r>
      <w:proofErr w:type="spellStart"/>
      <w:r w:rsidRPr="007B7D05">
        <w:rPr>
          <w:lang w:val="en-US"/>
        </w:rPr>
        <w:t>Fecha_Maxima</w:t>
      </w:r>
      <w:proofErr w:type="spellEnd"/>
      <w:r w:rsidRPr="007B7D05">
        <w:rPr>
          <w:lang w:val="en-US"/>
        </w:rPr>
        <w:t>")</w:t>
      </w:r>
    </w:p>
    <w:p w14:paraId="0E57C76C" w14:textId="77777777" w:rsidR="00FF1538" w:rsidRPr="007B7D05" w:rsidRDefault="00FF1538" w:rsidP="00542663">
      <w:pPr>
        <w:pStyle w:val="Codigo"/>
        <w:rPr>
          <w:lang w:val="en-US"/>
        </w:rPr>
      </w:pPr>
      <w:proofErr w:type="spellStart"/>
      <w:r w:rsidRPr="007B7D05">
        <w:rPr>
          <w:lang w:val="en-US"/>
        </w:rPr>
        <w:t>SetField</w:t>
      </w:r>
      <w:proofErr w:type="spellEnd"/>
      <w:r w:rsidRPr="007B7D05">
        <w:rPr>
          <w:lang w:val="en-US"/>
        </w:rPr>
        <w:t xml:space="preserve"> "</w:t>
      </w:r>
      <w:proofErr w:type="spellStart"/>
      <w:r w:rsidRPr="007B7D05">
        <w:rPr>
          <w:lang w:val="en-US"/>
        </w:rPr>
        <w:t>Fecha_Aviso_Previo</w:t>
      </w:r>
      <w:proofErr w:type="spellEnd"/>
      <w:r w:rsidRPr="007B7D05">
        <w:rPr>
          <w:lang w:val="en-US"/>
        </w:rPr>
        <w:t xml:space="preserve">", </w:t>
      </w:r>
      <w:proofErr w:type="spellStart"/>
      <w:r w:rsidRPr="007B7D05">
        <w:rPr>
          <w:lang w:val="en-US"/>
        </w:rPr>
        <w:t>SourceIndexData.GetField</w:t>
      </w:r>
      <w:proofErr w:type="spellEnd"/>
      <w:r w:rsidRPr="007B7D05">
        <w:rPr>
          <w:lang w:val="en-US"/>
        </w:rPr>
        <w:t>("</w:t>
      </w:r>
      <w:proofErr w:type="spellStart"/>
      <w:r w:rsidRPr="007B7D05">
        <w:rPr>
          <w:lang w:val="en-US"/>
        </w:rPr>
        <w:t>Fecha_Aviso_Previo</w:t>
      </w:r>
      <w:proofErr w:type="spellEnd"/>
      <w:r w:rsidRPr="007B7D05">
        <w:rPr>
          <w:lang w:val="en-US"/>
        </w:rPr>
        <w:t>")</w:t>
      </w:r>
    </w:p>
    <w:p w14:paraId="588A313B" w14:textId="77777777" w:rsidR="00FF1538" w:rsidRPr="007B7D05" w:rsidRDefault="00FF1538" w:rsidP="00542663">
      <w:pPr>
        <w:pStyle w:val="Codigo"/>
        <w:rPr>
          <w:lang w:val="en-US"/>
        </w:rPr>
      </w:pPr>
      <w:proofErr w:type="spellStart"/>
      <w:r w:rsidRPr="007B7D05">
        <w:rPr>
          <w:lang w:val="en-US"/>
        </w:rPr>
        <w:t>SetField</w:t>
      </w:r>
      <w:proofErr w:type="spellEnd"/>
      <w:r w:rsidRPr="007B7D05">
        <w:rPr>
          <w:lang w:val="en-US"/>
        </w:rPr>
        <w:t xml:space="preserve"> "</w:t>
      </w:r>
      <w:proofErr w:type="spellStart"/>
      <w:r w:rsidRPr="007B7D05">
        <w:rPr>
          <w:lang w:val="en-US"/>
        </w:rPr>
        <w:t>Org_nombre</w:t>
      </w:r>
      <w:proofErr w:type="spellEnd"/>
      <w:r w:rsidRPr="007B7D05">
        <w:rPr>
          <w:lang w:val="en-US"/>
        </w:rPr>
        <w:t xml:space="preserve">", </w:t>
      </w:r>
      <w:proofErr w:type="spellStart"/>
      <w:r w:rsidRPr="007B7D05">
        <w:rPr>
          <w:lang w:val="en-US"/>
        </w:rPr>
        <w:t>SourceIndexData.GetField</w:t>
      </w:r>
      <w:proofErr w:type="spellEnd"/>
      <w:r w:rsidRPr="007B7D05">
        <w:rPr>
          <w:lang w:val="en-US"/>
        </w:rPr>
        <w:t>("</w:t>
      </w:r>
      <w:proofErr w:type="spellStart"/>
      <w:r w:rsidRPr="007B7D05">
        <w:rPr>
          <w:lang w:val="en-US"/>
        </w:rPr>
        <w:t>Org_nombre</w:t>
      </w:r>
      <w:proofErr w:type="spellEnd"/>
      <w:r w:rsidRPr="007B7D05">
        <w:rPr>
          <w:lang w:val="en-US"/>
        </w:rPr>
        <w:t>")</w:t>
      </w:r>
    </w:p>
    <w:p w14:paraId="488F8AB6" w14:textId="77777777" w:rsidR="00FF1538" w:rsidRPr="007B7D05" w:rsidRDefault="00FF1538" w:rsidP="00542663">
      <w:pPr>
        <w:pStyle w:val="Codigo"/>
        <w:rPr>
          <w:lang w:val="en-US"/>
        </w:rPr>
      </w:pPr>
      <w:proofErr w:type="spellStart"/>
      <w:r w:rsidRPr="007B7D05">
        <w:rPr>
          <w:lang w:val="en-US"/>
        </w:rPr>
        <w:t>SetField</w:t>
      </w:r>
      <w:proofErr w:type="spellEnd"/>
      <w:r w:rsidRPr="007B7D05">
        <w:rPr>
          <w:lang w:val="en-US"/>
        </w:rPr>
        <w:t xml:space="preserve"> "</w:t>
      </w:r>
      <w:proofErr w:type="spellStart"/>
      <w:r w:rsidRPr="007B7D05">
        <w:rPr>
          <w:lang w:val="en-US"/>
        </w:rPr>
        <w:t>FechaLectura</w:t>
      </w:r>
      <w:proofErr w:type="spellEnd"/>
      <w:r w:rsidRPr="007B7D05">
        <w:rPr>
          <w:lang w:val="en-US"/>
        </w:rPr>
        <w:t xml:space="preserve">", </w:t>
      </w:r>
      <w:proofErr w:type="spellStart"/>
      <w:r w:rsidRPr="007B7D05">
        <w:rPr>
          <w:lang w:val="en-US"/>
        </w:rPr>
        <w:t>SourceIndexData.GetField</w:t>
      </w:r>
      <w:proofErr w:type="spellEnd"/>
      <w:r w:rsidRPr="007B7D05">
        <w:rPr>
          <w:lang w:val="en-US"/>
        </w:rPr>
        <w:t>("</w:t>
      </w:r>
      <w:proofErr w:type="spellStart"/>
      <w:r w:rsidRPr="007B7D05">
        <w:rPr>
          <w:lang w:val="en-US"/>
        </w:rPr>
        <w:t>FechaLectura</w:t>
      </w:r>
      <w:proofErr w:type="spellEnd"/>
      <w:r w:rsidRPr="007B7D05">
        <w:rPr>
          <w:lang w:val="en-US"/>
        </w:rPr>
        <w:t>")</w:t>
      </w:r>
    </w:p>
    <w:p w14:paraId="45C93FA2" w14:textId="77777777" w:rsidR="00FF1538" w:rsidRPr="007B7D05" w:rsidRDefault="00FF1538" w:rsidP="00542663">
      <w:pPr>
        <w:pStyle w:val="Codigo"/>
        <w:rPr>
          <w:lang w:val="en-US"/>
        </w:rPr>
      </w:pPr>
      <w:proofErr w:type="spellStart"/>
      <w:r w:rsidRPr="007B7D05">
        <w:rPr>
          <w:lang w:val="en-US"/>
        </w:rPr>
        <w:t>SetField</w:t>
      </w:r>
      <w:proofErr w:type="spellEnd"/>
      <w:r w:rsidRPr="007B7D05">
        <w:rPr>
          <w:lang w:val="en-US"/>
        </w:rPr>
        <w:t xml:space="preserve"> "</w:t>
      </w:r>
      <w:proofErr w:type="spellStart"/>
      <w:r w:rsidRPr="007B7D05">
        <w:rPr>
          <w:lang w:val="en-US"/>
        </w:rPr>
        <w:t>Org_IdNotif</w:t>
      </w:r>
      <w:proofErr w:type="spellEnd"/>
      <w:r w:rsidRPr="007B7D05">
        <w:rPr>
          <w:lang w:val="en-US"/>
        </w:rPr>
        <w:t xml:space="preserve">", </w:t>
      </w:r>
      <w:proofErr w:type="spellStart"/>
      <w:r w:rsidRPr="007B7D05">
        <w:rPr>
          <w:lang w:val="en-US"/>
        </w:rPr>
        <w:t>SourceIndexData.GetField</w:t>
      </w:r>
      <w:proofErr w:type="spellEnd"/>
      <w:r w:rsidRPr="007B7D05">
        <w:rPr>
          <w:lang w:val="en-US"/>
        </w:rPr>
        <w:t>("</w:t>
      </w:r>
      <w:proofErr w:type="spellStart"/>
      <w:r w:rsidRPr="007B7D05">
        <w:rPr>
          <w:lang w:val="en-US"/>
        </w:rPr>
        <w:t>Org_IdNotif</w:t>
      </w:r>
      <w:proofErr w:type="spellEnd"/>
      <w:r w:rsidRPr="007B7D05">
        <w:rPr>
          <w:lang w:val="en-US"/>
        </w:rPr>
        <w:t>")</w:t>
      </w:r>
    </w:p>
    <w:p w14:paraId="549B09AF" w14:textId="77777777" w:rsidR="00FF1538" w:rsidRPr="007B7D05" w:rsidRDefault="00FF1538" w:rsidP="00542663">
      <w:pPr>
        <w:pStyle w:val="Codigo"/>
        <w:rPr>
          <w:lang w:val="en-US"/>
        </w:rPr>
      </w:pPr>
      <w:proofErr w:type="spellStart"/>
      <w:r w:rsidRPr="007B7D05">
        <w:rPr>
          <w:lang w:val="en-US"/>
        </w:rPr>
        <w:t>SetField</w:t>
      </w:r>
      <w:proofErr w:type="spellEnd"/>
      <w:r w:rsidRPr="007B7D05">
        <w:rPr>
          <w:lang w:val="en-US"/>
        </w:rPr>
        <w:t xml:space="preserve"> "CIF", </w:t>
      </w:r>
      <w:proofErr w:type="spellStart"/>
      <w:r w:rsidRPr="007B7D05">
        <w:rPr>
          <w:lang w:val="en-US"/>
        </w:rPr>
        <w:t>SourceIndexData.GetField</w:t>
      </w:r>
      <w:proofErr w:type="spellEnd"/>
      <w:r w:rsidRPr="007B7D05">
        <w:rPr>
          <w:lang w:val="en-US"/>
        </w:rPr>
        <w:t>("CIF")</w:t>
      </w:r>
    </w:p>
    <w:p w14:paraId="5ACF64A0" w14:textId="77777777" w:rsidR="00FF1538" w:rsidRPr="007B7D05" w:rsidRDefault="00FF1538" w:rsidP="00542663">
      <w:pPr>
        <w:pStyle w:val="Codigo"/>
        <w:rPr>
          <w:lang w:val="en-US"/>
        </w:rPr>
      </w:pPr>
      <w:proofErr w:type="spellStart"/>
      <w:r w:rsidRPr="007B7D05">
        <w:rPr>
          <w:lang w:val="en-US"/>
        </w:rPr>
        <w:t>SetField</w:t>
      </w:r>
      <w:proofErr w:type="spellEnd"/>
      <w:r w:rsidRPr="007B7D05">
        <w:rPr>
          <w:lang w:val="en-US"/>
        </w:rPr>
        <w:t xml:space="preserve"> "</w:t>
      </w:r>
      <w:proofErr w:type="spellStart"/>
      <w:r w:rsidRPr="007B7D05">
        <w:rPr>
          <w:lang w:val="en-US"/>
        </w:rPr>
        <w:t>TipoNotificacion_ID</w:t>
      </w:r>
      <w:proofErr w:type="spellEnd"/>
      <w:r w:rsidRPr="007B7D05">
        <w:rPr>
          <w:lang w:val="en-US"/>
        </w:rPr>
        <w:t xml:space="preserve">", </w:t>
      </w:r>
      <w:proofErr w:type="spellStart"/>
      <w:r w:rsidRPr="007B7D05">
        <w:rPr>
          <w:lang w:val="en-US"/>
        </w:rPr>
        <w:t>SourceIndexData.GetField</w:t>
      </w:r>
      <w:proofErr w:type="spellEnd"/>
      <w:r w:rsidRPr="007B7D05">
        <w:rPr>
          <w:lang w:val="en-US"/>
        </w:rPr>
        <w:t>("</w:t>
      </w:r>
      <w:proofErr w:type="spellStart"/>
      <w:r w:rsidRPr="007B7D05">
        <w:rPr>
          <w:lang w:val="en-US"/>
        </w:rPr>
        <w:t>TipoNotificacion_ID</w:t>
      </w:r>
      <w:proofErr w:type="spellEnd"/>
      <w:r w:rsidRPr="007B7D05">
        <w:rPr>
          <w:lang w:val="en-US"/>
        </w:rPr>
        <w:t>")</w:t>
      </w:r>
    </w:p>
    <w:p w14:paraId="61543719" w14:textId="77777777" w:rsidR="00FF1538" w:rsidRPr="007B7D05" w:rsidRDefault="00FF1538" w:rsidP="00542663">
      <w:pPr>
        <w:pStyle w:val="Codigo"/>
        <w:rPr>
          <w:lang w:val="en-US"/>
        </w:rPr>
      </w:pPr>
      <w:proofErr w:type="spellStart"/>
      <w:r w:rsidRPr="007B7D05">
        <w:rPr>
          <w:lang w:val="en-US"/>
        </w:rPr>
        <w:t>SetField</w:t>
      </w:r>
      <w:proofErr w:type="spellEnd"/>
      <w:r w:rsidRPr="007B7D05">
        <w:rPr>
          <w:lang w:val="en-US"/>
        </w:rPr>
        <w:t xml:space="preserve"> "</w:t>
      </w:r>
      <w:proofErr w:type="spellStart"/>
      <w:r w:rsidRPr="007B7D05">
        <w:rPr>
          <w:lang w:val="en-US"/>
        </w:rPr>
        <w:t>Estado_ID</w:t>
      </w:r>
      <w:proofErr w:type="spellEnd"/>
      <w:r w:rsidRPr="007B7D05">
        <w:rPr>
          <w:lang w:val="en-US"/>
        </w:rPr>
        <w:t xml:space="preserve">", </w:t>
      </w:r>
      <w:proofErr w:type="spellStart"/>
      <w:r w:rsidRPr="007B7D05">
        <w:rPr>
          <w:lang w:val="en-US"/>
        </w:rPr>
        <w:t>SourceIndexData.GetField</w:t>
      </w:r>
      <w:proofErr w:type="spellEnd"/>
      <w:r w:rsidRPr="007B7D05">
        <w:rPr>
          <w:lang w:val="en-US"/>
        </w:rPr>
        <w:t>("</w:t>
      </w:r>
      <w:proofErr w:type="spellStart"/>
      <w:r w:rsidRPr="007B7D05">
        <w:rPr>
          <w:lang w:val="en-US"/>
        </w:rPr>
        <w:t>Estado_ID</w:t>
      </w:r>
      <w:proofErr w:type="spellEnd"/>
      <w:r w:rsidRPr="007B7D05">
        <w:rPr>
          <w:lang w:val="en-US"/>
        </w:rPr>
        <w:t>")</w:t>
      </w:r>
    </w:p>
    <w:p w14:paraId="76D2A647" w14:textId="77777777" w:rsidR="00FF1538" w:rsidRPr="007B7D05" w:rsidRDefault="00FF1538" w:rsidP="00542663">
      <w:pPr>
        <w:pStyle w:val="Codigo"/>
        <w:rPr>
          <w:lang w:val="en-US"/>
        </w:rPr>
      </w:pPr>
      <w:proofErr w:type="spellStart"/>
      <w:r w:rsidRPr="007B7D05">
        <w:rPr>
          <w:lang w:val="en-US"/>
        </w:rPr>
        <w:t>SetField</w:t>
      </w:r>
      <w:proofErr w:type="spellEnd"/>
      <w:r w:rsidRPr="007B7D05">
        <w:rPr>
          <w:lang w:val="en-US"/>
        </w:rPr>
        <w:t xml:space="preserve"> "</w:t>
      </w:r>
      <w:proofErr w:type="spellStart"/>
      <w:r w:rsidRPr="007B7D05">
        <w:rPr>
          <w:lang w:val="en-US"/>
        </w:rPr>
        <w:t>Caducidad_Tarea_Actual</w:t>
      </w:r>
      <w:proofErr w:type="spellEnd"/>
      <w:r w:rsidRPr="007B7D05">
        <w:rPr>
          <w:lang w:val="en-US"/>
        </w:rPr>
        <w:t xml:space="preserve">", </w:t>
      </w:r>
      <w:proofErr w:type="spellStart"/>
      <w:r w:rsidRPr="007B7D05">
        <w:rPr>
          <w:lang w:val="en-US"/>
        </w:rPr>
        <w:t>SourceIndexData.GetField</w:t>
      </w:r>
      <w:proofErr w:type="spellEnd"/>
      <w:r w:rsidRPr="007B7D05">
        <w:rPr>
          <w:lang w:val="en-US"/>
        </w:rPr>
        <w:t>("</w:t>
      </w:r>
      <w:proofErr w:type="spellStart"/>
      <w:r w:rsidRPr="007B7D05">
        <w:rPr>
          <w:lang w:val="en-US"/>
        </w:rPr>
        <w:t>Caducidad_Tarea_Actual</w:t>
      </w:r>
      <w:proofErr w:type="spellEnd"/>
      <w:r w:rsidRPr="007B7D05">
        <w:rPr>
          <w:lang w:val="en-US"/>
        </w:rPr>
        <w:t>")</w:t>
      </w:r>
    </w:p>
    <w:p w14:paraId="0A41D6BA" w14:textId="77777777" w:rsidR="00FF1538" w:rsidRPr="007B7D05" w:rsidRDefault="00FF1538" w:rsidP="00542663">
      <w:pPr>
        <w:pStyle w:val="Codigo"/>
        <w:rPr>
          <w:lang w:val="en-US"/>
        </w:rPr>
      </w:pPr>
      <w:proofErr w:type="spellStart"/>
      <w:r w:rsidRPr="007B7D05">
        <w:rPr>
          <w:lang w:val="en-US"/>
        </w:rPr>
        <w:t>SetField</w:t>
      </w:r>
      <w:proofErr w:type="spellEnd"/>
      <w:r w:rsidRPr="007B7D05">
        <w:rPr>
          <w:lang w:val="en-US"/>
        </w:rPr>
        <w:t xml:space="preserve"> "Ivneos_1", </w:t>
      </w:r>
      <w:proofErr w:type="spellStart"/>
      <w:r w:rsidRPr="007B7D05">
        <w:rPr>
          <w:lang w:val="en-US"/>
        </w:rPr>
        <w:t>SourceIndexData.GetField</w:t>
      </w:r>
      <w:proofErr w:type="spellEnd"/>
      <w:r w:rsidRPr="007B7D05">
        <w:rPr>
          <w:lang w:val="en-US"/>
        </w:rPr>
        <w:t>("Ivneos_1")</w:t>
      </w:r>
    </w:p>
    <w:p w14:paraId="1AD74476" w14:textId="77777777" w:rsidR="00FF1538" w:rsidRPr="007B7D05" w:rsidRDefault="00FF1538" w:rsidP="00542663">
      <w:pPr>
        <w:pStyle w:val="Codigo"/>
        <w:rPr>
          <w:lang w:val="en-US"/>
        </w:rPr>
      </w:pPr>
      <w:proofErr w:type="spellStart"/>
      <w:r w:rsidRPr="007B7D05">
        <w:rPr>
          <w:lang w:val="en-US"/>
        </w:rPr>
        <w:t>SetField</w:t>
      </w:r>
      <w:proofErr w:type="spellEnd"/>
      <w:r w:rsidRPr="007B7D05">
        <w:rPr>
          <w:lang w:val="en-US"/>
        </w:rPr>
        <w:t xml:space="preserve"> "Ivneos_2", </w:t>
      </w:r>
      <w:proofErr w:type="spellStart"/>
      <w:r w:rsidRPr="007B7D05">
        <w:rPr>
          <w:lang w:val="en-US"/>
        </w:rPr>
        <w:t>SourceIndexData.GetField</w:t>
      </w:r>
      <w:proofErr w:type="spellEnd"/>
      <w:r w:rsidRPr="007B7D05">
        <w:rPr>
          <w:lang w:val="en-US"/>
        </w:rPr>
        <w:t>("Ivneos_2")</w:t>
      </w:r>
    </w:p>
    <w:p w14:paraId="4F6A20C2" w14:textId="77777777" w:rsidR="00FF1538" w:rsidRPr="00D10C8C" w:rsidRDefault="00FF1538" w:rsidP="00542663">
      <w:pPr>
        <w:pStyle w:val="Codigo"/>
      </w:pPr>
      <w:proofErr w:type="spellStart"/>
      <w:r w:rsidRPr="00D10C8C">
        <w:t>SetField</w:t>
      </w:r>
      <w:proofErr w:type="spellEnd"/>
      <w:r w:rsidRPr="00D10C8C">
        <w:t xml:space="preserve"> "</w:t>
      </w:r>
      <w:proofErr w:type="spellStart"/>
      <w:r w:rsidRPr="00D10C8C">
        <w:t>Fecha_Alta_en_Zona</w:t>
      </w:r>
      <w:proofErr w:type="spellEnd"/>
      <w:r w:rsidRPr="00D10C8C">
        <w:t>", Date</w:t>
      </w:r>
    </w:p>
    <w:p w14:paraId="35778DAA" w14:textId="77777777" w:rsidR="00FF1538" w:rsidRPr="007B7D05" w:rsidRDefault="00FF1538" w:rsidP="00542663">
      <w:pPr>
        <w:pStyle w:val="Codigo"/>
        <w:rPr>
          <w:lang w:val="en-US"/>
        </w:rPr>
      </w:pPr>
      <w:proofErr w:type="spellStart"/>
      <w:r w:rsidRPr="007B7D05">
        <w:rPr>
          <w:lang w:val="en-US"/>
        </w:rPr>
        <w:t>SetField</w:t>
      </w:r>
      <w:proofErr w:type="spellEnd"/>
      <w:r w:rsidRPr="007B7D05">
        <w:rPr>
          <w:lang w:val="en-US"/>
        </w:rPr>
        <w:t xml:space="preserve"> "Historia", </w:t>
      </w:r>
      <w:proofErr w:type="spellStart"/>
      <w:r w:rsidRPr="007B7D05">
        <w:rPr>
          <w:lang w:val="en-US"/>
        </w:rPr>
        <w:t>SourceIndexData.GetField</w:t>
      </w:r>
      <w:proofErr w:type="spellEnd"/>
      <w:r w:rsidRPr="007B7D05">
        <w:rPr>
          <w:lang w:val="en-US"/>
        </w:rPr>
        <w:t>("Historia")</w:t>
      </w:r>
    </w:p>
    <w:p w14:paraId="46828EC5" w14:textId="77777777" w:rsidR="00FF1538" w:rsidRPr="007B7D05" w:rsidRDefault="00FF1538" w:rsidP="00542663">
      <w:pPr>
        <w:pStyle w:val="Codigo"/>
        <w:rPr>
          <w:lang w:val="en-US"/>
        </w:rPr>
      </w:pPr>
      <w:proofErr w:type="spellStart"/>
      <w:r w:rsidRPr="007B7D05">
        <w:rPr>
          <w:lang w:val="en-US"/>
        </w:rPr>
        <w:t>SetField</w:t>
      </w:r>
      <w:proofErr w:type="spellEnd"/>
      <w:r w:rsidRPr="007B7D05">
        <w:rPr>
          <w:lang w:val="en-US"/>
        </w:rPr>
        <w:t xml:space="preserve"> "</w:t>
      </w:r>
      <w:proofErr w:type="spellStart"/>
      <w:r w:rsidRPr="007B7D05">
        <w:rPr>
          <w:lang w:val="en-US"/>
        </w:rPr>
        <w:t>Accion_TimeStamp</w:t>
      </w:r>
      <w:proofErr w:type="spellEnd"/>
      <w:r w:rsidRPr="007B7D05">
        <w:rPr>
          <w:lang w:val="en-US"/>
        </w:rPr>
        <w:t xml:space="preserve">", </w:t>
      </w:r>
      <w:proofErr w:type="spellStart"/>
      <w:r w:rsidRPr="007B7D05">
        <w:rPr>
          <w:lang w:val="en-US"/>
        </w:rPr>
        <w:t>SourceIndexData.GetField</w:t>
      </w:r>
      <w:proofErr w:type="spellEnd"/>
      <w:r w:rsidRPr="007B7D05">
        <w:rPr>
          <w:lang w:val="en-US"/>
        </w:rPr>
        <w:t>("</w:t>
      </w:r>
      <w:proofErr w:type="spellStart"/>
      <w:r w:rsidRPr="007B7D05">
        <w:rPr>
          <w:lang w:val="en-US"/>
        </w:rPr>
        <w:t>Accion_TimeStamp</w:t>
      </w:r>
      <w:proofErr w:type="spellEnd"/>
      <w:r w:rsidRPr="007B7D05">
        <w:rPr>
          <w:lang w:val="en-US"/>
        </w:rPr>
        <w:t>")</w:t>
      </w:r>
    </w:p>
    <w:p w14:paraId="19ABF782" w14:textId="77777777" w:rsidR="00FF1538" w:rsidRPr="007B7D05" w:rsidRDefault="00FF1538" w:rsidP="00542663">
      <w:pPr>
        <w:pStyle w:val="Codigo"/>
        <w:rPr>
          <w:lang w:val="en-US"/>
        </w:rPr>
      </w:pPr>
      <w:proofErr w:type="spellStart"/>
      <w:r w:rsidRPr="007B7D05">
        <w:rPr>
          <w:lang w:val="en-US"/>
        </w:rPr>
        <w:t>SetField</w:t>
      </w:r>
      <w:proofErr w:type="spellEnd"/>
      <w:r w:rsidRPr="007B7D05">
        <w:rPr>
          <w:lang w:val="en-US"/>
        </w:rPr>
        <w:t xml:space="preserve"> "</w:t>
      </w:r>
      <w:proofErr w:type="spellStart"/>
      <w:r w:rsidRPr="007B7D05">
        <w:rPr>
          <w:lang w:val="en-US"/>
        </w:rPr>
        <w:t>Accion_Usuario</w:t>
      </w:r>
      <w:proofErr w:type="spellEnd"/>
      <w:r w:rsidRPr="007B7D05">
        <w:rPr>
          <w:lang w:val="en-US"/>
        </w:rPr>
        <w:t xml:space="preserve">", </w:t>
      </w:r>
      <w:proofErr w:type="spellStart"/>
      <w:r w:rsidRPr="007B7D05">
        <w:rPr>
          <w:lang w:val="en-US"/>
        </w:rPr>
        <w:t>SourceIndexData.GetField</w:t>
      </w:r>
      <w:proofErr w:type="spellEnd"/>
      <w:r w:rsidRPr="007B7D05">
        <w:rPr>
          <w:lang w:val="en-US"/>
        </w:rPr>
        <w:t>("</w:t>
      </w:r>
      <w:proofErr w:type="spellStart"/>
      <w:r w:rsidRPr="007B7D05">
        <w:rPr>
          <w:lang w:val="en-US"/>
        </w:rPr>
        <w:t>Accion_Usuario</w:t>
      </w:r>
      <w:proofErr w:type="spellEnd"/>
      <w:r w:rsidRPr="007B7D05">
        <w:rPr>
          <w:lang w:val="en-US"/>
        </w:rPr>
        <w:t>")</w:t>
      </w:r>
    </w:p>
    <w:p w14:paraId="7542E4D4" w14:textId="77777777" w:rsidR="00FF1538" w:rsidRPr="007B7D05" w:rsidRDefault="00FF1538" w:rsidP="00542663">
      <w:pPr>
        <w:pStyle w:val="Codigo"/>
        <w:rPr>
          <w:lang w:val="en-US"/>
        </w:rPr>
      </w:pPr>
      <w:proofErr w:type="spellStart"/>
      <w:r w:rsidRPr="007B7D05">
        <w:rPr>
          <w:lang w:val="en-US"/>
        </w:rPr>
        <w:t>SetField</w:t>
      </w:r>
      <w:proofErr w:type="spellEnd"/>
      <w:r w:rsidRPr="007B7D05">
        <w:rPr>
          <w:lang w:val="en-US"/>
        </w:rPr>
        <w:t xml:space="preserve"> "</w:t>
      </w:r>
      <w:proofErr w:type="spellStart"/>
      <w:r w:rsidRPr="007B7D05">
        <w:rPr>
          <w:lang w:val="en-US"/>
        </w:rPr>
        <w:t>Accion_Tipo</w:t>
      </w:r>
      <w:proofErr w:type="spellEnd"/>
      <w:r w:rsidRPr="007B7D05">
        <w:rPr>
          <w:lang w:val="en-US"/>
        </w:rPr>
        <w:t xml:space="preserve">", </w:t>
      </w:r>
      <w:proofErr w:type="spellStart"/>
      <w:r w:rsidRPr="007B7D05">
        <w:rPr>
          <w:lang w:val="en-US"/>
        </w:rPr>
        <w:t>SourceIndexData.GetField</w:t>
      </w:r>
      <w:proofErr w:type="spellEnd"/>
      <w:r w:rsidRPr="007B7D05">
        <w:rPr>
          <w:lang w:val="en-US"/>
        </w:rPr>
        <w:t>("</w:t>
      </w:r>
      <w:proofErr w:type="spellStart"/>
      <w:r w:rsidRPr="007B7D05">
        <w:rPr>
          <w:lang w:val="en-US"/>
        </w:rPr>
        <w:t>Accion_Tipo</w:t>
      </w:r>
      <w:proofErr w:type="spellEnd"/>
      <w:r w:rsidRPr="007B7D05">
        <w:rPr>
          <w:lang w:val="en-US"/>
        </w:rPr>
        <w:t>")</w:t>
      </w:r>
    </w:p>
    <w:p w14:paraId="22519879" w14:textId="77777777" w:rsidR="00FF1538" w:rsidRPr="007B7D05" w:rsidRDefault="00FF1538" w:rsidP="00542663">
      <w:pPr>
        <w:pStyle w:val="Codigo"/>
        <w:rPr>
          <w:lang w:val="en-US"/>
        </w:rPr>
      </w:pPr>
    </w:p>
    <w:p w14:paraId="2F530C63" w14:textId="77777777" w:rsidR="00FF1538" w:rsidRPr="007B7D05" w:rsidRDefault="00FF1538" w:rsidP="00542663">
      <w:pPr>
        <w:pStyle w:val="Codigo"/>
        <w:rPr>
          <w:lang w:val="en-US"/>
        </w:rPr>
      </w:pPr>
      <w:proofErr w:type="spellStart"/>
      <w:r w:rsidRPr="007B7D05">
        <w:rPr>
          <w:lang w:val="en-US"/>
        </w:rPr>
        <w:t>SetField</w:t>
      </w:r>
      <w:proofErr w:type="spellEnd"/>
      <w:r w:rsidRPr="007B7D05">
        <w:rPr>
          <w:lang w:val="en-US"/>
        </w:rPr>
        <w:t xml:space="preserve"> "</w:t>
      </w:r>
      <w:proofErr w:type="spellStart"/>
      <w:r w:rsidRPr="007B7D05">
        <w:rPr>
          <w:lang w:val="en-US"/>
        </w:rPr>
        <w:t>Activo_OI</w:t>
      </w:r>
      <w:proofErr w:type="spellEnd"/>
      <w:r w:rsidRPr="007B7D05">
        <w:rPr>
          <w:lang w:val="en-US"/>
        </w:rPr>
        <w:t xml:space="preserve">", </w:t>
      </w:r>
      <w:proofErr w:type="spellStart"/>
      <w:r w:rsidRPr="007B7D05">
        <w:rPr>
          <w:lang w:val="en-US"/>
        </w:rPr>
        <w:t>SourceIndexData.GetField</w:t>
      </w:r>
      <w:proofErr w:type="spellEnd"/>
      <w:r w:rsidRPr="007B7D05">
        <w:rPr>
          <w:lang w:val="en-US"/>
        </w:rPr>
        <w:t>("</w:t>
      </w:r>
      <w:proofErr w:type="spellStart"/>
      <w:r w:rsidRPr="007B7D05">
        <w:rPr>
          <w:lang w:val="en-US"/>
        </w:rPr>
        <w:t>Activo_OI</w:t>
      </w:r>
      <w:proofErr w:type="spellEnd"/>
      <w:r w:rsidRPr="007B7D05">
        <w:rPr>
          <w:lang w:val="en-US"/>
        </w:rPr>
        <w:t>")</w:t>
      </w:r>
    </w:p>
    <w:p w14:paraId="200EEECF" w14:textId="77777777" w:rsidR="00FF1538" w:rsidRPr="00D10C8C" w:rsidRDefault="00FF1538" w:rsidP="0013560E">
      <w:pPr>
        <w:pStyle w:val="Titulo4"/>
        <w:rPr>
          <w:rFonts w:eastAsia="Times New Roman"/>
          <w:lang w:eastAsia="es-ES"/>
        </w:rPr>
      </w:pPr>
      <w:r w:rsidRPr="00D10C8C">
        <w:rPr>
          <w:rFonts w:eastAsia="Times New Roman"/>
          <w:lang w:eastAsia="es-ES"/>
        </w:rPr>
        <w:t>Descripción:</w:t>
      </w:r>
    </w:p>
    <w:p w14:paraId="77EC418E" w14:textId="77777777" w:rsidR="00FF1538" w:rsidRPr="00D10C8C" w:rsidRDefault="00FF1538" w:rsidP="00BB2945">
      <w:pPr>
        <w:pStyle w:val="Listas"/>
        <w:rPr>
          <w:rFonts w:eastAsia="Times New Roman"/>
          <w:lang w:eastAsia="es-ES"/>
        </w:rPr>
      </w:pPr>
      <w:r w:rsidRPr="00D10C8C">
        <w:rPr>
          <w:rFonts w:eastAsia="Times New Roman"/>
          <w:lang w:eastAsia="es-ES"/>
        </w:rPr>
        <w:t xml:space="preserve">Se transfieren los valores del origen al destino mediante la función </w:t>
      </w:r>
      <w:proofErr w:type="spellStart"/>
      <w:r w:rsidRPr="00D10C8C">
        <w:rPr>
          <w:rStyle w:val="CodigoCar"/>
          <w:rFonts w:eastAsiaTheme="minorEastAsia"/>
        </w:rPr>
        <w:t>SetField</w:t>
      </w:r>
      <w:proofErr w:type="spellEnd"/>
      <w:r w:rsidRPr="00D10C8C">
        <w:rPr>
          <w:rFonts w:eastAsia="Times New Roman"/>
          <w:lang w:eastAsia="es-ES"/>
        </w:rPr>
        <w:t>.</w:t>
      </w:r>
    </w:p>
    <w:p w14:paraId="3D9BD3EE" w14:textId="77777777" w:rsidR="00FF1538" w:rsidRPr="00D10C8C" w:rsidRDefault="00FF1538" w:rsidP="00BB2945">
      <w:pPr>
        <w:pStyle w:val="Listas"/>
        <w:rPr>
          <w:rFonts w:eastAsia="Times New Roman"/>
          <w:lang w:eastAsia="es-ES"/>
        </w:rPr>
      </w:pPr>
      <w:r w:rsidRPr="00D10C8C">
        <w:rPr>
          <w:rFonts w:eastAsia="Times New Roman"/>
          <w:lang w:eastAsia="es-ES"/>
        </w:rPr>
        <w:t xml:space="preserve">Cada línea corresponde a un campo específico que se actualiza con los datos obtenidos desde el origen mediante </w:t>
      </w:r>
      <w:proofErr w:type="spellStart"/>
      <w:r w:rsidRPr="00D10C8C">
        <w:rPr>
          <w:rStyle w:val="CodigoCar"/>
          <w:rFonts w:eastAsiaTheme="minorEastAsia"/>
        </w:rPr>
        <w:t>SourceIndexData.GetField</w:t>
      </w:r>
      <w:proofErr w:type="spellEnd"/>
      <w:r w:rsidRPr="00D10C8C">
        <w:rPr>
          <w:rFonts w:eastAsia="Times New Roman"/>
          <w:lang w:eastAsia="es-ES"/>
        </w:rPr>
        <w:t>.</w:t>
      </w:r>
    </w:p>
    <w:p w14:paraId="1E1E284E" w14:textId="77777777" w:rsidR="00FF1538" w:rsidRPr="00D10C8C" w:rsidRDefault="00FF1538" w:rsidP="00BB2945">
      <w:pPr>
        <w:pStyle w:val="Listas"/>
        <w:rPr>
          <w:rFonts w:eastAsia="Times New Roman"/>
          <w:lang w:eastAsia="es-ES"/>
        </w:rPr>
      </w:pPr>
      <w:r w:rsidRPr="00D10C8C">
        <w:rPr>
          <w:rFonts w:eastAsia="Times New Roman"/>
          <w:lang w:eastAsia="es-ES"/>
        </w:rPr>
        <w:t xml:space="preserve">Algunos campos, como </w:t>
      </w:r>
      <w:proofErr w:type="spellStart"/>
      <w:r w:rsidRPr="00D10C8C">
        <w:rPr>
          <w:rStyle w:val="CodigoCar"/>
          <w:rFonts w:eastAsiaTheme="minorEastAsia"/>
        </w:rPr>
        <w:t>Fecha_Alta_en_Zona</w:t>
      </w:r>
      <w:proofErr w:type="spellEnd"/>
      <w:r w:rsidRPr="00D10C8C">
        <w:rPr>
          <w:rFonts w:eastAsia="Times New Roman"/>
          <w:lang w:eastAsia="es-ES"/>
        </w:rPr>
        <w:t>, reciben valores predeterminados (en este caso, la fecha actual).</w:t>
      </w:r>
    </w:p>
    <w:p w14:paraId="05FCFFD2" w14:textId="6F35A5F3" w:rsidR="00FF1538" w:rsidRPr="00FF1538" w:rsidRDefault="00FF1538" w:rsidP="00FF1538">
      <w:pPr>
        <w:spacing w:after="0" w:line="240" w:lineRule="auto"/>
        <w:jc w:val="left"/>
        <w:rPr>
          <w:rFonts w:ascii="Times New Roman" w:eastAsia="Times New Roman" w:hAnsi="Times New Roman" w:cs="Times New Roman"/>
          <w:sz w:val="24"/>
          <w:szCs w:val="24"/>
          <w:lang w:eastAsia="es-ES"/>
        </w:rPr>
      </w:pPr>
    </w:p>
    <w:p w14:paraId="55EED9B4" w14:textId="2FE73227" w:rsidR="00FF1538" w:rsidRPr="00D10C8C" w:rsidRDefault="00FF1538" w:rsidP="0013560E">
      <w:pPr>
        <w:pStyle w:val="Titulo3"/>
        <w:rPr>
          <w:rFonts w:eastAsia="Times New Roman"/>
          <w:lang w:eastAsia="es-ES"/>
        </w:rPr>
      </w:pPr>
      <w:bookmarkStart w:id="177" w:name="_Toc188990094"/>
      <w:bookmarkStart w:id="178" w:name="_Toc188990904"/>
      <w:r w:rsidRPr="00D10C8C">
        <w:rPr>
          <w:rFonts w:eastAsia="Times New Roman"/>
          <w:lang w:eastAsia="es-ES"/>
        </w:rPr>
        <w:t xml:space="preserve">Resumen del </w:t>
      </w:r>
      <w:r w:rsidR="008009BD" w:rsidRPr="00D10C8C">
        <w:rPr>
          <w:rFonts w:eastAsia="Times New Roman"/>
          <w:lang w:eastAsia="es-ES"/>
        </w:rPr>
        <w:t>Script</w:t>
      </w:r>
      <w:bookmarkEnd w:id="177"/>
      <w:bookmarkEnd w:id="178"/>
    </w:p>
    <w:p w14:paraId="4722B3FE" w14:textId="77777777" w:rsidR="00FF1538" w:rsidRPr="00D10C8C" w:rsidRDefault="00FF1538" w:rsidP="00BB2945">
      <w:pPr>
        <w:pStyle w:val="Listas"/>
        <w:rPr>
          <w:rFonts w:eastAsia="Times New Roman"/>
          <w:lang w:eastAsia="es-ES"/>
        </w:rPr>
      </w:pPr>
      <w:r w:rsidRPr="00D10C8C">
        <w:rPr>
          <w:rFonts w:eastAsia="Times New Roman"/>
          <w:lang w:eastAsia="es-ES"/>
        </w:rPr>
        <w:t xml:space="preserve">Se obtienen los valores iniciales de </w:t>
      </w:r>
      <w:proofErr w:type="spellStart"/>
      <w:r w:rsidRPr="00D10C8C">
        <w:rPr>
          <w:rFonts w:eastAsia="Times New Roman"/>
          <w:b/>
          <w:bCs/>
          <w:lang w:eastAsia="es-ES"/>
        </w:rPr>
        <w:t>Zona_ID</w:t>
      </w:r>
      <w:proofErr w:type="spellEnd"/>
      <w:r w:rsidRPr="00D10C8C">
        <w:rPr>
          <w:rFonts w:eastAsia="Times New Roman"/>
          <w:lang w:eastAsia="es-ES"/>
        </w:rPr>
        <w:t xml:space="preserve"> y </w:t>
      </w:r>
      <w:proofErr w:type="spellStart"/>
      <w:r w:rsidRPr="00D10C8C">
        <w:rPr>
          <w:rFonts w:eastAsia="Times New Roman"/>
          <w:b/>
          <w:bCs/>
          <w:lang w:eastAsia="es-ES"/>
        </w:rPr>
        <w:t>TipoNotificacion_ID</w:t>
      </w:r>
      <w:proofErr w:type="spellEnd"/>
      <w:r w:rsidRPr="00D10C8C">
        <w:rPr>
          <w:rFonts w:eastAsia="Times New Roman"/>
          <w:lang w:eastAsia="es-ES"/>
        </w:rPr>
        <w:t>.</w:t>
      </w:r>
    </w:p>
    <w:p w14:paraId="195FFCCE" w14:textId="77777777" w:rsidR="00FF1538" w:rsidRPr="00D10C8C" w:rsidRDefault="00FF1538" w:rsidP="00BB2945">
      <w:pPr>
        <w:pStyle w:val="Listas"/>
        <w:rPr>
          <w:rFonts w:eastAsia="Times New Roman"/>
          <w:lang w:eastAsia="es-ES"/>
        </w:rPr>
      </w:pPr>
      <w:r w:rsidRPr="00D10C8C">
        <w:rPr>
          <w:rFonts w:eastAsia="Times New Roman"/>
          <w:lang w:eastAsia="es-ES"/>
        </w:rPr>
        <w:t>Se evalúan las categorías asociadas a la zona y al tipo para determinar la categoría de destino.</w:t>
      </w:r>
    </w:p>
    <w:p w14:paraId="12722309" w14:textId="77777777" w:rsidR="00FF1538" w:rsidRPr="00D10C8C" w:rsidRDefault="00FF1538" w:rsidP="00BB2945">
      <w:pPr>
        <w:pStyle w:val="Listas"/>
        <w:rPr>
          <w:rFonts w:eastAsia="Times New Roman"/>
          <w:lang w:eastAsia="es-ES"/>
        </w:rPr>
      </w:pPr>
      <w:r w:rsidRPr="00D10C8C">
        <w:rPr>
          <w:rFonts w:eastAsia="Times New Roman"/>
          <w:lang w:eastAsia="es-ES"/>
        </w:rPr>
        <w:t>Se verifica la validez de la categoría y se asigna al sistema de destino.</w:t>
      </w:r>
    </w:p>
    <w:p w14:paraId="3FB6CC96" w14:textId="77777777" w:rsidR="00FF1538" w:rsidRPr="00D10C8C" w:rsidRDefault="00FF1538" w:rsidP="00BB2945">
      <w:pPr>
        <w:pStyle w:val="Listas"/>
        <w:rPr>
          <w:rFonts w:eastAsia="Times New Roman"/>
          <w:lang w:eastAsia="es-ES"/>
        </w:rPr>
      </w:pPr>
      <w:r w:rsidRPr="00D10C8C">
        <w:rPr>
          <w:rFonts w:eastAsia="Times New Roman"/>
          <w:lang w:eastAsia="es-ES"/>
        </w:rPr>
        <w:t>Se actualizan los campos del destino con los datos obtenidos del origen.</w:t>
      </w:r>
    </w:p>
    <w:p w14:paraId="3E01E22B" w14:textId="01E7A2A0" w:rsidR="00C7442F" w:rsidRPr="00D10C8C" w:rsidRDefault="00C7442F">
      <w:pPr>
        <w:spacing w:after="160" w:line="259" w:lineRule="auto"/>
        <w:jc w:val="left"/>
        <w:rPr>
          <w:rFonts w:ascii="Tungsten Reveal" w:eastAsiaTheme="majorEastAsia" w:hAnsi="Tungsten Reveal" w:cstheme="majorBidi"/>
          <w:color w:val="000000" w:themeColor="text1"/>
          <w:sz w:val="48"/>
          <w:szCs w:val="32"/>
        </w:rPr>
      </w:pPr>
      <w:r w:rsidRPr="00D10C8C">
        <w:br w:type="page"/>
      </w:r>
    </w:p>
    <w:p w14:paraId="17524C82" w14:textId="6AC0E51E" w:rsidR="001744E1" w:rsidRPr="00D10C8C" w:rsidRDefault="00C55366" w:rsidP="00C55366">
      <w:pPr>
        <w:pStyle w:val="Ttulo1"/>
        <w:jc w:val="left"/>
      </w:pPr>
      <w:bookmarkStart w:id="179" w:name="_Toc188990095"/>
      <w:bookmarkStart w:id="180" w:name="_Toc188990905"/>
      <w:r w:rsidRPr="00D10C8C">
        <w:lastRenderedPageBreak/>
        <w:t xml:space="preserve">Anexo </w:t>
      </w:r>
      <w:r w:rsidR="00A66DCB" w:rsidRPr="00D10C8C">
        <w:t>7</w:t>
      </w:r>
      <w:r w:rsidRPr="00D10C8C">
        <w:br/>
        <w:t xml:space="preserve">   Conector universal</w:t>
      </w:r>
      <w:bookmarkEnd w:id="179"/>
      <w:bookmarkEnd w:id="180"/>
    </w:p>
    <w:p w14:paraId="16B4795E" w14:textId="0F277F70" w:rsidR="009963FC" w:rsidRPr="00D10C8C" w:rsidRDefault="009963FC" w:rsidP="005263D7">
      <w:r w:rsidRPr="00D10C8C">
        <w:t>El conector maximiza la productividad y crea un vínculo más estrecho entre la información y las aplicaciones utilizadas habitualmente por su empresa.</w:t>
      </w:r>
    </w:p>
    <w:p w14:paraId="1B7A367B" w14:textId="77777777" w:rsidR="00711128" w:rsidRPr="00D10C8C" w:rsidRDefault="00711128" w:rsidP="00711128">
      <w:r w:rsidRPr="00D10C8C">
        <w:t>En el ámbito del proyecto y en el momento de la redacción de este documento, no se ha creado ningún perfil de Conector Universal.</w:t>
      </w:r>
    </w:p>
    <w:p w14:paraId="064251C8" w14:textId="77777777" w:rsidR="001D6334" w:rsidRPr="00D10C8C" w:rsidRDefault="001D6334" w:rsidP="001D6334">
      <w:pPr>
        <w:pStyle w:val="Ttulo2"/>
      </w:pPr>
      <w:bookmarkStart w:id="181" w:name="_Toc188990096"/>
      <w:bookmarkStart w:id="182" w:name="_Toc188990906"/>
      <w:r w:rsidRPr="00D10C8C">
        <w:t>Aspectos Destacados del Therefore™ Universal Connector</w:t>
      </w:r>
      <w:bookmarkEnd w:id="181"/>
      <w:bookmarkEnd w:id="182"/>
    </w:p>
    <w:p w14:paraId="39480E0B" w14:textId="77777777" w:rsidR="001D6334" w:rsidRPr="00D10C8C" w:rsidRDefault="001D6334" w:rsidP="001D6334">
      <w:pPr>
        <w:pStyle w:val="Listas"/>
      </w:pPr>
      <w:r w:rsidRPr="00D10C8C">
        <w:t>Busque fácilmente documentos o casos de Therefore™ desde aplicaciones de terceros.</w:t>
      </w:r>
    </w:p>
    <w:p w14:paraId="1C4F922B" w14:textId="77777777" w:rsidR="001D6334" w:rsidRPr="00D10C8C" w:rsidRDefault="001D6334" w:rsidP="001D6334">
      <w:pPr>
        <w:pStyle w:val="Listas"/>
      </w:pPr>
      <w:r w:rsidRPr="00D10C8C">
        <w:t>Indexe y guarde automáticamente documentos en Therefore™ utilizando información de aplicaciones de terceros.</w:t>
      </w:r>
    </w:p>
    <w:p w14:paraId="33A72AC1" w14:textId="77777777" w:rsidR="001D6334" w:rsidRPr="00D10C8C" w:rsidRDefault="001D6334" w:rsidP="001D6334">
      <w:pPr>
        <w:pStyle w:val="Listas"/>
      </w:pPr>
      <w:r w:rsidRPr="00D10C8C">
        <w:t>Maximice la productividad y aumente el valor de su aplicación de terceros.</w:t>
      </w:r>
    </w:p>
    <w:p w14:paraId="2F1FEB42" w14:textId="359DE243" w:rsidR="001D6334" w:rsidRPr="00D10C8C" w:rsidRDefault="001D6334" w:rsidP="001D6334"/>
    <w:p w14:paraId="7690FED7" w14:textId="77777777" w:rsidR="001D6334" w:rsidRPr="00D10C8C" w:rsidRDefault="001D6334" w:rsidP="001D6334">
      <w:pPr>
        <w:pStyle w:val="Ttulo2"/>
      </w:pPr>
      <w:bookmarkStart w:id="183" w:name="_Toc188990097"/>
      <w:bookmarkStart w:id="184" w:name="_Toc188990907"/>
      <w:r w:rsidRPr="00D10C8C">
        <w:t>Descripción General del Therefore™ Universal Connector</w:t>
      </w:r>
      <w:bookmarkEnd w:id="183"/>
      <w:bookmarkEnd w:id="184"/>
    </w:p>
    <w:p w14:paraId="338D8354" w14:textId="77777777" w:rsidR="001D6334" w:rsidRPr="00D10C8C" w:rsidRDefault="001D6334" w:rsidP="001D6334">
      <w:r w:rsidRPr="00D10C8C">
        <w:t>Con el Universal Connector puede conectar de manera eficiente información de aplicaciones de terceros a Therefore™ utilizando dos funcionalidades:</w:t>
      </w:r>
    </w:p>
    <w:p w14:paraId="56F405DB" w14:textId="77777777" w:rsidR="001D6334" w:rsidRPr="00D10C8C" w:rsidRDefault="001D6334" w:rsidP="001D6334">
      <w:pPr>
        <w:pStyle w:val="Listas"/>
      </w:pPr>
      <w:r w:rsidRPr="00D10C8C">
        <w:rPr>
          <w:rStyle w:val="Textoennegrita"/>
        </w:rPr>
        <w:t>La función del portapapeles</w:t>
      </w:r>
      <w:r w:rsidRPr="00D10C8C">
        <w:t xml:space="preserve"> utiliza cualquier texto resaltado desde prácticamente cualquier aplicación para ejecutar funciones en Therefore™.</w:t>
      </w:r>
    </w:p>
    <w:p w14:paraId="6A918251" w14:textId="77777777" w:rsidR="001D6334" w:rsidRPr="00D10C8C" w:rsidRDefault="001D6334" w:rsidP="001D6334">
      <w:pPr>
        <w:pStyle w:val="Listas"/>
      </w:pPr>
      <w:r w:rsidRPr="00D10C8C">
        <w:rPr>
          <w:rStyle w:val="Textoennegrita"/>
        </w:rPr>
        <w:t>La función de escaneo</w:t>
      </w:r>
      <w:r w:rsidRPr="00D10C8C">
        <w:t xml:space="preserve"> analiza los diálogos en aplicaciones de terceros para obtener metadatos y utiliza esta información para guardar o buscar documentos.</w:t>
      </w:r>
    </w:p>
    <w:p w14:paraId="6B413C82" w14:textId="2902B73A" w:rsidR="001D6334" w:rsidRPr="00D10C8C" w:rsidRDefault="001D6334" w:rsidP="001D6334"/>
    <w:p w14:paraId="40BB3453" w14:textId="77777777" w:rsidR="001D6334" w:rsidRPr="00D10C8C" w:rsidRDefault="001D6334" w:rsidP="001D6334">
      <w:pPr>
        <w:pStyle w:val="Titulo4"/>
      </w:pPr>
      <w:r w:rsidRPr="00D10C8C">
        <w:t>Comparativa entre Funciones</w:t>
      </w:r>
    </w:p>
    <w:tbl>
      <w:tblPr>
        <w:tblStyle w:val="Tabladecuadrcula5oscura-nfasis31"/>
        <w:tblW w:w="0" w:type="auto"/>
        <w:tblLook w:val="04A0" w:firstRow="1" w:lastRow="0" w:firstColumn="1" w:lastColumn="0" w:noHBand="0" w:noVBand="1"/>
      </w:tblPr>
      <w:tblGrid>
        <w:gridCol w:w="1986"/>
        <w:gridCol w:w="2990"/>
        <w:gridCol w:w="3518"/>
      </w:tblGrid>
      <w:tr w:rsidR="001D6334" w:rsidRPr="00D10C8C" w14:paraId="2D805A69" w14:textId="77777777" w:rsidTr="001D6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3199C" w14:textId="77777777" w:rsidR="001D6334" w:rsidRPr="00D10C8C" w:rsidRDefault="001D6334">
            <w:pPr>
              <w:jc w:val="center"/>
              <w:rPr>
                <w:lang w:val="es-ES"/>
              </w:rPr>
            </w:pPr>
            <w:r w:rsidRPr="00D10C8C">
              <w:rPr>
                <w:rStyle w:val="Textoennegrita"/>
                <w:lang w:val="es-ES"/>
              </w:rPr>
              <w:t>Función</w:t>
            </w:r>
          </w:p>
        </w:tc>
        <w:tc>
          <w:tcPr>
            <w:tcW w:w="0" w:type="auto"/>
            <w:hideMark/>
          </w:tcPr>
          <w:p w14:paraId="058A5E20" w14:textId="77777777" w:rsidR="001D6334" w:rsidRPr="00D10C8C" w:rsidRDefault="001D6334">
            <w:pPr>
              <w:jc w:val="center"/>
              <w:cnfStyle w:val="100000000000" w:firstRow="1" w:lastRow="0" w:firstColumn="0" w:lastColumn="0" w:oddVBand="0" w:evenVBand="0" w:oddHBand="0" w:evenHBand="0" w:firstRowFirstColumn="0" w:firstRowLastColumn="0" w:lastRowFirstColumn="0" w:lastRowLastColumn="0"/>
              <w:rPr>
                <w:b w:val="0"/>
                <w:bCs w:val="0"/>
                <w:lang w:val="es-ES"/>
              </w:rPr>
            </w:pPr>
            <w:r w:rsidRPr="00D10C8C">
              <w:rPr>
                <w:rStyle w:val="Textoennegrita"/>
                <w:lang w:val="es-ES"/>
              </w:rPr>
              <w:t>Función del Portapapeles</w:t>
            </w:r>
          </w:p>
        </w:tc>
        <w:tc>
          <w:tcPr>
            <w:tcW w:w="0" w:type="auto"/>
            <w:hideMark/>
          </w:tcPr>
          <w:p w14:paraId="2849AD0B" w14:textId="77777777" w:rsidR="001D6334" w:rsidRPr="00D10C8C" w:rsidRDefault="001D6334">
            <w:pPr>
              <w:jc w:val="center"/>
              <w:cnfStyle w:val="100000000000" w:firstRow="1" w:lastRow="0" w:firstColumn="0" w:lastColumn="0" w:oddVBand="0" w:evenVBand="0" w:oddHBand="0" w:evenHBand="0" w:firstRowFirstColumn="0" w:firstRowLastColumn="0" w:lastRowFirstColumn="0" w:lastRowLastColumn="0"/>
              <w:rPr>
                <w:b w:val="0"/>
                <w:bCs w:val="0"/>
                <w:lang w:val="es-ES"/>
              </w:rPr>
            </w:pPr>
            <w:r w:rsidRPr="00D10C8C">
              <w:rPr>
                <w:rStyle w:val="Textoennegrita"/>
                <w:lang w:val="es-ES"/>
              </w:rPr>
              <w:t>Función de Escaneo</w:t>
            </w:r>
          </w:p>
        </w:tc>
      </w:tr>
      <w:tr w:rsidR="001D6334" w:rsidRPr="00D10C8C" w14:paraId="0ACC9A29" w14:textId="77777777" w:rsidTr="001D6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938B3" w14:textId="77777777" w:rsidR="001D6334" w:rsidRPr="00D10C8C" w:rsidRDefault="001D6334">
            <w:pPr>
              <w:jc w:val="left"/>
              <w:rPr>
                <w:b w:val="0"/>
                <w:bCs w:val="0"/>
                <w:lang w:val="es-ES"/>
              </w:rPr>
            </w:pPr>
            <w:r w:rsidRPr="00D10C8C">
              <w:rPr>
                <w:lang w:val="es-ES"/>
              </w:rPr>
              <w:t>Usa texto resaltado</w:t>
            </w:r>
          </w:p>
        </w:tc>
        <w:tc>
          <w:tcPr>
            <w:tcW w:w="0" w:type="auto"/>
            <w:hideMark/>
          </w:tcPr>
          <w:p w14:paraId="52A0FA9A" w14:textId="77777777" w:rsidR="001D6334" w:rsidRPr="007B7D05" w:rsidRDefault="001D6334">
            <w:pPr>
              <w:cnfStyle w:val="000000100000" w:firstRow="0" w:lastRow="0" w:firstColumn="0" w:lastColumn="0" w:oddVBand="0" w:evenVBand="0" w:oddHBand="1" w:evenHBand="0" w:firstRowFirstColumn="0" w:firstRowLastColumn="0" w:lastRowFirstColumn="0" w:lastRowLastColumn="0"/>
              <w:rPr>
                <w:lang w:val="es-ES"/>
              </w:rPr>
            </w:pPr>
            <w:r w:rsidRPr="007B7D05">
              <w:rPr>
                <w:lang w:val="es-ES"/>
              </w:rPr>
              <w:t>Sí, utiliza un valor único</w:t>
            </w:r>
          </w:p>
        </w:tc>
        <w:tc>
          <w:tcPr>
            <w:tcW w:w="0" w:type="auto"/>
            <w:hideMark/>
          </w:tcPr>
          <w:p w14:paraId="04BABC0B" w14:textId="77777777" w:rsidR="001D6334" w:rsidRPr="00D10C8C" w:rsidRDefault="001D6334">
            <w:pPr>
              <w:cnfStyle w:val="000000100000" w:firstRow="0" w:lastRow="0" w:firstColumn="0" w:lastColumn="0" w:oddVBand="0" w:evenVBand="0" w:oddHBand="1" w:evenHBand="0" w:firstRowFirstColumn="0" w:firstRowLastColumn="0" w:lastRowFirstColumn="0" w:lastRowLastColumn="0"/>
            </w:pPr>
            <w:r w:rsidRPr="00D10C8C">
              <w:t>No</w:t>
            </w:r>
          </w:p>
        </w:tc>
      </w:tr>
      <w:tr w:rsidR="001D6334" w:rsidRPr="00D10C8C" w14:paraId="22BC0CC4" w14:textId="77777777" w:rsidTr="001D6334">
        <w:tc>
          <w:tcPr>
            <w:cnfStyle w:val="001000000000" w:firstRow="0" w:lastRow="0" w:firstColumn="1" w:lastColumn="0" w:oddVBand="0" w:evenVBand="0" w:oddHBand="0" w:evenHBand="0" w:firstRowFirstColumn="0" w:firstRowLastColumn="0" w:lastRowFirstColumn="0" w:lastRowLastColumn="0"/>
            <w:tcW w:w="0" w:type="auto"/>
            <w:hideMark/>
          </w:tcPr>
          <w:p w14:paraId="6642D828" w14:textId="77777777" w:rsidR="001D6334" w:rsidRPr="00D10C8C" w:rsidRDefault="001D6334">
            <w:r w:rsidRPr="00D10C8C">
              <w:t xml:space="preserve">Usa </w:t>
            </w:r>
            <w:proofErr w:type="spellStart"/>
            <w:r w:rsidRPr="00D10C8C">
              <w:t>múltiples</w:t>
            </w:r>
            <w:proofErr w:type="spellEnd"/>
            <w:r w:rsidRPr="00D10C8C">
              <w:t xml:space="preserve"> </w:t>
            </w:r>
            <w:proofErr w:type="spellStart"/>
            <w:r w:rsidRPr="00D10C8C">
              <w:t>valores</w:t>
            </w:r>
            <w:proofErr w:type="spellEnd"/>
          </w:p>
        </w:tc>
        <w:tc>
          <w:tcPr>
            <w:tcW w:w="0" w:type="auto"/>
            <w:hideMark/>
          </w:tcPr>
          <w:p w14:paraId="2D6B5864" w14:textId="77777777" w:rsidR="001D6334" w:rsidRPr="00D10C8C" w:rsidRDefault="001D6334">
            <w:pPr>
              <w:cnfStyle w:val="000000000000" w:firstRow="0" w:lastRow="0" w:firstColumn="0" w:lastColumn="0" w:oddVBand="0" w:evenVBand="0" w:oddHBand="0" w:evenHBand="0" w:firstRowFirstColumn="0" w:firstRowLastColumn="0" w:lastRowFirstColumn="0" w:lastRowLastColumn="0"/>
            </w:pPr>
            <w:r w:rsidRPr="00D10C8C">
              <w:t>No</w:t>
            </w:r>
          </w:p>
        </w:tc>
        <w:tc>
          <w:tcPr>
            <w:tcW w:w="0" w:type="auto"/>
            <w:hideMark/>
          </w:tcPr>
          <w:p w14:paraId="0A2AB059" w14:textId="77777777" w:rsidR="001D6334" w:rsidRPr="00D10C8C" w:rsidRDefault="001D6334">
            <w:pPr>
              <w:cnfStyle w:val="000000000000" w:firstRow="0" w:lastRow="0" w:firstColumn="0" w:lastColumn="0" w:oddVBand="0" w:evenVBand="0" w:oddHBand="0" w:evenHBand="0" w:firstRowFirstColumn="0" w:firstRowLastColumn="0" w:lastRowFirstColumn="0" w:lastRowLastColumn="0"/>
            </w:pPr>
            <w:proofErr w:type="spellStart"/>
            <w:r w:rsidRPr="00D10C8C">
              <w:t>Sí</w:t>
            </w:r>
            <w:proofErr w:type="spellEnd"/>
          </w:p>
        </w:tc>
      </w:tr>
      <w:tr w:rsidR="001D6334" w:rsidRPr="00D10C8C" w14:paraId="33A2620D" w14:textId="77777777" w:rsidTr="001D6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28B27" w14:textId="77777777" w:rsidR="001D6334" w:rsidRPr="00D10C8C" w:rsidRDefault="001D6334" w:rsidP="00753F75">
            <w:pPr>
              <w:jc w:val="left"/>
            </w:pPr>
            <w:proofErr w:type="spellStart"/>
            <w:r w:rsidRPr="00D10C8C">
              <w:t>Compatibilidad</w:t>
            </w:r>
            <w:proofErr w:type="spellEnd"/>
          </w:p>
        </w:tc>
        <w:tc>
          <w:tcPr>
            <w:tcW w:w="0" w:type="auto"/>
            <w:hideMark/>
          </w:tcPr>
          <w:p w14:paraId="4AE129BD" w14:textId="77777777" w:rsidR="001D6334" w:rsidRPr="00D10C8C" w:rsidRDefault="001D6334" w:rsidP="00753F75">
            <w:pPr>
              <w:jc w:val="left"/>
              <w:cnfStyle w:val="000000100000" w:firstRow="0" w:lastRow="0" w:firstColumn="0" w:lastColumn="0" w:oddVBand="0" w:evenVBand="0" w:oddHBand="1" w:evenHBand="0" w:firstRowFirstColumn="0" w:firstRowLastColumn="0" w:lastRowFirstColumn="0" w:lastRowLastColumn="0"/>
            </w:pPr>
            <w:proofErr w:type="spellStart"/>
            <w:r w:rsidRPr="00D10C8C">
              <w:t>Prácticamente</w:t>
            </w:r>
            <w:proofErr w:type="spellEnd"/>
            <w:r w:rsidRPr="00D10C8C">
              <w:t xml:space="preserve"> </w:t>
            </w:r>
            <w:proofErr w:type="spellStart"/>
            <w:r w:rsidRPr="00D10C8C">
              <w:t>cualquier</w:t>
            </w:r>
            <w:proofErr w:type="spellEnd"/>
            <w:r w:rsidRPr="00D10C8C">
              <w:t xml:space="preserve"> </w:t>
            </w:r>
            <w:proofErr w:type="spellStart"/>
            <w:r w:rsidRPr="00D10C8C">
              <w:t>aplicación</w:t>
            </w:r>
            <w:proofErr w:type="spellEnd"/>
          </w:p>
        </w:tc>
        <w:tc>
          <w:tcPr>
            <w:tcW w:w="0" w:type="auto"/>
            <w:hideMark/>
          </w:tcPr>
          <w:p w14:paraId="3B0B17F2" w14:textId="77777777" w:rsidR="001D6334" w:rsidRPr="007B7D05" w:rsidRDefault="001D6334" w:rsidP="00753F75">
            <w:pPr>
              <w:jc w:val="left"/>
              <w:cnfStyle w:val="000000100000" w:firstRow="0" w:lastRow="0" w:firstColumn="0" w:lastColumn="0" w:oddVBand="0" w:evenVBand="0" w:oddHBand="1" w:evenHBand="0" w:firstRowFirstColumn="0" w:firstRowLastColumn="0" w:lastRowFirstColumn="0" w:lastRowLastColumn="0"/>
              <w:rPr>
                <w:lang w:val="es-ES"/>
              </w:rPr>
            </w:pPr>
            <w:r w:rsidRPr="007B7D05">
              <w:rPr>
                <w:lang w:val="es-ES"/>
              </w:rPr>
              <w:t>Muchas aplicaciones basadas en Windows</w:t>
            </w:r>
          </w:p>
        </w:tc>
      </w:tr>
    </w:tbl>
    <w:p w14:paraId="77985CF8" w14:textId="77777777" w:rsidR="001D6334" w:rsidRPr="00D10C8C" w:rsidRDefault="00000000" w:rsidP="001D6334">
      <w:r>
        <w:pict w14:anchorId="5095E36A">
          <v:rect id="_x0000_i1025" style="width:0;height:1.5pt" o:hralign="center" o:hrstd="t" o:hr="t" fillcolor="#a0a0a0" stroked="f"/>
        </w:pict>
      </w:r>
    </w:p>
    <w:p w14:paraId="2B33848A" w14:textId="77777777" w:rsidR="001D6334" w:rsidRPr="00D10C8C" w:rsidRDefault="001D6334" w:rsidP="001D6334">
      <w:pPr>
        <w:pStyle w:val="Ttulo2"/>
      </w:pPr>
      <w:bookmarkStart w:id="185" w:name="_Toc188990098"/>
      <w:bookmarkStart w:id="186" w:name="_Toc188990908"/>
      <w:r w:rsidRPr="00D10C8C">
        <w:t>El Universal Connector en Acción</w:t>
      </w:r>
      <w:bookmarkEnd w:id="185"/>
      <w:bookmarkEnd w:id="186"/>
    </w:p>
    <w:p w14:paraId="5ED56233" w14:textId="77777777" w:rsidR="001D6334" w:rsidRPr="00D10C8C" w:rsidRDefault="001D6334" w:rsidP="00753F75">
      <w:pPr>
        <w:pStyle w:val="Titulo3"/>
      </w:pPr>
      <w:bookmarkStart w:id="187" w:name="_Toc188990099"/>
      <w:bookmarkStart w:id="188" w:name="_Toc188990909"/>
      <w:r w:rsidRPr="00D10C8C">
        <w:t>Usando la Funcionalidad del Portapapeles</w:t>
      </w:r>
      <w:bookmarkEnd w:id="187"/>
      <w:bookmarkEnd w:id="188"/>
    </w:p>
    <w:p w14:paraId="3B251EF6" w14:textId="6077C93A" w:rsidR="001D6334" w:rsidRPr="00D10C8C" w:rsidRDefault="001D6334" w:rsidP="00753F75">
      <w:proofErr w:type="gramStart"/>
      <w:r w:rsidRPr="00D10C8C">
        <w:t xml:space="preserve">Una </w:t>
      </w:r>
      <w:r w:rsidR="00753F75" w:rsidRPr="00D10C8C">
        <w:t>usuario</w:t>
      </w:r>
      <w:proofErr w:type="gramEnd"/>
      <w:r w:rsidRPr="00D10C8C">
        <w:t xml:space="preserve"> está leyendo un correo electrónico que hace referencia a un número de contrato. Todo lo que necesita hacer es resaltar el número de contrato, presionar una tecla de acceso rápido predefinida, y el contrato se recupera y abre inmediatamente en el visor de Therefore™.</w:t>
      </w:r>
    </w:p>
    <w:p w14:paraId="1A219471" w14:textId="77777777" w:rsidR="001D6334" w:rsidRPr="00D10C8C" w:rsidRDefault="001D6334" w:rsidP="00753F75">
      <w:pPr>
        <w:pStyle w:val="Listas"/>
      </w:pPr>
      <w:r w:rsidRPr="00D10C8C">
        <w:t>Resalte el texto.</w:t>
      </w:r>
    </w:p>
    <w:p w14:paraId="15487B0F" w14:textId="77777777" w:rsidR="001D6334" w:rsidRPr="00D10C8C" w:rsidRDefault="001D6334" w:rsidP="00753F75">
      <w:pPr>
        <w:pStyle w:val="Listas"/>
      </w:pPr>
      <w:r w:rsidRPr="00D10C8C">
        <w:t>Presione la tecla de acceso rápido.</w:t>
      </w:r>
    </w:p>
    <w:p w14:paraId="18A5B748" w14:textId="77777777" w:rsidR="001D6334" w:rsidRPr="00D10C8C" w:rsidRDefault="001D6334" w:rsidP="00753F75">
      <w:r w:rsidRPr="00D10C8C">
        <w:t>Los perfiles de portapapeles permiten que el Therefore™ Universal Connector recoja un valor resaltado desde prácticamente cualquier aplicación para copiarlo y pasarlo a Therefore™ para ejecutar una función. Mientras la aplicación permita copiar texto (usando CTRL-C, por ejemplo), podrá usar la funcionalidad del portapapeles del Universal Connector.</w:t>
      </w:r>
    </w:p>
    <w:p w14:paraId="28750DEA" w14:textId="77777777" w:rsidR="001D6334" w:rsidRPr="00D10C8C" w:rsidRDefault="001D6334" w:rsidP="00753F75">
      <w:r w:rsidRPr="00D10C8C">
        <w:lastRenderedPageBreak/>
        <w:t>Definir previamente un perfil de portapapeles es simple y directo. Para obtener más información sobre cómo configurar esta funcionalidad, consulte nuestra página de ayuda en línea.</w:t>
      </w:r>
    </w:p>
    <w:p w14:paraId="7636D704" w14:textId="77777777" w:rsidR="001D6334" w:rsidRPr="00D10C8C" w:rsidRDefault="001D6334" w:rsidP="00753F75">
      <w:pPr>
        <w:pStyle w:val="Titulo3"/>
      </w:pPr>
      <w:bookmarkStart w:id="189" w:name="_Toc188990100"/>
      <w:bookmarkStart w:id="190" w:name="_Toc188990910"/>
      <w:r w:rsidRPr="00D10C8C">
        <w:t>Usando la Funcionalidad de Escaneo</w:t>
      </w:r>
      <w:bookmarkEnd w:id="189"/>
      <w:bookmarkEnd w:id="190"/>
    </w:p>
    <w:p w14:paraId="30E3A05A" w14:textId="6C93F71B" w:rsidR="001D6334" w:rsidRPr="00D10C8C" w:rsidRDefault="001D6334" w:rsidP="00753F75">
      <w:r w:rsidRPr="00D10C8C">
        <w:t xml:space="preserve">Un especialista en finanzas trabaja en </w:t>
      </w:r>
      <w:r w:rsidR="00753F75" w:rsidRPr="00D10C8C">
        <w:t>su ERP</w:t>
      </w:r>
      <w:r w:rsidRPr="00D10C8C">
        <w:t xml:space="preserve"> y quiere guardar una factura en Therefore™ para vincularla a un proceso posterior. Con los datos de la factura abiertos en </w:t>
      </w:r>
      <w:r w:rsidR="00753F75" w:rsidRPr="00D10C8C">
        <w:t>el ERP</w:t>
      </w:r>
      <w:r w:rsidRPr="00D10C8C">
        <w:t>, simplemente presiona una tecla de acceso rápido y los datos de índice se extraen de</w:t>
      </w:r>
      <w:r w:rsidR="00753F75" w:rsidRPr="00D10C8C">
        <w:t xml:space="preserve">sde la pantalla del ERP </w:t>
      </w:r>
      <w:r w:rsidRPr="00D10C8C">
        <w:t>para completar automáticamente el cuadro de diálogo de guardado en Therefore™.</w:t>
      </w:r>
    </w:p>
    <w:p w14:paraId="0576E9C3" w14:textId="06559D59" w:rsidR="00A64F00" w:rsidRPr="00D10C8C" w:rsidRDefault="00A64F00">
      <w:pPr>
        <w:spacing w:after="160" w:line="259" w:lineRule="auto"/>
        <w:jc w:val="left"/>
        <w:rPr>
          <w:rFonts w:ascii="Tungsten Reveal" w:eastAsiaTheme="majorEastAsia" w:hAnsi="Tungsten Reveal" w:cstheme="majorBidi"/>
          <w:color w:val="000000" w:themeColor="text1"/>
          <w:sz w:val="48"/>
          <w:szCs w:val="32"/>
        </w:rPr>
      </w:pPr>
      <w:r w:rsidRPr="00D10C8C">
        <w:rPr>
          <w:rFonts w:ascii="Tungsten Reveal" w:eastAsiaTheme="majorEastAsia" w:hAnsi="Tungsten Reveal" w:cstheme="majorBidi"/>
          <w:color w:val="000000" w:themeColor="text1"/>
          <w:sz w:val="48"/>
          <w:szCs w:val="32"/>
        </w:rPr>
        <w:br w:type="page"/>
      </w:r>
    </w:p>
    <w:p w14:paraId="1D82095F" w14:textId="11718664" w:rsidR="001744E1" w:rsidRPr="00D10C8C" w:rsidRDefault="00EA5AAB">
      <w:pPr>
        <w:spacing w:after="160" w:line="259" w:lineRule="auto"/>
        <w:jc w:val="left"/>
        <w:rPr>
          <w:rFonts w:ascii="Tungsten Reveal" w:eastAsiaTheme="majorEastAsia" w:hAnsi="Tungsten Reveal" w:cstheme="majorBidi"/>
          <w:color w:val="000000" w:themeColor="text1"/>
          <w:sz w:val="48"/>
          <w:szCs w:val="32"/>
        </w:rPr>
      </w:pPr>
      <w:r w:rsidRPr="00D10C8C">
        <w:rPr>
          <w:rFonts w:ascii="Tungsten Reveal" w:eastAsiaTheme="majorEastAsia" w:hAnsi="Tungsten Reveal" w:cstheme="majorBidi"/>
          <w:noProof/>
          <w:color w:val="000000" w:themeColor="text1"/>
          <w:sz w:val="48"/>
          <w:szCs w:val="32"/>
        </w:rPr>
        <w:lastRenderedPageBreak/>
        <mc:AlternateContent>
          <mc:Choice Requires="wps">
            <w:drawing>
              <wp:anchor distT="45720" distB="45720" distL="114300" distR="114300" simplePos="0" relativeHeight="251658287" behindDoc="0" locked="0" layoutInCell="1" allowOverlap="1" wp14:anchorId="4B3D5569" wp14:editId="288890F8">
                <wp:simplePos x="0" y="0"/>
                <wp:positionH relativeFrom="column">
                  <wp:posOffset>-882421</wp:posOffset>
                </wp:positionH>
                <wp:positionV relativeFrom="paragraph">
                  <wp:posOffset>8432702</wp:posOffset>
                </wp:positionV>
                <wp:extent cx="5755005" cy="438150"/>
                <wp:effectExtent l="0" t="0" r="17145"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5005" cy="438150"/>
                        </a:xfrm>
                        <a:prstGeom prst="rect">
                          <a:avLst/>
                        </a:prstGeom>
                        <a:solidFill>
                          <a:srgbClr val="FFFFFF"/>
                        </a:solidFill>
                        <a:ln w="9525">
                          <a:solidFill>
                            <a:schemeClr val="bg1"/>
                          </a:solidFill>
                          <a:miter lim="800000"/>
                          <a:headEnd/>
                          <a:tailEnd/>
                        </a:ln>
                      </wps:spPr>
                      <wps:txbx>
                        <w:txbxContent>
                          <w:p w14:paraId="4DA162DC" w14:textId="77777777" w:rsidR="00F3175F" w:rsidRDefault="00F3175F" w:rsidP="00203570">
                            <w:pPr>
                              <w:widowControl w:val="0"/>
                              <w:autoSpaceDE w:val="0"/>
                              <w:autoSpaceDN w:val="0"/>
                              <w:adjustRightInd w:val="0"/>
                              <w:spacing w:after="0" w:line="240" w:lineRule="auto"/>
                              <w:jc w:val="left"/>
                              <w:textAlignment w:val="center"/>
                              <w:rPr>
                                <w:rFonts w:ascii="Century Gothic" w:hAnsi="Century Gothic"/>
                                <w:bCs/>
                                <w:color w:val="808080" w:themeColor="background1" w:themeShade="80"/>
                                <w:sz w:val="14"/>
                                <w:szCs w:val="14"/>
                              </w:rPr>
                            </w:pPr>
                            <w:r w:rsidRPr="002E5294">
                              <w:rPr>
                                <w:rFonts w:ascii="Century Gothic" w:hAnsi="Century Gothic"/>
                                <w:bCs/>
                                <w:color w:val="808080" w:themeColor="background1" w:themeShade="80"/>
                                <w:sz w:val="14"/>
                                <w:szCs w:val="14"/>
                              </w:rPr>
                              <w:t xml:space="preserve">Canon España, S.A.U. - Parque Empresarial La Moraleja - </w:t>
                            </w:r>
                            <w:proofErr w:type="spellStart"/>
                            <w:r w:rsidRPr="002E5294">
                              <w:rPr>
                                <w:rFonts w:ascii="Century Gothic" w:hAnsi="Century Gothic"/>
                                <w:bCs/>
                                <w:color w:val="808080" w:themeColor="background1" w:themeShade="80"/>
                                <w:sz w:val="14"/>
                                <w:szCs w:val="14"/>
                              </w:rPr>
                              <w:t>Avda</w:t>
                            </w:r>
                            <w:proofErr w:type="spellEnd"/>
                            <w:r w:rsidRPr="002E5294">
                              <w:rPr>
                                <w:rFonts w:ascii="Century Gothic" w:hAnsi="Century Gothic"/>
                                <w:bCs/>
                                <w:color w:val="808080" w:themeColor="background1" w:themeShade="80"/>
                                <w:sz w:val="14"/>
                                <w:szCs w:val="14"/>
                              </w:rPr>
                              <w:t xml:space="preserve"> de Europa, 6 281 08 Alcobendas - (Madrid) – España </w:t>
                            </w:r>
                          </w:p>
                          <w:p w14:paraId="03AB9E59" w14:textId="77777777" w:rsidR="00203570" w:rsidRDefault="00F3175F" w:rsidP="00203570">
                            <w:pPr>
                              <w:widowControl w:val="0"/>
                              <w:autoSpaceDE w:val="0"/>
                              <w:autoSpaceDN w:val="0"/>
                              <w:adjustRightInd w:val="0"/>
                              <w:spacing w:after="0" w:line="240" w:lineRule="auto"/>
                              <w:jc w:val="left"/>
                              <w:textAlignment w:val="center"/>
                              <w:rPr>
                                <w:rFonts w:ascii="Century Gothic" w:hAnsi="Century Gothic"/>
                                <w:bCs/>
                                <w:color w:val="808080" w:themeColor="background1" w:themeShade="80"/>
                                <w:sz w:val="14"/>
                                <w:szCs w:val="14"/>
                              </w:rPr>
                            </w:pPr>
                            <w:r w:rsidRPr="002E5294">
                              <w:rPr>
                                <w:rFonts w:ascii="Century Gothic" w:hAnsi="Century Gothic"/>
                                <w:color w:val="808080" w:themeColor="background1" w:themeShade="80"/>
                                <w:sz w:val="12"/>
                                <w:szCs w:val="12"/>
                                <w:lang w:val="es-ES_tradnl"/>
                              </w:rPr>
                              <w:t xml:space="preserve">Registro Mercantil de Madrid - Tomo 5684, Sección 8ª, Folio 176, Hoja M-93003, inscripción 114ª de fecha 30 de marzo de 1.993 - </w:t>
                            </w:r>
                            <w:r w:rsidRPr="002E5294">
                              <w:rPr>
                                <w:rFonts w:ascii="Century Gothic" w:hAnsi="Century Gothic"/>
                                <w:color w:val="808080" w:themeColor="background1" w:themeShade="80"/>
                                <w:sz w:val="12"/>
                                <w:szCs w:val="12"/>
                              </w:rPr>
                              <w:t>N.I.F. A28122125</w:t>
                            </w:r>
                          </w:p>
                          <w:p w14:paraId="0B066A65" w14:textId="0F5DC8B7" w:rsidR="00F3175F" w:rsidRPr="00F3175F" w:rsidRDefault="00203570" w:rsidP="00203570">
                            <w:pPr>
                              <w:widowControl w:val="0"/>
                              <w:autoSpaceDE w:val="0"/>
                              <w:autoSpaceDN w:val="0"/>
                              <w:adjustRightInd w:val="0"/>
                              <w:spacing w:after="0" w:line="240" w:lineRule="auto"/>
                              <w:jc w:val="left"/>
                              <w:textAlignment w:val="center"/>
                              <w:rPr>
                                <w:rFonts w:ascii="Century Gothic" w:hAnsi="Century Gothic"/>
                                <w:bCs/>
                                <w:color w:val="808080" w:themeColor="background1" w:themeShade="80"/>
                                <w:sz w:val="14"/>
                                <w:szCs w:val="14"/>
                              </w:rPr>
                            </w:pPr>
                            <w:hyperlink r:id="rId48" w:history="1">
                              <w:r w:rsidRPr="00C45A8A">
                                <w:rPr>
                                  <w:rStyle w:val="Hipervnculo"/>
                                  <w:rFonts w:ascii="Century Gothic" w:hAnsi="Century Gothic"/>
                                  <w:sz w:val="14"/>
                                  <w:szCs w:val="14"/>
                                </w:rPr>
                                <w:t>www.canon.es</w:t>
                              </w:r>
                            </w:hyperlink>
                          </w:p>
                          <w:p w14:paraId="283D75C7" w14:textId="3458652E" w:rsidR="00EA5AAB" w:rsidRDefault="00EA5AAB" w:rsidP="00203570">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3D5569" id="_x0000_s1039" type="#_x0000_t202" style="position:absolute;margin-left:-69.5pt;margin-top:664pt;width:453.15pt;height:34.5pt;z-index:25165828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" strokecolor="white [3212]">
                <v:textbox>
                  <w:txbxContent>
                    <w:p w14:paraId="4DA162DC" w14:textId="77777777" w:rsidR="00F3175F" w:rsidRDefault="00F3175F" w:rsidP="00203570">
                      <w:pPr>
                        <w:widowControl w:val="0"/>
                        <w:autoSpaceDE w:val="0"/>
                        <w:autoSpaceDN w:val="0"/>
                        <w:adjustRightInd w:val="0"/>
                        <w:spacing w:after="0" w:line="240" w:lineRule="auto"/>
                        <w:jc w:val="left"/>
                        <w:textAlignment w:val="center"/>
                        <w:rPr>
                          <w:rFonts w:ascii="Century Gothic" w:hAnsi="Century Gothic"/>
                          <w:bCs/>
                          <w:color w:val="808080" w:themeColor="background1" w:themeShade="80"/>
                          <w:sz w:val="14"/>
                          <w:szCs w:val="14"/>
                        </w:rPr>
                      </w:pPr>
                      <w:r w:rsidRPr="002E5294">
                        <w:rPr>
                          <w:rFonts w:ascii="Century Gothic" w:hAnsi="Century Gothic"/>
                          <w:bCs/>
                          <w:color w:val="808080" w:themeColor="background1" w:themeShade="80"/>
                          <w:sz w:val="14"/>
                          <w:szCs w:val="14"/>
                        </w:rPr>
                        <w:t xml:space="preserve">Canon España, S.A.U. - Parque Empresarial La Moraleja - Avda de Europa, 6 281 08 Alcobendas - (Madrid) – España </w:t>
                      </w:r>
                    </w:p>
                    <w:p w14:paraId="03AB9E59" w14:textId="77777777" w:rsidR="00203570" w:rsidRDefault="00F3175F" w:rsidP="00203570">
                      <w:pPr>
                        <w:widowControl w:val="0"/>
                        <w:autoSpaceDE w:val="0"/>
                        <w:autoSpaceDN w:val="0"/>
                        <w:adjustRightInd w:val="0"/>
                        <w:spacing w:after="0" w:line="240" w:lineRule="auto"/>
                        <w:jc w:val="left"/>
                        <w:textAlignment w:val="center"/>
                        <w:rPr>
                          <w:rFonts w:ascii="Century Gothic" w:hAnsi="Century Gothic"/>
                          <w:bCs/>
                          <w:color w:val="808080" w:themeColor="background1" w:themeShade="80"/>
                          <w:sz w:val="14"/>
                          <w:szCs w:val="14"/>
                        </w:rPr>
                      </w:pPr>
                      <w:r w:rsidRPr="002E5294">
                        <w:rPr>
                          <w:rFonts w:ascii="Century Gothic" w:hAnsi="Century Gothic"/>
                          <w:color w:val="808080" w:themeColor="background1" w:themeShade="80"/>
                          <w:sz w:val="12"/>
                          <w:szCs w:val="12"/>
                          <w:lang w:val="es-ES_tradnl"/>
                        </w:rPr>
                        <w:t xml:space="preserve">Registro Mercantil de Madrid - Tomo 5684, Sección 8ª, Folio 176, Hoja M-93003, inscripción 114ª de fecha 30 de marzo de 1.993 - </w:t>
                      </w:r>
                      <w:r w:rsidRPr="002E5294">
                        <w:rPr>
                          <w:rFonts w:ascii="Century Gothic" w:hAnsi="Century Gothic"/>
                          <w:color w:val="808080" w:themeColor="background1" w:themeShade="80"/>
                          <w:sz w:val="12"/>
                          <w:szCs w:val="12"/>
                        </w:rPr>
                        <w:t>N.I.F. A28122125</w:t>
                      </w:r>
                    </w:p>
                    <w:p w14:paraId="0B066A65" w14:textId="0F5DC8B7" w:rsidR="00F3175F" w:rsidRPr="00F3175F" w:rsidRDefault="00000000" w:rsidP="00203570">
                      <w:pPr>
                        <w:widowControl w:val="0"/>
                        <w:autoSpaceDE w:val="0"/>
                        <w:autoSpaceDN w:val="0"/>
                        <w:adjustRightInd w:val="0"/>
                        <w:spacing w:after="0" w:line="240" w:lineRule="auto"/>
                        <w:jc w:val="left"/>
                        <w:textAlignment w:val="center"/>
                        <w:rPr>
                          <w:rFonts w:ascii="Century Gothic" w:hAnsi="Century Gothic"/>
                          <w:bCs/>
                          <w:color w:val="808080" w:themeColor="background1" w:themeShade="80"/>
                          <w:sz w:val="14"/>
                          <w:szCs w:val="14"/>
                        </w:rPr>
                      </w:pPr>
                      <w:hyperlink r:id="rId49" w:history="1">
                        <w:r w:rsidR="00203570" w:rsidRPr="00C45A8A">
                          <w:rPr>
                            <w:rStyle w:val="Hipervnculo"/>
                            <w:rFonts w:ascii="Century Gothic" w:hAnsi="Century Gothic"/>
                            <w:sz w:val="14"/>
                            <w:szCs w:val="14"/>
                          </w:rPr>
                          <w:t>www.canon.es</w:t>
                        </w:r>
                      </w:hyperlink>
                    </w:p>
                    <w:p w14:paraId="283D75C7" w14:textId="3458652E" w:rsidR="00EA5AAB" w:rsidRDefault="00EA5AAB" w:rsidP="00203570">
                      <w:pPr>
                        <w:jc w:val="left"/>
                      </w:pPr>
                    </w:p>
                  </w:txbxContent>
                </v:textbox>
                <w10:wrap type="square"/>
              </v:shape>
            </w:pict>
          </mc:Fallback>
        </mc:AlternateContent>
      </w:r>
      <w:r w:rsidR="004F61A6" w:rsidRPr="00D10C8C">
        <w:rPr>
          <w:rFonts w:ascii="Tungsten Reveal" w:eastAsiaTheme="majorEastAsia" w:hAnsi="Tungsten Reveal" w:cstheme="majorBidi"/>
          <w:noProof/>
          <w:color w:val="000000" w:themeColor="text1"/>
          <w:sz w:val="48"/>
          <w:szCs w:val="32"/>
        </w:rPr>
        <mc:AlternateContent>
          <mc:Choice Requires="wpg">
            <w:drawing>
              <wp:anchor distT="0" distB="0" distL="114300" distR="114300" simplePos="0" relativeHeight="251658286" behindDoc="0" locked="0" layoutInCell="1" allowOverlap="1" wp14:anchorId="173333AA" wp14:editId="4D1230DE">
                <wp:simplePos x="0" y="0"/>
                <wp:positionH relativeFrom="column">
                  <wp:posOffset>4871931</wp:posOffset>
                </wp:positionH>
                <wp:positionV relativeFrom="paragraph">
                  <wp:posOffset>2850515</wp:posOffset>
                </wp:positionV>
                <wp:extent cx="1620893" cy="7023735"/>
                <wp:effectExtent l="0" t="0" r="0" b="5715"/>
                <wp:wrapNone/>
                <wp:docPr id="1673910150" name="Grupo 22"/>
                <wp:cNvGraphicFramePr/>
                <a:graphic xmlns:a="http://schemas.openxmlformats.org/drawingml/2006/main">
                  <a:graphicData uri="http://schemas.microsoft.com/office/word/2010/wordprocessingGroup">
                    <wpg:wgp>
                      <wpg:cNvGrpSpPr/>
                      <wpg:grpSpPr>
                        <a:xfrm>
                          <a:off x="0" y="0"/>
                          <a:ext cx="1620893" cy="7023735"/>
                          <a:chOff x="0" y="0"/>
                          <a:chExt cx="1620893" cy="7023735"/>
                        </a:xfrm>
                      </wpg:grpSpPr>
                      <wps:wsp>
                        <wps:cNvPr id="1981392526" name="Forma libre: forma 2"/>
                        <wps:cNvSpPr/>
                        <wps:spPr>
                          <a:xfrm flipH="1">
                            <a:off x="0" y="0"/>
                            <a:ext cx="1620893" cy="7023735"/>
                          </a:xfrm>
                          <a:custGeom>
                            <a:avLst/>
                            <a:gdLst>
                              <a:gd name="connsiteX0" fmla="*/ 1880006 w 1880006"/>
                              <a:gd name="connsiteY0" fmla="*/ 5830214 h 5830214"/>
                              <a:gd name="connsiteX1" fmla="*/ 0 w 1880006"/>
                              <a:gd name="connsiteY1" fmla="*/ 5822899 h 5830214"/>
                              <a:gd name="connsiteX2" fmla="*/ 0 w 1880006"/>
                              <a:gd name="connsiteY2" fmla="*/ 0 h 5830214"/>
                              <a:gd name="connsiteX3" fmla="*/ 1880006 w 1880006"/>
                              <a:gd name="connsiteY3" fmla="*/ 5830214 h 5830214"/>
                            </a:gdLst>
                            <a:ahLst/>
                            <a:cxnLst>
                              <a:cxn ang="0">
                                <a:pos x="connsiteX0" y="connsiteY0"/>
                              </a:cxn>
                              <a:cxn ang="0">
                                <a:pos x="connsiteX1" y="connsiteY1"/>
                              </a:cxn>
                              <a:cxn ang="0">
                                <a:pos x="connsiteX2" y="connsiteY2"/>
                              </a:cxn>
                              <a:cxn ang="0">
                                <a:pos x="connsiteX3" y="connsiteY3"/>
                              </a:cxn>
                            </a:cxnLst>
                            <a:rect l="l" t="t" r="r" b="b"/>
                            <a:pathLst>
                              <a:path w="1880006" h="5830214">
                                <a:moveTo>
                                  <a:pt x="1880006" y="5830214"/>
                                </a:moveTo>
                                <a:lnTo>
                                  <a:pt x="0" y="5822899"/>
                                </a:lnTo>
                                <a:lnTo>
                                  <a:pt x="0" y="0"/>
                                </a:lnTo>
                                <a:lnTo>
                                  <a:pt x="1880006" y="5830214"/>
                                </a:lnTo>
                                <a:close/>
                              </a:path>
                            </a:pathLst>
                          </a:cu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09802440" name="Imagen 3" descr="Logotipo&#10;&#10;Descripción generada automáticamente"/>
                          <pic:cNvPicPr>
                            <a:picLocks noChangeAspect="1"/>
                          </pic:cNvPicPr>
                        </pic:nvPicPr>
                        <pic:blipFill>
                          <a:blip r:embed="rId50" cstate="print"/>
                          <a:stretch>
                            <a:fillRect/>
                          </a:stretch>
                        </pic:blipFill>
                        <pic:spPr>
                          <a:xfrm>
                            <a:off x="169333" y="6248400"/>
                            <a:ext cx="1329690" cy="770255"/>
                          </a:xfrm>
                          <a:prstGeom prst="rect">
                            <a:avLst/>
                          </a:prstGeom>
                        </pic:spPr>
                      </pic:pic>
                    </wpg:wgp>
                  </a:graphicData>
                </a:graphic>
              </wp:anchor>
            </w:drawing>
          </mc:Choice>
          <mc:Fallback>
            <w:pict>
              <v:group w14:anchorId="4998354A" id="Grupo 22" o:spid="_x0000_s1026" style="position:absolute;margin-left:383.6pt;margin-top:224.45pt;width:127.65pt;height:553.05pt;z-index:251737088" coordsize="16208,702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">
                <v:shape id="Forma libre: forma 2" o:spid="_x0000_s1027" style="position:absolute;width:16208;height:70237;flip:x;visibility:visible;mso-wrap-style:square;v-text-anchor:middle" coordsize="1880006,5830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" path="m1880006,5830214l,5822899,,,1880006,5830214xe" fillcolor="#c00000" stroked="f" strokeweight="1pt">
                  <v:stroke joinstyle="miter"/>
                  <v:path arrowok="t" o:connecttype="custom" o:connectlocs="1620893,7023735;0,7014923;0,0;1620893,7023735" o:connectangles="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 o:spid="_x0000_s1028" type="#_x0000_t75" alt="Logotipo&#10;&#10;Descripción generada automáticamente" style="position:absolute;left:1693;top:62484;width:13297;height:7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">
                  <v:imagedata r:id="rId51" o:title="Logotipo&#10;&#10;Descripción generada automáticamente"/>
                </v:shape>
              </v:group>
            </w:pict>
          </mc:Fallback>
        </mc:AlternateContent>
      </w:r>
    </w:p>
    <w:sectPr w:rsidR="001744E1" w:rsidRPr="00D10C8C" w:rsidSect="00A24636">
      <w:headerReference w:type="even" r:id="rId52"/>
      <w:headerReference w:type="default" r:id="rId53"/>
      <w:footerReference w:type="even" r:id="rId54"/>
      <w:footerReference w:type="default" r:id="rId55"/>
      <w:headerReference w:type="first" r:id="rId56"/>
      <w:footerReference w:type="first" r:id="rId57"/>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042E9" w14:textId="77777777" w:rsidR="00A5026B" w:rsidRDefault="00A5026B" w:rsidP="00A24636">
      <w:pPr>
        <w:spacing w:after="0"/>
      </w:pPr>
      <w:r>
        <w:separator/>
      </w:r>
    </w:p>
  </w:endnote>
  <w:endnote w:type="continuationSeparator" w:id="0">
    <w:p w14:paraId="6B76F277" w14:textId="77777777" w:rsidR="00A5026B" w:rsidRDefault="00A5026B" w:rsidP="00A24636">
      <w:pPr>
        <w:spacing w:after="0"/>
      </w:pPr>
      <w:r>
        <w:continuationSeparator/>
      </w:r>
    </w:p>
  </w:endnote>
  <w:endnote w:type="continuationNotice" w:id="1">
    <w:p w14:paraId="43486D2F" w14:textId="77777777" w:rsidR="00A5026B" w:rsidRDefault="00A5026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000000000000000"/>
    <w:charset w:val="00"/>
    <w:family w:val="auto"/>
    <w:pitch w:val="variable"/>
    <w:sig w:usb0="A00002FF" w:usb1="4000207B" w:usb2="00000000" w:usb3="00000000" w:csb0="00000197"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Light">
    <w:panose1 w:val="00000000000000000000"/>
    <w:charset w:val="00"/>
    <w:family w:val="auto"/>
    <w:pitch w:val="variable"/>
    <w:sig w:usb0="A00002FF" w:usb1="4000207B" w:usb2="00000000" w:usb3="00000000" w:csb0="00000197" w:csb1="00000000"/>
  </w:font>
  <w:font w:name="Tungsten Reveal">
    <w:panose1 w:val="00000000000000000000"/>
    <w:charset w:val="00"/>
    <w:family w:val="auto"/>
    <w:pitch w:val="variable"/>
    <w:sig w:usb0="80000003" w:usb1="5000004A"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DendaNewLight">
    <w:panose1 w:val="02000606040000020004"/>
    <w:charset w:val="00"/>
    <w:family w:val="auto"/>
    <w:pitch w:val="variable"/>
    <w:sig w:usb0="800000A7" w:usb1="00000040" w:usb2="00000000" w:usb3="00000000" w:csb0="00000009" w:csb1="00000000"/>
  </w:font>
  <w:font w:name="Gotham Light">
    <w:altName w:val="Times New Roman"/>
    <w:panose1 w:val="00000000000000000000"/>
    <w:charset w:val="00"/>
    <w:family w:val="modern"/>
    <w:notTrueType/>
    <w:pitch w:val="variable"/>
    <w:sig w:usb0="A00000FF" w:usb1="4000004A" w:usb2="00000000" w:usb3="00000000" w:csb0="0000000B"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ontserrat,Bold">
    <w:altName w:val="Montserrat"/>
    <w:panose1 w:val="00000000000000000000"/>
    <w:charset w:val="00"/>
    <w:family w:val="swiss"/>
    <w:notTrueType/>
    <w:pitch w:val="default"/>
    <w:sig w:usb0="00000003" w:usb1="00000000" w:usb2="00000000" w:usb3="00000000" w:csb0="00000001" w:csb1="00000000"/>
  </w:font>
  <w:font w:name="JJ_Font2">
    <w:panose1 w:val="02000603000000000000"/>
    <w:charset w:val="00"/>
    <w:family w:val="auto"/>
    <w:pitch w:val="variable"/>
    <w:sig w:usb0="80000007" w:usb1="00000002"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E2601" w14:textId="77777777" w:rsidR="003A49C2" w:rsidRDefault="003A49C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DFF8D" w14:textId="77777777" w:rsidR="003A49C2" w:rsidRDefault="003A49C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BF06B" w14:textId="77777777" w:rsidR="003A49C2" w:rsidRDefault="003A49C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24CB6" w14:textId="77777777" w:rsidR="00A5026B" w:rsidRDefault="00A5026B" w:rsidP="00A24636">
      <w:pPr>
        <w:spacing w:after="0"/>
      </w:pPr>
      <w:r>
        <w:separator/>
      </w:r>
    </w:p>
  </w:footnote>
  <w:footnote w:type="continuationSeparator" w:id="0">
    <w:p w14:paraId="18C557DE" w14:textId="77777777" w:rsidR="00A5026B" w:rsidRDefault="00A5026B" w:rsidP="00A24636">
      <w:pPr>
        <w:spacing w:after="0"/>
      </w:pPr>
      <w:r>
        <w:continuationSeparator/>
      </w:r>
    </w:p>
  </w:footnote>
  <w:footnote w:type="continuationNotice" w:id="1">
    <w:p w14:paraId="5A4B2999" w14:textId="77777777" w:rsidR="00A5026B" w:rsidRDefault="00A5026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0A94" w14:textId="77777777" w:rsidR="003A49C2" w:rsidRDefault="003A49C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6863539"/>
      <w:docPartObj>
        <w:docPartGallery w:val="Watermarks"/>
        <w:docPartUnique/>
      </w:docPartObj>
    </w:sdtPr>
    <w:sdtContent>
      <w:p w14:paraId="175EAE15" w14:textId="73444325" w:rsidR="003A49C2" w:rsidRDefault="00000000">
        <w:pPr>
          <w:pStyle w:val="Encabezado"/>
        </w:pPr>
        <w:r>
          <w:pict w14:anchorId="13D33E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9021580" o:spid="_x0000_s1025" type="#_x0000_t136" style="position:absolute;left:0;text-align:left;margin-left:0;margin-top:0;width:493.7pt;height:105.75pt;rotation:315;z-index:-251658240;mso-position-horizontal:center;mso-position-horizontal-relative:margin;mso-position-vertical:center;mso-position-vertical-relative:margin" o:allowincell="f" fillcolor="silver" stroked="f">
              <v:fill opacity=".5"/>
              <v:textpath style="font-family:&quot;calibri&quot;;font-size:1pt" string="FINAL TEMPLATE"/>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6F814" w14:textId="794091DA" w:rsidR="00A24636" w:rsidRDefault="000509C7">
    <w:pPr>
      <w:pStyle w:val="Encabezado"/>
    </w:pPr>
    <w:r>
      <w:rPr>
        <w:noProof/>
      </w:rPr>
      <mc:AlternateContent>
        <mc:Choice Requires="wpg">
          <w:drawing>
            <wp:anchor distT="0" distB="0" distL="114300" distR="114300" simplePos="0" relativeHeight="251657216" behindDoc="0" locked="0" layoutInCell="1" allowOverlap="1" wp14:anchorId="218DC8F7" wp14:editId="1CBC2768">
              <wp:simplePos x="0" y="0"/>
              <wp:positionH relativeFrom="margin">
                <wp:posOffset>-1072515</wp:posOffset>
              </wp:positionH>
              <wp:positionV relativeFrom="paragraph">
                <wp:posOffset>3364230</wp:posOffset>
              </wp:positionV>
              <wp:extent cx="1879600" cy="702373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0" cy="7023735"/>
                        <a:chOff x="0" y="0"/>
                        <a:chExt cx="1880006" cy="7023837"/>
                      </a:xfrm>
                    </wpg:grpSpPr>
                    <wps:wsp>
                      <wps:cNvPr id="842" name="Forma libre: forma 2"/>
                      <wps:cNvSpPr/>
                      <wps:spPr>
                        <a:xfrm>
                          <a:off x="0" y="0"/>
                          <a:ext cx="1880006" cy="7023837"/>
                        </a:xfrm>
                        <a:custGeom>
                          <a:avLst/>
                          <a:gdLst>
                            <a:gd name="connsiteX0" fmla="*/ 1880006 w 1880006"/>
                            <a:gd name="connsiteY0" fmla="*/ 5830214 h 5830214"/>
                            <a:gd name="connsiteX1" fmla="*/ 0 w 1880006"/>
                            <a:gd name="connsiteY1" fmla="*/ 5822899 h 5830214"/>
                            <a:gd name="connsiteX2" fmla="*/ 0 w 1880006"/>
                            <a:gd name="connsiteY2" fmla="*/ 0 h 5830214"/>
                            <a:gd name="connsiteX3" fmla="*/ 1880006 w 1880006"/>
                            <a:gd name="connsiteY3" fmla="*/ 5830214 h 5830214"/>
                          </a:gdLst>
                          <a:ahLst/>
                          <a:cxnLst>
                            <a:cxn ang="0">
                              <a:pos x="connsiteX0" y="connsiteY0"/>
                            </a:cxn>
                            <a:cxn ang="0">
                              <a:pos x="connsiteX1" y="connsiteY1"/>
                            </a:cxn>
                            <a:cxn ang="0">
                              <a:pos x="connsiteX2" y="connsiteY2"/>
                            </a:cxn>
                            <a:cxn ang="0">
                              <a:pos x="connsiteX3" y="connsiteY3"/>
                            </a:cxn>
                          </a:cxnLst>
                          <a:rect l="l" t="t" r="r" b="b"/>
                          <a:pathLst>
                            <a:path w="1880006" h="5830214">
                              <a:moveTo>
                                <a:pt x="1880006" y="5830214"/>
                              </a:moveTo>
                              <a:lnTo>
                                <a:pt x="0" y="5822899"/>
                              </a:lnTo>
                              <a:lnTo>
                                <a:pt x="0" y="0"/>
                              </a:lnTo>
                              <a:lnTo>
                                <a:pt x="1880006" y="5830214"/>
                              </a:lnTo>
                              <a:close/>
                            </a:path>
                          </a:pathLst>
                        </a:cu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49" name="Imagen 3" descr="Logotipo&#10;&#10;Descripción generada automáticamente"/>
                        <pic:cNvPicPr>
                          <a:picLocks noChangeAspect="1"/>
                        </pic:cNvPicPr>
                      </pic:nvPicPr>
                      <pic:blipFill>
                        <a:blip r:embed="rId1" cstate="print"/>
                        <a:stretch>
                          <a:fillRect/>
                        </a:stretch>
                      </pic:blipFill>
                      <pic:spPr>
                        <a:xfrm>
                          <a:off x="78828" y="6022428"/>
                          <a:ext cx="1542415" cy="77089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229ACB98" id="Grupo 3" o:spid="_x0000_s1026" style="position:absolute;margin-left:-84.45pt;margin-top:264.9pt;width:148pt;height:553.05pt;z-index:251657216;mso-position-horizontal-relative:margin" coordsize="18800,70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">
              <v:shape id="Forma libre: forma 2" o:spid="_x0000_s1027" style="position:absolute;width:18800;height:70238;visibility:visible;mso-wrap-style:square;v-text-anchor:middle" coordsize="1880006,5830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" path="m1880006,5830214l,5822899,,,1880006,5830214xe" fillcolor="#c00000" stroked="f" strokeweight="1pt">
                <v:stroke joinstyle="miter"/>
                <v:path arrowok="t" o:connecttype="custom" o:connectlocs="1880006,7023837;0,7015024;0,0;1880006,7023837" o:connectangles="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 o:spid="_x0000_s1028" type="#_x0000_t75" alt="Logotipo&#10;&#10;Descripción generada automáticamente" style="position:absolute;left:788;top:60224;width:15424;height:7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">
                <v:imagedata r:id="rId2" o:title="Logotipo&#10;&#10;Descripción generada automáticamente"/>
              </v:shap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B4FE7"/>
    <w:multiLevelType w:val="hybridMultilevel"/>
    <w:tmpl w:val="A85C5F6E"/>
    <w:lvl w:ilvl="0" w:tplc="63C4D950">
      <w:start w:val="1"/>
      <w:numFmt w:val="bullet"/>
      <w:pStyle w:val="Listas"/>
      <w:lvlText w:val=""/>
      <w:lvlJc w:val="left"/>
      <w:pPr>
        <w:ind w:left="2160" w:hanging="360"/>
      </w:pPr>
      <w:rPr>
        <w:rFonts w:ascii="Symbol" w:hAnsi="Symbol" w:hint="default"/>
        <w:color w:val="E11A22"/>
        <w:sz w:val="16"/>
      </w:rPr>
    </w:lvl>
    <w:lvl w:ilvl="1" w:tplc="53066D46">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1" w15:restartNumberingAfterBreak="0">
    <w:nsid w:val="14F3729D"/>
    <w:multiLevelType w:val="hybridMultilevel"/>
    <w:tmpl w:val="16BEE7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BF715D4"/>
    <w:multiLevelType w:val="hybridMultilevel"/>
    <w:tmpl w:val="8B384A88"/>
    <w:lvl w:ilvl="0" w:tplc="31DC3E5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C3F5610"/>
    <w:multiLevelType w:val="hybridMultilevel"/>
    <w:tmpl w:val="2488BCA6"/>
    <w:lvl w:ilvl="0" w:tplc="15B2CAD6">
      <w:numFmt w:val="bullet"/>
      <w:lvlText w:val="-"/>
      <w:lvlJc w:val="left"/>
      <w:pPr>
        <w:ind w:left="720" w:hanging="360"/>
      </w:pPr>
      <w:rPr>
        <w:rFonts w:ascii="Montserrat" w:eastAsiaTheme="minorEastAsia" w:hAnsi="Montserrat"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89D4AD8"/>
    <w:multiLevelType w:val="hybridMultilevel"/>
    <w:tmpl w:val="16BEE70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CA20AF4"/>
    <w:multiLevelType w:val="hybridMultilevel"/>
    <w:tmpl w:val="16BEE706"/>
    <w:lvl w:ilvl="0" w:tplc="85DCC3C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87C238B"/>
    <w:multiLevelType w:val="hybridMultilevel"/>
    <w:tmpl w:val="3632864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38B95D2B"/>
    <w:multiLevelType w:val="hybridMultilevel"/>
    <w:tmpl w:val="40B00750"/>
    <w:lvl w:ilvl="0" w:tplc="ED0C9E4E">
      <w:start w:val="1"/>
      <w:numFmt w:val="decimal"/>
      <w:pStyle w:val="Titulo1"/>
      <w:lvlText w:val="%1 "/>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1261F00"/>
    <w:multiLevelType w:val="hybridMultilevel"/>
    <w:tmpl w:val="7D4AFFEA"/>
    <w:lvl w:ilvl="0" w:tplc="6A14FD46">
      <w:start w:val="1"/>
      <w:numFmt w:val="bullet"/>
      <w:pStyle w:val="Listas2Nivel"/>
      <w:lvlText w:val=""/>
      <w:lvlJc w:val="left"/>
      <w:pPr>
        <w:ind w:left="1211" w:hanging="360"/>
      </w:pPr>
      <w:rPr>
        <w:rFonts w:ascii="Symbol" w:hAnsi="Symbol" w:hint="default"/>
        <w:color w:val="C00000"/>
      </w:rPr>
    </w:lvl>
    <w:lvl w:ilvl="1" w:tplc="0C0A0003" w:tentative="1">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9" w15:restartNumberingAfterBreak="0">
    <w:nsid w:val="48163FBC"/>
    <w:multiLevelType w:val="hybridMultilevel"/>
    <w:tmpl w:val="CCEE501E"/>
    <w:lvl w:ilvl="0" w:tplc="FD544B44">
      <w:start w:val="1"/>
      <w:numFmt w:val="decimal"/>
      <w:pStyle w:val="PiedeFoto"/>
      <w:lvlText w:val="Fig %1."/>
      <w:lvlJc w:val="left"/>
      <w:pPr>
        <w:ind w:left="720" w:hanging="360"/>
      </w:pPr>
      <w:rPr>
        <w:rFonts w:ascii="Century Gothic" w:hAnsi="Century Gothic" w:hint="default"/>
        <w:b w:val="0"/>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EDF777D"/>
    <w:multiLevelType w:val="hybridMultilevel"/>
    <w:tmpl w:val="A852E120"/>
    <w:lvl w:ilvl="0" w:tplc="84761DD0">
      <w:start w:val="1"/>
      <w:numFmt w:val="decimal"/>
      <w:pStyle w:val="DiagramaPasos"/>
      <w:lvlText w:val="%1."/>
      <w:lvlJc w:val="left"/>
      <w:pPr>
        <w:tabs>
          <w:tab w:val="num" w:pos="4680"/>
        </w:tabs>
        <w:ind w:left="4680" w:hanging="360"/>
      </w:pPr>
      <w:rPr>
        <w:b/>
        <w:color w:val="FA001E"/>
      </w:rPr>
    </w:lvl>
    <w:lvl w:ilvl="1" w:tplc="04090003">
      <w:start w:val="1"/>
      <w:numFmt w:val="lowerLetter"/>
      <w:lvlText w:val="%2."/>
      <w:lvlJc w:val="left"/>
      <w:pPr>
        <w:tabs>
          <w:tab w:val="num" w:pos="5400"/>
        </w:tabs>
        <w:ind w:left="5400" w:hanging="360"/>
      </w:pPr>
    </w:lvl>
    <w:lvl w:ilvl="2" w:tplc="04090005" w:tentative="1">
      <w:start w:val="1"/>
      <w:numFmt w:val="lowerRoman"/>
      <w:lvlText w:val="%3."/>
      <w:lvlJc w:val="right"/>
      <w:pPr>
        <w:tabs>
          <w:tab w:val="num" w:pos="6120"/>
        </w:tabs>
        <w:ind w:left="6120" w:hanging="180"/>
      </w:pPr>
    </w:lvl>
    <w:lvl w:ilvl="3" w:tplc="04090001" w:tentative="1">
      <w:start w:val="1"/>
      <w:numFmt w:val="decimal"/>
      <w:lvlText w:val="%4."/>
      <w:lvlJc w:val="left"/>
      <w:pPr>
        <w:tabs>
          <w:tab w:val="num" w:pos="6840"/>
        </w:tabs>
        <w:ind w:left="6840" w:hanging="360"/>
      </w:pPr>
    </w:lvl>
    <w:lvl w:ilvl="4" w:tplc="04090003" w:tentative="1">
      <w:start w:val="1"/>
      <w:numFmt w:val="lowerLetter"/>
      <w:lvlText w:val="%5."/>
      <w:lvlJc w:val="left"/>
      <w:pPr>
        <w:tabs>
          <w:tab w:val="num" w:pos="7560"/>
        </w:tabs>
        <w:ind w:left="7560" w:hanging="360"/>
      </w:pPr>
    </w:lvl>
    <w:lvl w:ilvl="5" w:tplc="04090005" w:tentative="1">
      <w:start w:val="1"/>
      <w:numFmt w:val="lowerRoman"/>
      <w:lvlText w:val="%6."/>
      <w:lvlJc w:val="right"/>
      <w:pPr>
        <w:tabs>
          <w:tab w:val="num" w:pos="8280"/>
        </w:tabs>
        <w:ind w:left="8280" w:hanging="180"/>
      </w:pPr>
    </w:lvl>
    <w:lvl w:ilvl="6" w:tplc="04090001" w:tentative="1">
      <w:start w:val="1"/>
      <w:numFmt w:val="decimal"/>
      <w:lvlText w:val="%7."/>
      <w:lvlJc w:val="left"/>
      <w:pPr>
        <w:tabs>
          <w:tab w:val="num" w:pos="9000"/>
        </w:tabs>
        <w:ind w:left="9000" w:hanging="360"/>
      </w:pPr>
    </w:lvl>
    <w:lvl w:ilvl="7" w:tplc="04090003" w:tentative="1">
      <w:start w:val="1"/>
      <w:numFmt w:val="lowerLetter"/>
      <w:lvlText w:val="%8."/>
      <w:lvlJc w:val="left"/>
      <w:pPr>
        <w:tabs>
          <w:tab w:val="num" w:pos="9720"/>
        </w:tabs>
        <w:ind w:left="9720" w:hanging="360"/>
      </w:pPr>
    </w:lvl>
    <w:lvl w:ilvl="8" w:tplc="04090005" w:tentative="1">
      <w:start w:val="1"/>
      <w:numFmt w:val="lowerRoman"/>
      <w:lvlText w:val="%9."/>
      <w:lvlJc w:val="right"/>
      <w:pPr>
        <w:tabs>
          <w:tab w:val="num" w:pos="10440"/>
        </w:tabs>
        <w:ind w:left="10440" w:hanging="180"/>
      </w:pPr>
    </w:lvl>
  </w:abstractNum>
  <w:abstractNum w:abstractNumId="11" w15:restartNumberingAfterBreak="0">
    <w:nsid w:val="54587BAD"/>
    <w:multiLevelType w:val="hybridMultilevel"/>
    <w:tmpl w:val="C61A5058"/>
    <w:lvl w:ilvl="0" w:tplc="FFFFFFF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60E2D36"/>
    <w:multiLevelType w:val="hybridMultilevel"/>
    <w:tmpl w:val="4042B69C"/>
    <w:lvl w:ilvl="0" w:tplc="7E3C4880">
      <w:start w:val="1"/>
      <w:numFmt w:val="bullet"/>
      <w:pStyle w:val="Listas3erNivel"/>
      <w:lvlText w:val=""/>
      <w:lvlJc w:val="left"/>
      <w:pPr>
        <w:ind w:left="360" w:hanging="360"/>
      </w:pPr>
      <w:rPr>
        <w:rFonts w:ascii="Symbol" w:hAnsi="Symbol" w:hint="default"/>
        <w:color w:val="808080" w:themeColor="background1" w:themeShade="8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59F567DF"/>
    <w:multiLevelType w:val="hybridMultilevel"/>
    <w:tmpl w:val="16BEE7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B1A45C4"/>
    <w:multiLevelType w:val="hybridMultilevel"/>
    <w:tmpl w:val="B0E492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2ED771F"/>
    <w:multiLevelType w:val="hybridMultilevel"/>
    <w:tmpl w:val="16BEE70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6B0F61A6"/>
    <w:multiLevelType w:val="hybridMultilevel"/>
    <w:tmpl w:val="8B384A8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DB91277"/>
    <w:multiLevelType w:val="hybridMultilevel"/>
    <w:tmpl w:val="16BEE7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234129E"/>
    <w:multiLevelType w:val="hybridMultilevel"/>
    <w:tmpl w:val="56A67BBA"/>
    <w:lvl w:ilvl="0" w:tplc="39DE573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730E1FA7"/>
    <w:multiLevelType w:val="hybridMultilevel"/>
    <w:tmpl w:val="16BEE7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7BE7E8C"/>
    <w:multiLevelType w:val="hybridMultilevel"/>
    <w:tmpl w:val="2932B682"/>
    <w:lvl w:ilvl="0" w:tplc="68F04626">
      <w:start w:val="1"/>
      <w:numFmt w:val="decimal"/>
      <w:pStyle w:val="Ttulo4"/>
      <w:lvlText w:val="1.1.1.%1"/>
      <w:lvlJc w:val="left"/>
      <w:pPr>
        <w:ind w:left="4690" w:hanging="360"/>
      </w:pPr>
      <w:rPr>
        <w:rFonts w:hint="default"/>
      </w:rPr>
    </w:lvl>
    <w:lvl w:ilvl="1" w:tplc="0C0A0019" w:tentative="1">
      <w:start w:val="1"/>
      <w:numFmt w:val="lowerLetter"/>
      <w:lvlText w:val="%2."/>
      <w:lvlJc w:val="left"/>
      <w:pPr>
        <w:ind w:left="5410" w:hanging="360"/>
      </w:pPr>
    </w:lvl>
    <w:lvl w:ilvl="2" w:tplc="0C0A001B" w:tentative="1">
      <w:start w:val="1"/>
      <w:numFmt w:val="lowerRoman"/>
      <w:lvlText w:val="%3."/>
      <w:lvlJc w:val="right"/>
      <w:pPr>
        <w:ind w:left="6130" w:hanging="180"/>
      </w:pPr>
    </w:lvl>
    <w:lvl w:ilvl="3" w:tplc="0C0A000F" w:tentative="1">
      <w:start w:val="1"/>
      <w:numFmt w:val="decimal"/>
      <w:lvlText w:val="%4."/>
      <w:lvlJc w:val="left"/>
      <w:pPr>
        <w:ind w:left="6850" w:hanging="360"/>
      </w:pPr>
    </w:lvl>
    <w:lvl w:ilvl="4" w:tplc="0C0A0019" w:tentative="1">
      <w:start w:val="1"/>
      <w:numFmt w:val="lowerLetter"/>
      <w:lvlText w:val="%5."/>
      <w:lvlJc w:val="left"/>
      <w:pPr>
        <w:ind w:left="7570" w:hanging="360"/>
      </w:pPr>
    </w:lvl>
    <w:lvl w:ilvl="5" w:tplc="0C0A001B" w:tentative="1">
      <w:start w:val="1"/>
      <w:numFmt w:val="lowerRoman"/>
      <w:lvlText w:val="%6."/>
      <w:lvlJc w:val="right"/>
      <w:pPr>
        <w:ind w:left="8290" w:hanging="180"/>
      </w:pPr>
    </w:lvl>
    <w:lvl w:ilvl="6" w:tplc="0C0A000F" w:tentative="1">
      <w:start w:val="1"/>
      <w:numFmt w:val="decimal"/>
      <w:lvlText w:val="%7."/>
      <w:lvlJc w:val="left"/>
      <w:pPr>
        <w:ind w:left="9010" w:hanging="360"/>
      </w:pPr>
    </w:lvl>
    <w:lvl w:ilvl="7" w:tplc="0C0A0019" w:tentative="1">
      <w:start w:val="1"/>
      <w:numFmt w:val="lowerLetter"/>
      <w:lvlText w:val="%8."/>
      <w:lvlJc w:val="left"/>
      <w:pPr>
        <w:ind w:left="9730" w:hanging="360"/>
      </w:pPr>
    </w:lvl>
    <w:lvl w:ilvl="8" w:tplc="0C0A001B" w:tentative="1">
      <w:start w:val="1"/>
      <w:numFmt w:val="lowerRoman"/>
      <w:lvlText w:val="%9."/>
      <w:lvlJc w:val="right"/>
      <w:pPr>
        <w:ind w:left="10450" w:hanging="180"/>
      </w:pPr>
    </w:lvl>
  </w:abstractNum>
  <w:abstractNum w:abstractNumId="21" w15:restartNumberingAfterBreak="0">
    <w:nsid w:val="788B46D5"/>
    <w:multiLevelType w:val="hybridMultilevel"/>
    <w:tmpl w:val="16BEE7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98E0866"/>
    <w:multiLevelType w:val="multilevel"/>
    <w:tmpl w:val="7E0E3DB4"/>
    <w:styleLink w:val="Canon-Lista"/>
    <w:lvl w:ilvl="0">
      <w:start w:val="1"/>
      <w:numFmt w:val="bullet"/>
      <w:lvlText w:val=""/>
      <w:lvlJc w:val="left"/>
      <w:pPr>
        <w:ind w:left="720" w:hanging="360"/>
      </w:pPr>
      <w:rPr>
        <w:rFonts w:ascii="Symbol" w:hAnsi="Symbol" w:hint="default"/>
        <w:color w:val="C00000"/>
        <w:sz w:val="16"/>
      </w:rPr>
    </w:lvl>
    <w:lvl w:ilvl="1">
      <w:start w:val="1"/>
      <w:numFmt w:val="bullet"/>
      <w:lvlText w:val=""/>
      <w:lvlJc w:val="left"/>
      <w:pPr>
        <w:tabs>
          <w:tab w:val="num" w:pos="0"/>
        </w:tabs>
        <w:ind w:left="1440" w:hanging="360"/>
      </w:pPr>
      <w:rPr>
        <w:rFonts w:ascii="Symbol" w:hAnsi="Symbol" w:hint="default"/>
        <w:color w:val="FF000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7CCA1DCB"/>
    <w:multiLevelType w:val="hybridMultilevel"/>
    <w:tmpl w:val="3632864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834105276">
    <w:abstractNumId w:val="0"/>
  </w:num>
  <w:num w:numId="2" w16cid:durableId="563613507">
    <w:abstractNumId w:val="8"/>
  </w:num>
  <w:num w:numId="3" w16cid:durableId="787746197">
    <w:abstractNumId w:val="7"/>
  </w:num>
  <w:num w:numId="4" w16cid:durableId="1021054935">
    <w:abstractNumId w:val="9"/>
  </w:num>
  <w:num w:numId="5" w16cid:durableId="1369647377">
    <w:abstractNumId w:val="22"/>
  </w:num>
  <w:num w:numId="6" w16cid:durableId="701781903">
    <w:abstractNumId w:val="12"/>
  </w:num>
  <w:num w:numId="7" w16cid:durableId="1207765442">
    <w:abstractNumId w:val="10"/>
  </w:num>
  <w:num w:numId="8" w16cid:durableId="364521519">
    <w:abstractNumId w:val="20"/>
  </w:num>
  <w:num w:numId="9" w16cid:durableId="333731364">
    <w:abstractNumId w:val="5"/>
  </w:num>
  <w:num w:numId="10" w16cid:durableId="1622885330">
    <w:abstractNumId w:val="19"/>
  </w:num>
  <w:num w:numId="11" w16cid:durableId="434135258">
    <w:abstractNumId w:val="13"/>
  </w:num>
  <w:num w:numId="12" w16cid:durableId="1164130766">
    <w:abstractNumId w:val="21"/>
  </w:num>
  <w:num w:numId="13" w16cid:durableId="1087919834">
    <w:abstractNumId w:val="17"/>
  </w:num>
  <w:num w:numId="14" w16cid:durableId="1128351938">
    <w:abstractNumId w:val="2"/>
  </w:num>
  <w:num w:numId="15" w16cid:durableId="1872037411">
    <w:abstractNumId w:val="16"/>
  </w:num>
  <w:num w:numId="16" w16cid:durableId="398405002">
    <w:abstractNumId w:val="18"/>
  </w:num>
  <w:num w:numId="17" w16cid:durableId="883446537">
    <w:abstractNumId w:val="14"/>
  </w:num>
  <w:num w:numId="18" w16cid:durableId="1183277562">
    <w:abstractNumId w:val="4"/>
  </w:num>
  <w:num w:numId="19" w16cid:durableId="60949117">
    <w:abstractNumId w:val="15"/>
  </w:num>
  <w:num w:numId="20" w16cid:durableId="380978887">
    <w:abstractNumId w:val="1"/>
  </w:num>
  <w:num w:numId="21" w16cid:durableId="629440397">
    <w:abstractNumId w:val="3"/>
  </w:num>
  <w:num w:numId="22" w16cid:durableId="1684820973">
    <w:abstractNumId w:val="23"/>
  </w:num>
  <w:num w:numId="23" w16cid:durableId="1143734626">
    <w:abstractNumId w:val="6"/>
  </w:num>
  <w:num w:numId="24" w16cid:durableId="1742213512">
    <w:abstractNumId w:val="11"/>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j Jimenez Requena">
    <w15:presenceInfo w15:providerId="AD" w15:userId="S::jose_juan@canon.es::95491968-73b9-4eb1-b7b0-2dfb53c455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636"/>
    <w:rsid w:val="00004EBC"/>
    <w:rsid w:val="00012A13"/>
    <w:rsid w:val="00013DB0"/>
    <w:rsid w:val="00024965"/>
    <w:rsid w:val="0003100F"/>
    <w:rsid w:val="000410F8"/>
    <w:rsid w:val="0004509F"/>
    <w:rsid w:val="00047B6F"/>
    <w:rsid w:val="00047CC8"/>
    <w:rsid w:val="000509C7"/>
    <w:rsid w:val="00051518"/>
    <w:rsid w:val="000517FC"/>
    <w:rsid w:val="00051B65"/>
    <w:rsid w:val="00052F4C"/>
    <w:rsid w:val="000533AB"/>
    <w:rsid w:val="0006365E"/>
    <w:rsid w:val="00063E0E"/>
    <w:rsid w:val="0008203C"/>
    <w:rsid w:val="00083DE7"/>
    <w:rsid w:val="00086ABC"/>
    <w:rsid w:val="00086ED3"/>
    <w:rsid w:val="000A1819"/>
    <w:rsid w:val="000A3595"/>
    <w:rsid w:val="000A4113"/>
    <w:rsid w:val="000A5B1C"/>
    <w:rsid w:val="000A6F55"/>
    <w:rsid w:val="000A7ACF"/>
    <w:rsid w:val="000B6057"/>
    <w:rsid w:val="000B72A2"/>
    <w:rsid w:val="000D1F80"/>
    <w:rsid w:val="000D1FE7"/>
    <w:rsid w:val="000E160A"/>
    <w:rsid w:val="000E1FAC"/>
    <w:rsid w:val="000F3400"/>
    <w:rsid w:val="000F6063"/>
    <w:rsid w:val="000F6116"/>
    <w:rsid w:val="0010015A"/>
    <w:rsid w:val="0010228E"/>
    <w:rsid w:val="001070D7"/>
    <w:rsid w:val="0011714C"/>
    <w:rsid w:val="00123253"/>
    <w:rsid w:val="0012453E"/>
    <w:rsid w:val="00124870"/>
    <w:rsid w:val="00132FD9"/>
    <w:rsid w:val="00134213"/>
    <w:rsid w:val="0013560E"/>
    <w:rsid w:val="00136018"/>
    <w:rsid w:val="0014497C"/>
    <w:rsid w:val="00145EF6"/>
    <w:rsid w:val="00153AD0"/>
    <w:rsid w:val="0015603D"/>
    <w:rsid w:val="0016280F"/>
    <w:rsid w:val="001673A2"/>
    <w:rsid w:val="00173550"/>
    <w:rsid w:val="00173712"/>
    <w:rsid w:val="00173C3E"/>
    <w:rsid w:val="001744E1"/>
    <w:rsid w:val="0017475E"/>
    <w:rsid w:val="00176B03"/>
    <w:rsid w:val="00184115"/>
    <w:rsid w:val="001A3E4B"/>
    <w:rsid w:val="001A410E"/>
    <w:rsid w:val="001A5421"/>
    <w:rsid w:val="001A7A5C"/>
    <w:rsid w:val="001B1F42"/>
    <w:rsid w:val="001B501A"/>
    <w:rsid w:val="001B7D5A"/>
    <w:rsid w:val="001C39DF"/>
    <w:rsid w:val="001C40D6"/>
    <w:rsid w:val="001D22AB"/>
    <w:rsid w:val="001D41AF"/>
    <w:rsid w:val="001D50FC"/>
    <w:rsid w:val="001D6334"/>
    <w:rsid w:val="001E7447"/>
    <w:rsid w:val="001F110F"/>
    <w:rsid w:val="00201F89"/>
    <w:rsid w:val="00203570"/>
    <w:rsid w:val="002045C5"/>
    <w:rsid w:val="002056CE"/>
    <w:rsid w:val="002069DF"/>
    <w:rsid w:val="002123A8"/>
    <w:rsid w:val="00214006"/>
    <w:rsid w:val="00216E84"/>
    <w:rsid w:val="00220929"/>
    <w:rsid w:val="00223E68"/>
    <w:rsid w:val="00227027"/>
    <w:rsid w:val="00227AFE"/>
    <w:rsid w:val="00230051"/>
    <w:rsid w:val="00232DE6"/>
    <w:rsid w:val="00235B21"/>
    <w:rsid w:val="0023653C"/>
    <w:rsid w:val="002415AF"/>
    <w:rsid w:val="002425D4"/>
    <w:rsid w:val="002432DE"/>
    <w:rsid w:val="00244C5C"/>
    <w:rsid w:val="002455D5"/>
    <w:rsid w:val="0024764B"/>
    <w:rsid w:val="002619C9"/>
    <w:rsid w:val="002644F9"/>
    <w:rsid w:val="00265133"/>
    <w:rsid w:val="002661B4"/>
    <w:rsid w:val="00275BBA"/>
    <w:rsid w:val="00281E2C"/>
    <w:rsid w:val="00283FDB"/>
    <w:rsid w:val="002917F2"/>
    <w:rsid w:val="00293E9B"/>
    <w:rsid w:val="00296258"/>
    <w:rsid w:val="002A402A"/>
    <w:rsid w:val="002A4B5E"/>
    <w:rsid w:val="002A7538"/>
    <w:rsid w:val="002B2751"/>
    <w:rsid w:val="002B4353"/>
    <w:rsid w:val="002B5A0B"/>
    <w:rsid w:val="002B70E3"/>
    <w:rsid w:val="002D227A"/>
    <w:rsid w:val="002D2BE7"/>
    <w:rsid w:val="002D78C1"/>
    <w:rsid w:val="002E51B6"/>
    <w:rsid w:val="002E57C2"/>
    <w:rsid w:val="002E6B6B"/>
    <w:rsid w:val="002E7162"/>
    <w:rsid w:val="002E7E3A"/>
    <w:rsid w:val="002F1FD7"/>
    <w:rsid w:val="00302F49"/>
    <w:rsid w:val="00314136"/>
    <w:rsid w:val="003160CC"/>
    <w:rsid w:val="0032119D"/>
    <w:rsid w:val="003238B3"/>
    <w:rsid w:val="003315A8"/>
    <w:rsid w:val="00340683"/>
    <w:rsid w:val="0034188C"/>
    <w:rsid w:val="00343B63"/>
    <w:rsid w:val="00352D4A"/>
    <w:rsid w:val="00353110"/>
    <w:rsid w:val="00355C60"/>
    <w:rsid w:val="00361463"/>
    <w:rsid w:val="003614DB"/>
    <w:rsid w:val="003643B5"/>
    <w:rsid w:val="003663A9"/>
    <w:rsid w:val="00367907"/>
    <w:rsid w:val="003713E1"/>
    <w:rsid w:val="00371834"/>
    <w:rsid w:val="00373DE4"/>
    <w:rsid w:val="00374B6E"/>
    <w:rsid w:val="00384A61"/>
    <w:rsid w:val="0039294F"/>
    <w:rsid w:val="00393684"/>
    <w:rsid w:val="003A000D"/>
    <w:rsid w:val="003A4941"/>
    <w:rsid w:val="003A49C2"/>
    <w:rsid w:val="003B05E5"/>
    <w:rsid w:val="003B151C"/>
    <w:rsid w:val="003B40DC"/>
    <w:rsid w:val="003B75B5"/>
    <w:rsid w:val="003C5C75"/>
    <w:rsid w:val="003D0E46"/>
    <w:rsid w:val="003D15AF"/>
    <w:rsid w:val="003E4501"/>
    <w:rsid w:val="003E545F"/>
    <w:rsid w:val="003F77CA"/>
    <w:rsid w:val="003F792B"/>
    <w:rsid w:val="00400B65"/>
    <w:rsid w:val="004046D1"/>
    <w:rsid w:val="004102AF"/>
    <w:rsid w:val="00412E3A"/>
    <w:rsid w:val="0041340A"/>
    <w:rsid w:val="004145CE"/>
    <w:rsid w:val="004156A7"/>
    <w:rsid w:val="004204F6"/>
    <w:rsid w:val="004229DF"/>
    <w:rsid w:val="00425FA3"/>
    <w:rsid w:val="00432ECF"/>
    <w:rsid w:val="004334AA"/>
    <w:rsid w:val="00433B85"/>
    <w:rsid w:val="00433E3D"/>
    <w:rsid w:val="004366A7"/>
    <w:rsid w:val="00440148"/>
    <w:rsid w:val="00440E8B"/>
    <w:rsid w:val="00442336"/>
    <w:rsid w:val="004435AA"/>
    <w:rsid w:val="004631FE"/>
    <w:rsid w:val="004669C8"/>
    <w:rsid w:val="00470FFD"/>
    <w:rsid w:val="004763D9"/>
    <w:rsid w:val="004823B3"/>
    <w:rsid w:val="00485815"/>
    <w:rsid w:val="00487A1C"/>
    <w:rsid w:val="00490776"/>
    <w:rsid w:val="004942C1"/>
    <w:rsid w:val="004A01BF"/>
    <w:rsid w:val="004A123A"/>
    <w:rsid w:val="004A1FA1"/>
    <w:rsid w:val="004A44F0"/>
    <w:rsid w:val="004A604F"/>
    <w:rsid w:val="004A6713"/>
    <w:rsid w:val="004B1718"/>
    <w:rsid w:val="004B2B1B"/>
    <w:rsid w:val="004B39D8"/>
    <w:rsid w:val="004B3B81"/>
    <w:rsid w:val="004B3CE5"/>
    <w:rsid w:val="004C4D74"/>
    <w:rsid w:val="004D40CE"/>
    <w:rsid w:val="004D56C6"/>
    <w:rsid w:val="004D6457"/>
    <w:rsid w:val="004E0FD6"/>
    <w:rsid w:val="004E3CA9"/>
    <w:rsid w:val="004E4B6C"/>
    <w:rsid w:val="004F052D"/>
    <w:rsid w:val="004F3CF6"/>
    <w:rsid w:val="004F61A6"/>
    <w:rsid w:val="004F6D1C"/>
    <w:rsid w:val="00503B51"/>
    <w:rsid w:val="00506260"/>
    <w:rsid w:val="0050727D"/>
    <w:rsid w:val="00512BBA"/>
    <w:rsid w:val="00513027"/>
    <w:rsid w:val="00513098"/>
    <w:rsid w:val="00521AEC"/>
    <w:rsid w:val="00523695"/>
    <w:rsid w:val="00524048"/>
    <w:rsid w:val="00527FAF"/>
    <w:rsid w:val="005311C4"/>
    <w:rsid w:val="00534471"/>
    <w:rsid w:val="00535E67"/>
    <w:rsid w:val="00536F09"/>
    <w:rsid w:val="00542663"/>
    <w:rsid w:val="00543E42"/>
    <w:rsid w:val="00563297"/>
    <w:rsid w:val="005639B8"/>
    <w:rsid w:val="00570139"/>
    <w:rsid w:val="00572134"/>
    <w:rsid w:val="00576284"/>
    <w:rsid w:val="005762A5"/>
    <w:rsid w:val="00582CE9"/>
    <w:rsid w:val="00583437"/>
    <w:rsid w:val="00587916"/>
    <w:rsid w:val="00591645"/>
    <w:rsid w:val="00592D66"/>
    <w:rsid w:val="00594550"/>
    <w:rsid w:val="00595115"/>
    <w:rsid w:val="00597C73"/>
    <w:rsid w:val="005A6F1C"/>
    <w:rsid w:val="005B3BA5"/>
    <w:rsid w:val="005C0206"/>
    <w:rsid w:val="005C2D1D"/>
    <w:rsid w:val="005C6F9C"/>
    <w:rsid w:val="005D182C"/>
    <w:rsid w:val="005E06A2"/>
    <w:rsid w:val="005E467F"/>
    <w:rsid w:val="005F0F04"/>
    <w:rsid w:val="005F1D77"/>
    <w:rsid w:val="005F54FF"/>
    <w:rsid w:val="00604DEA"/>
    <w:rsid w:val="00613ACC"/>
    <w:rsid w:val="006148E1"/>
    <w:rsid w:val="00620AB2"/>
    <w:rsid w:val="006247E2"/>
    <w:rsid w:val="0062666A"/>
    <w:rsid w:val="00631AEE"/>
    <w:rsid w:val="0063392D"/>
    <w:rsid w:val="00641F52"/>
    <w:rsid w:val="006467E5"/>
    <w:rsid w:val="0064795F"/>
    <w:rsid w:val="00650C31"/>
    <w:rsid w:val="00652298"/>
    <w:rsid w:val="00652E61"/>
    <w:rsid w:val="00653150"/>
    <w:rsid w:val="0065743B"/>
    <w:rsid w:val="00661DC4"/>
    <w:rsid w:val="006638AA"/>
    <w:rsid w:val="00664636"/>
    <w:rsid w:val="006679B2"/>
    <w:rsid w:val="0067319A"/>
    <w:rsid w:val="00675981"/>
    <w:rsid w:val="006815BB"/>
    <w:rsid w:val="00684568"/>
    <w:rsid w:val="006877D8"/>
    <w:rsid w:val="00692890"/>
    <w:rsid w:val="006929D5"/>
    <w:rsid w:val="006943CB"/>
    <w:rsid w:val="0069494E"/>
    <w:rsid w:val="006A1797"/>
    <w:rsid w:val="006A4035"/>
    <w:rsid w:val="006A5A22"/>
    <w:rsid w:val="006A762D"/>
    <w:rsid w:val="006B11D0"/>
    <w:rsid w:val="006E1E2D"/>
    <w:rsid w:val="006E3CD8"/>
    <w:rsid w:val="006E4499"/>
    <w:rsid w:val="006F4802"/>
    <w:rsid w:val="006F7844"/>
    <w:rsid w:val="00702F30"/>
    <w:rsid w:val="00703EE3"/>
    <w:rsid w:val="0070409D"/>
    <w:rsid w:val="00705CBB"/>
    <w:rsid w:val="00711128"/>
    <w:rsid w:val="00714722"/>
    <w:rsid w:val="00714A22"/>
    <w:rsid w:val="00715436"/>
    <w:rsid w:val="007174CD"/>
    <w:rsid w:val="00721AA4"/>
    <w:rsid w:val="00722D7A"/>
    <w:rsid w:val="007277B9"/>
    <w:rsid w:val="0074103E"/>
    <w:rsid w:val="00742300"/>
    <w:rsid w:val="007428EE"/>
    <w:rsid w:val="00743E1A"/>
    <w:rsid w:val="007464D0"/>
    <w:rsid w:val="00753F75"/>
    <w:rsid w:val="00755060"/>
    <w:rsid w:val="00755336"/>
    <w:rsid w:val="007578F6"/>
    <w:rsid w:val="00757D1A"/>
    <w:rsid w:val="00761C2E"/>
    <w:rsid w:val="00764C57"/>
    <w:rsid w:val="007704D5"/>
    <w:rsid w:val="007707AB"/>
    <w:rsid w:val="007718E2"/>
    <w:rsid w:val="00771BF3"/>
    <w:rsid w:val="00774CCF"/>
    <w:rsid w:val="00775298"/>
    <w:rsid w:val="00780EC9"/>
    <w:rsid w:val="007813BF"/>
    <w:rsid w:val="007826F7"/>
    <w:rsid w:val="00783E18"/>
    <w:rsid w:val="00784E87"/>
    <w:rsid w:val="0079068E"/>
    <w:rsid w:val="007916A1"/>
    <w:rsid w:val="0079289F"/>
    <w:rsid w:val="007939AC"/>
    <w:rsid w:val="00793CC9"/>
    <w:rsid w:val="007A1258"/>
    <w:rsid w:val="007A5064"/>
    <w:rsid w:val="007B47BF"/>
    <w:rsid w:val="007B5682"/>
    <w:rsid w:val="007B6EFE"/>
    <w:rsid w:val="007B7D05"/>
    <w:rsid w:val="007C080E"/>
    <w:rsid w:val="007C16B2"/>
    <w:rsid w:val="007C2246"/>
    <w:rsid w:val="007C3CEA"/>
    <w:rsid w:val="007C4368"/>
    <w:rsid w:val="007C4D19"/>
    <w:rsid w:val="007D427E"/>
    <w:rsid w:val="007D6854"/>
    <w:rsid w:val="007E0FF5"/>
    <w:rsid w:val="007E404D"/>
    <w:rsid w:val="007E46E2"/>
    <w:rsid w:val="007E4CE7"/>
    <w:rsid w:val="007E5997"/>
    <w:rsid w:val="007E5A77"/>
    <w:rsid w:val="007E67B9"/>
    <w:rsid w:val="007F2FA6"/>
    <w:rsid w:val="007F3A31"/>
    <w:rsid w:val="008009BD"/>
    <w:rsid w:val="00800AF0"/>
    <w:rsid w:val="008030D7"/>
    <w:rsid w:val="00817013"/>
    <w:rsid w:val="00817F5B"/>
    <w:rsid w:val="00825132"/>
    <w:rsid w:val="008301B2"/>
    <w:rsid w:val="008302CB"/>
    <w:rsid w:val="00831956"/>
    <w:rsid w:val="00833F31"/>
    <w:rsid w:val="00834F20"/>
    <w:rsid w:val="00841407"/>
    <w:rsid w:val="00843872"/>
    <w:rsid w:val="008501C4"/>
    <w:rsid w:val="008505B1"/>
    <w:rsid w:val="00850AB8"/>
    <w:rsid w:val="008511BB"/>
    <w:rsid w:val="00851F62"/>
    <w:rsid w:val="008570F9"/>
    <w:rsid w:val="0085717D"/>
    <w:rsid w:val="008626B1"/>
    <w:rsid w:val="00863530"/>
    <w:rsid w:val="00864357"/>
    <w:rsid w:val="00871F75"/>
    <w:rsid w:val="00880A24"/>
    <w:rsid w:val="00884734"/>
    <w:rsid w:val="00884CF7"/>
    <w:rsid w:val="008925A4"/>
    <w:rsid w:val="008927B4"/>
    <w:rsid w:val="00892EF9"/>
    <w:rsid w:val="008A25AF"/>
    <w:rsid w:val="008A56CA"/>
    <w:rsid w:val="008B2932"/>
    <w:rsid w:val="008B62B4"/>
    <w:rsid w:val="008C7E2C"/>
    <w:rsid w:val="008D103F"/>
    <w:rsid w:val="008D3456"/>
    <w:rsid w:val="008D63C8"/>
    <w:rsid w:val="008D6E3B"/>
    <w:rsid w:val="008E0A44"/>
    <w:rsid w:val="008E0BFB"/>
    <w:rsid w:val="008E70E6"/>
    <w:rsid w:val="008F40BA"/>
    <w:rsid w:val="008F59E9"/>
    <w:rsid w:val="00901719"/>
    <w:rsid w:val="00902282"/>
    <w:rsid w:val="0090261A"/>
    <w:rsid w:val="00903BC8"/>
    <w:rsid w:val="00904ED8"/>
    <w:rsid w:val="00904F19"/>
    <w:rsid w:val="00910449"/>
    <w:rsid w:val="00910F38"/>
    <w:rsid w:val="009114DC"/>
    <w:rsid w:val="00916738"/>
    <w:rsid w:val="009177FB"/>
    <w:rsid w:val="00930D39"/>
    <w:rsid w:val="00933DC9"/>
    <w:rsid w:val="00936D38"/>
    <w:rsid w:val="00942C67"/>
    <w:rsid w:val="00945AB7"/>
    <w:rsid w:val="00954E8F"/>
    <w:rsid w:val="00957B72"/>
    <w:rsid w:val="00967714"/>
    <w:rsid w:val="00970448"/>
    <w:rsid w:val="00970745"/>
    <w:rsid w:val="00973FCD"/>
    <w:rsid w:val="00985AEE"/>
    <w:rsid w:val="00986758"/>
    <w:rsid w:val="00992036"/>
    <w:rsid w:val="009963FC"/>
    <w:rsid w:val="00996F60"/>
    <w:rsid w:val="009A513C"/>
    <w:rsid w:val="009A73DD"/>
    <w:rsid w:val="009B2D33"/>
    <w:rsid w:val="009B5B23"/>
    <w:rsid w:val="009B66EB"/>
    <w:rsid w:val="009C2802"/>
    <w:rsid w:val="009C32CF"/>
    <w:rsid w:val="009C3D68"/>
    <w:rsid w:val="009C6CAF"/>
    <w:rsid w:val="009C74ED"/>
    <w:rsid w:val="009D131B"/>
    <w:rsid w:val="009D170A"/>
    <w:rsid w:val="009E1431"/>
    <w:rsid w:val="009E1A79"/>
    <w:rsid w:val="009E2DDB"/>
    <w:rsid w:val="009F19F9"/>
    <w:rsid w:val="009F1B55"/>
    <w:rsid w:val="009F1F73"/>
    <w:rsid w:val="009F4BB9"/>
    <w:rsid w:val="009F6878"/>
    <w:rsid w:val="00A01535"/>
    <w:rsid w:val="00A05A65"/>
    <w:rsid w:val="00A15E1A"/>
    <w:rsid w:val="00A21963"/>
    <w:rsid w:val="00A24636"/>
    <w:rsid w:val="00A30E67"/>
    <w:rsid w:val="00A34881"/>
    <w:rsid w:val="00A36DF5"/>
    <w:rsid w:val="00A5026B"/>
    <w:rsid w:val="00A51F5B"/>
    <w:rsid w:val="00A617D0"/>
    <w:rsid w:val="00A64F00"/>
    <w:rsid w:val="00A65B9A"/>
    <w:rsid w:val="00A66651"/>
    <w:rsid w:val="00A66DCB"/>
    <w:rsid w:val="00A70E92"/>
    <w:rsid w:val="00A71EA8"/>
    <w:rsid w:val="00A72E35"/>
    <w:rsid w:val="00A75B13"/>
    <w:rsid w:val="00A76D88"/>
    <w:rsid w:val="00A838E3"/>
    <w:rsid w:val="00A843C9"/>
    <w:rsid w:val="00A855CE"/>
    <w:rsid w:val="00A85752"/>
    <w:rsid w:val="00A90BC0"/>
    <w:rsid w:val="00AA0CA7"/>
    <w:rsid w:val="00AA4332"/>
    <w:rsid w:val="00AA70D3"/>
    <w:rsid w:val="00AA7802"/>
    <w:rsid w:val="00AB68C9"/>
    <w:rsid w:val="00AB6CD0"/>
    <w:rsid w:val="00AC1ABC"/>
    <w:rsid w:val="00AC4E57"/>
    <w:rsid w:val="00AC5196"/>
    <w:rsid w:val="00AD1356"/>
    <w:rsid w:val="00AD2BA3"/>
    <w:rsid w:val="00AD3A36"/>
    <w:rsid w:val="00AF2D99"/>
    <w:rsid w:val="00B03AFC"/>
    <w:rsid w:val="00B0758E"/>
    <w:rsid w:val="00B14DEE"/>
    <w:rsid w:val="00B15E78"/>
    <w:rsid w:val="00B16008"/>
    <w:rsid w:val="00B21BB1"/>
    <w:rsid w:val="00B26A99"/>
    <w:rsid w:val="00B30EEE"/>
    <w:rsid w:val="00B34423"/>
    <w:rsid w:val="00B35D00"/>
    <w:rsid w:val="00B36A10"/>
    <w:rsid w:val="00B41B9C"/>
    <w:rsid w:val="00B56695"/>
    <w:rsid w:val="00B57171"/>
    <w:rsid w:val="00B57477"/>
    <w:rsid w:val="00B57DD0"/>
    <w:rsid w:val="00B64B62"/>
    <w:rsid w:val="00B72005"/>
    <w:rsid w:val="00B801E1"/>
    <w:rsid w:val="00B85763"/>
    <w:rsid w:val="00B90464"/>
    <w:rsid w:val="00B92851"/>
    <w:rsid w:val="00B95459"/>
    <w:rsid w:val="00BA13E9"/>
    <w:rsid w:val="00BA3508"/>
    <w:rsid w:val="00BA5BBC"/>
    <w:rsid w:val="00BA604C"/>
    <w:rsid w:val="00BB2945"/>
    <w:rsid w:val="00BB3E86"/>
    <w:rsid w:val="00BB625D"/>
    <w:rsid w:val="00BB7E80"/>
    <w:rsid w:val="00BC06F0"/>
    <w:rsid w:val="00BC3E35"/>
    <w:rsid w:val="00BC45AB"/>
    <w:rsid w:val="00BC47FF"/>
    <w:rsid w:val="00BC4D85"/>
    <w:rsid w:val="00BD2578"/>
    <w:rsid w:val="00BD2C67"/>
    <w:rsid w:val="00BD71D5"/>
    <w:rsid w:val="00BE1A1C"/>
    <w:rsid w:val="00BE2352"/>
    <w:rsid w:val="00BF5703"/>
    <w:rsid w:val="00BF573D"/>
    <w:rsid w:val="00C01490"/>
    <w:rsid w:val="00C064E2"/>
    <w:rsid w:val="00C06A57"/>
    <w:rsid w:val="00C213DE"/>
    <w:rsid w:val="00C23933"/>
    <w:rsid w:val="00C268DF"/>
    <w:rsid w:val="00C33954"/>
    <w:rsid w:val="00C33E22"/>
    <w:rsid w:val="00C41C73"/>
    <w:rsid w:val="00C442B3"/>
    <w:rsid w:val="00C44978"/>
    <w:rsid w:val="00C44EFC"/>
    <w:rsid w:val="00C47D27"/>
    <w:rsid w:val="00C548BC"/>
    <w:rsid w:val="00C55366"/>
    <w:rsid w:val="00C56EBC"/>
    <w:rsid w:val="00C5725E"/>
    <w:rsid w:val="00C60E25"/>
    <w:rsid w:val="00C62486"/>
    <w:rsid w:val="00C66515"/>
    <w:rsid w:val="00C66B78"/>
    <w:rsid w:val="00C67134"/>
    <w:rsid w:val="00C67685"/>
    <w:rsid w:val="00C7442F"/>
    <w:rsid w:val="00C74883"/>
    <w:rsid w:val="00C80747"/>
    <w:rsid w:val="00C810DE"/>
    <w:rsid w:val="00C82763"/>
    <w:rsid w:val="00C8399F"/>
    <w:rsid w:val="00C878BB"/>
    <w:rsid w:val="00C90D85"/>
    <w:rsid w:val="00C95608"/>
    <w:rsid w:val="00CA21DF"/>
    <w:rsid w:val="00CA62BC"/>
    <w:rsid w:val="00CA6497"/>
    <w:rsid w:val="00CA7D99"/>
    <w:rsid w:val="00CC0B6C"/>
    <w:rsid w:val="00CC586F"/>
    <w:rsid w:val="00CC5EE4"/>
    <w:rsid w:val="00CC7449"/>
    <w:rsid w:val="00CD2523"/>
    <w:rsid w:val="00CD3702"/>
    <w:rsid w:val="00CD5A00"/>
    <w:rsid w:val="00CE0A33"/>
    <w:rsid w:val="00CE2AC6"/>
    <w:rsid w:val="00CE30A6"/>
    <w:rsid w:val="00CE6D18"/>
    <w:rsid w:val="00CF08EF"/>
    <w:rsid w:val="00CF569C"/>
    <w:rsid w:val="00CF5D6E"/>
    <w:rsid w:val="00D03418"/>
    <w:rsid w:val="00D04473"/>
    <w:rsid w:val="00D0647A"/>
    <w:rsid w:val="00D10C8C"/>
    <w:rsid w:val="00D111DC"/>
    <w:rsid w:val="00D11DAB"/>
    <w:rsid w:val="00D12AB1"/>
    <w:rsid w:val="00D20423"/>
    <w:rsid w:val="00D2073C"/>
    <w:rsid w:val="00D20F96"/>
    <w:rsid w:val="00D22BB8"/>
    <w:rsid w:val="00D2340D"/>
    <w:rsid w:val="00D32EF8"/>
    <w:rsid w:val="00D34F29"/>
    <w:rsid w:val="00D35F65"/>
    <w:rsid w:val="00D4099F"/>
    <w:rsid w:val="00D41E56"/>
    <w:rsid w:val="00D4367F"/>
    <w:rsid w:val="00D44052"/>
    <w:rsid w:val="00D560B0"/>
    <w:rsid w:val="00D56379"/>
    <w:rsid w:val="00D57207"/>
    <w:rsid w:val="00D634C3"/>
    <w:rsid w:val="00D72391"/>
    <w:rsid w:val="00D74834"/>
    <w:rsid w:val="00D749CE"/>
    <w:rsid w:val="00D76FE0"/>
    <w:rsid w:val="00D779D0"/>
    <w:rsid w:val="00D84BAA"/>
    <w:rsid w:val="00D9027E"/>
    <w:rsid w:val="00D90613"/>
    <w:rsid w:val="00D91DEC"/>
    <w:rsid w:val="00D91E8B"/>
    <w:rsid w:val="00D92E05"/>
    <w:rsid w:val="00D93499"/>
    <w:rsid w:val="00D94664"/>
    <w:rsid w:val="00D97475"/>
    <w:rsid w:val="00DA0AFB"/>
    <w:rsid w:val="00DA1F3B"/>
    <w:rsid w:val="00DA3069"/>
    <w:rsid w:val="00DA60CD"/>
    <w:rsid w:val="00DB5342"/>
    <w:rsid w:val="00DB58CA"/>
    <w:rsid w:val="00DB6C76"/>
    <w:rsid w:val="00DC066B"/>
    <w:rsid w:val="00DC1AF5"/>
    <w:rsid w:val="00DC3427"/>
    <w:rsid w:val="00DC5265"/>
    <w:rsid w:val="00DD1570"/>
    <w:rsid w:val="00DD3BCE"/>
    <w:rsid w:val="00DD488A"/>
    <w:rsid w:val="00DD6244"/>
    <w:rsid w:val="00DD6EEC"/>
    <w:rsid w:val="00DD7262"/>
    <w:rsid w:val="00DE17DD"/>
    <w:rsid w:val="00DE6870"/>
    <w:rsid w:val="00DF7B5F"/>
    <w:rsid w:val="00E00EEC"/>
    <w:rsid w:val="00E045B1"/>
    <w:rsid w:val="00E05AE9"/>
    <w:rsid w:val="00E05C43"/>
    <w:rsid w:val="00E0736B"/>
    <w:rsid w:val="00E1228A"/>
    <w:rsid w:val="00E137E2"/>
    <w:rsid w:val="00E14F0A"/>
    <w:rsid w:val="00E20288"/>
    <w:rsid w:val="00E20EAE"/>
    <w:rsid w:val="00E21C78"/>
    <w:rsid w:val="00E21DFA"/>
    <w:rsid w:val="00E223CF"/>
    <w:rsid w:val="00E26047"/>
    <w:rsid w:val="00E27EB5"/>
    <w:rsid w:val="00E324ED"/>
    <w:rsid w:val="00E332ED"/>
    <w:rsid w:val="00E36A0B"/>
    <w:rsid w:val="00E36D79"/>
    <w:rsid w:val="00E37AB9"/>
    <w:rsid w:val="00E37AEE"/>
    <w:rsid w:val="00E45EA3"/>
    <w:rsid w:val="00E460D6"/>
    <w:rsid w:val="00E465B0"/>
    <w:rsid w:val="00E46C09"/>
    <w:rsid w:val="00E51136"/>
    <w:rsid w:val="00E527A5"/>
    <w:rsid w:val="00E57519"/>
    <w:rsid w:val="00E70B7A"/>
    <w:rsid w:val="00E71927"/>
    <w:rsid w:val="00E725C1"/>
    <w:rsid w:val="00E72C3B"/>
    <w:rsid w:val="00E732D1"/>
    <w:rsid w:val="00E77C5E"/>
    <w:rsid w:val="00E8135B"/>
    <w:rsid w:val="00E875F4"/>
    <w:rsid w:val="00E9392B"/>
    <w:rsid w:val="00E94CA7"/>
    <w:rsid w:val="00EA211F"/>
    <w:rsid w:val="00EA4E52"/>
    <w:rsid w:val="00EA5AAB"/>
    <w:rsid w:val="00EA6D91"/>
    <w:rsid w:val="00EB1817"/>
    <w:rsid w:val="00EB25B4"/>
    <w:rsid w:val="00EB40DD"/>
    <w:rsid w:val="00EC0E21"/>
    <w:rsid w:val="00EC2DEB"/>
    <w:rsid w:val="00EC4A51"/>
    <w:rsid w:val="00EC645C"/>
    <w:rsid w:val="00EC79C7"/>
    <w:rsid w:val="00ED269F"/>
    <w:rsid w:val="00ED3939"/>
    <w:rsid w:val="00EE2465"/>
    <w:rsid w:val="00EE31C1"/>
    <w:rsid w:val="00EE50A5"/>
    <w:rsid w:val="00EF39DC"/>
    <w:rsid w:val="00EF55DD"/>
    <w:rsid w:val="00EF565A"/>
    <w:rsid w:val="00EF5971"/>
    <w:rsid w:val="00EF637A"/>
    <w:rsid w:val="00F01D80"/>
    <w:rsid w:val="00F04D38"/>
    <w:rsid w:val="00F1133C"/>
    <w:rsid w:val="00F116F5"/>
    <w:rsid w:val="00F12465"/>
    <w:rsid w:val="00F15B47"/>
    <w:rsid w:val="00F172DA"/>
    <w:rsid w:val="00F23476"/>
    <w:rsid w:val="00F236C8"/>
    <w:rsid w:val="00F24EC3"/>
    <w:rsid w:val="00F251DF"/>
    <w:rsid w:val="00F2594D"/>
    <w:rsid w:val="00F27661"/>
    <w:rsid w:val="00F3175F"/>
    <w:rsid w:val="00F32C5B"/>
    <w:rsid w:val="00F3397B"/>
    <w:rsid w:val="00F35286"/>
    <w:rsid w:val="00F50833"/>
    <w:rsid w:val="00F52A60"/>
    <w:rsid w:val="00F541F3"/>
    <w:rsid w:val="00F56B16"/>
    <w:rsid w:val="00F67521"/>
    <w:rsid w:val="00F741A0"/>
    <w:rsid w:val="00F809AD"/>
    <w:rsid w:val="00F809AE"/>
    <w:rsid w:val="00F80FFF"/>
    <w:rsid w:val="00F81FE2"/>
    <w:rsid w:val="00F82498"/>
    <w:rsid w:val="00F84308"/>
    <w:rsid w:val="00F85299"/>
    <w:rsid w:val="00F859E9"/>
    <w:rsid w:val="00F932FD"/>
    <w:rsid w:val="00F96696"/>
    <w:rsid w:val="00F97075"/>
    <w:rsid w:val="00FA1851"/>
    <w:rsid w:val="00FA39D8"/>
    <w:rsid w:val="00FA67BD"/>
    <w:rsid w:val="00FB11DE"/>
    <w:rsid w:val="00FB4FFD"/>
    <w:rsid w:val="00FB6D7C"/>
    <w:rsid w:val="00FB78D2"/>
    <w:rsid w:val="00FB7ADB"/>
    <w:rsid w:val="00FD2213"/>
    <w:rsid w:val="00FD6375"/>
    <w:rsid w:val="00FD7C35"/>
    <w:rsid w:val="00FE221B"/>
    <w:rsid w:val="00FE2A37"/>
    <w:rsid w:val="00FE2D68"/>
    <w:rsid w:val="00FE302B"/>
    <w:rsid w:val="00FE31B6"/>
    <w:rsid w:val="00FE429D"/>
    <w:rsid w:val="00FE6E93"/>
    <w:rsid w:val="00FF0CD9"/>
    <w:rsid w:val="00FF1538"/>
    <w:rsid w:val="00FF1609"/>
    <w:rsid w:val="00FF1C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DCB69"/>
  <w15:docId w15:val="{00393BCA-2991-4791-A896-C3B01FCD8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0"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rafo"/>
    <w:qFormat/>
    <w:rsid w:val="00E51136"/>
    <w:pPr>
      <w:spacing w:after="120" w:line="280" w:lineRule="exact"/>
      <w:jc w:val="both"/>
    </w:pPr>
    <w:rPr>
      <w:rFonts w:ascii="Montserrat" w:hAnsi="Montserrat"/>
      <w:sz w:val="16"/>
    </w:rPr>
  </w:style>
  <w:style w:type="paragraph" w:styleId="Ttulo1">
    <w:name w:val="heading 1"/>
    <w:basedOn w:val="Normal"/>
    <w:next w:val="Normal"/>
    <w:link w:val="Ttulo1Car"/>
    <w:uiPriority w:val="2"/>
    <w:qFormat/>
    <w:rsid w:val="009C32CF"/>
    <w:pPr>
      <w:keepNext/>
      <w:keepLines/>
      <w:spacing w:after="240" w:line="240" w:lineRule="auto"/>
      <w:outlineLvl w:val="0"/>
    </w:pPr>
    <w:rPr>
      <w:rFonts w:eastAsiaTheme="majorEastAsia" w:cstheme="majorBidi"/>
      <w:b/>
      <w:color w:val="000000" w:themeColor="text1"/>
      <w:sz w:val="36"/>
      <w:szCs w:val="32"/>
    </w:rPr>
  </w:style>
  <w:style w:type="paragraph" w:styleId="Ttulo2">
    <w:name w:val="heading 2"/>
    <w:basedOn w:val="Normal"/>
    <w:next w:val="Normal"/>
    <w:link w:val="Ttulo2Car"/>
    <w:autoRedefine/>
    <w:unhideWhenUsed/>
    <w:qFormat/>
    <w:rsid w:val="001D6334"/>
    <w:pPr>
      <w:keepNext/>
      <w:keepLines/>
      <w:spacing w:before="100" w:beforeAutospacing="1"/>
      <w:outlineLvl w:val="1"/>
    </w:pPr>
    <w:rPr>
      <w:rFonts w:eastAsiaTheme="majorEastAsia" w:cstheme="majorBidi"/>
      <w:b/>
      <w:sz w:val="24"/>
      <w:szCs w:val="26"/>
    </w:rPr>
  </w:style>
  <w:style w:type="paragraph" w:styleId="Ttulo3">
    <w:name w:val="heading 3"/>
    <w:basedOn w:val="Normal"/>
    <w:next w:val="Normal"/>
    <w:link w:val="Ttulo3Car"/>
    <w:uiPriority w:val="9"/>
    <w:unhideWhenUsed/>
    <w:rsid w:val="006247E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rsid w:val="006247E2"/>
    <w:pPr>
      <w:numPr>
        <w:numId w:val="8"/>
      </w:numPr>
      <w:tabs>
        <w:tab w:val="left" w:pos="851"/>
      </w:tabs>
      <w:spacing w:before="200" w:after="0" w:line="360" w:lineRule="auto"/>
      <w:outlineLvl w:val="3"/>
    </w:pPr>
    <w:rPr>
      <w:rFonts w:ascii="Century Gothic" w:eastAsiaTheme="majorEastAsia" w:hAnsi="Century Gothic" w:cstheme="majorBidi"/>
      <w:bCs/>
      <w:iCs/>
      <w:color w:val="A6A6A6" w:themeColor="background1" w:themeShade="A6"/>
      <w:szCs w:val="20"/>
    </w:rPr>
  </w:style>
  <w:style w:type="paragraph" w:styleId="Ttulo5">
    <w:name w:val="heading 5"/>
    <w:basedOn w:val="Normal"/>
    <w:next w:val="Normal"/>
    <w:link w:val="Ttulo5Car"/>
    <w:uiPriority w:val="9"/>
    <w:semiHidden/>
    <w:unhideWhenUsed/>
    <w:rsid w:val="006247E2"/>
    <w:pPr>
      <w:spacing w:before="200" w:after="0" w:line="360" w:lineRule="auto"/>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6247E2"/>
    <w:pPr>
      <w:spacing w:after="0" w:line="271" w:lineRule="auto"/>
      <w:outlineLvl w:val="5"/>
    </w:pPr>
    <w:rPr>
      <w:rFonts w:asciiTheme="majorHAnsi" w:eastAsiaTheme="majorEastAsia" w:hAnsiTheme="majorHAnsi" w:cstheme="majorBidi"/>
      <w:b/>
      <w:bCs/>
      <w:i/>
      <w:iCs/>
      <w:color w:val="7F7F7F" w:themeColor="text1" w:themeTint="80"/>
      <w:sz w:val="22"/>
    </w:rPr>
  </w:style>
  <w:style w:type="paragraph" w:styleId="Ttulo7">
    <w:name w:val="heading 7"/>
    <w:basedOn w:val="Normal"/>
    <w:next w:val="Normal"/>
    <w:link w:val="Ttulo7Car"/>
    <w:uiPriority w:val="9"/>
    <w:semiHidden/>
    <w:unhideWhenUsed/>
    <w:qFormat/>
    <w:rsid w:val="006247E2"/>
    <w:pPr>
      <w:spacing w:after="0" w:line="360" w:lineRule="auto"/>
      <w:outlineLvl w:val="6"/>
    </w:pPr>
    <w:rPr>
      <w:rFonts w:asciiTheme="majorHAnsi" w:eastAsiaTheme="majorEastAsia" w:hAnsiTheme="majorHAnsi" w:cstheme="majorBidi"/>
      <w:i/>
      <w:iCs/>
      <w:sz w:val="22"/>
    </w:rPr>
  </w:style>
  <w:style w:type="paragraph" w:styleId="Ttulo8">
    <w:name w:val="heading 8"/>
    <w:basedOn w:val="Normal"/>
    <w:next w:val="Normal"/>
    <w:link w:val="Ttulo8Car"/>
    <w:uiPriority w:val="9"/>
    <w:semiHidden/>
    <w:unhideWhenUsed/>
    <w:qFormat/>
    <w:rsid w:val="006247E2"/>
    <w:pPr>
      <w:spacing w:after="0" w:line="360" w:lineRule="auto"/>
      <w:outlineLvl w:val="7"/>
    </w:pPr>
    <w:rPr>
      <w:rFonts w:asciiTheme="majorHAnsi" w:eastAsiaTheme="majorEastAsia" w:hAnsiTheme="majorHAnsi" w:cstheme="majorBidi"/>
      <w:sz w:val="20"/>
      <w:szCs w:val="20"/>
    </w:rPr>
  </w:style>
  <w:style w:type="paragraph" w:styleId="Ttulo9">
    <w:name w:val="heading 9"/>
    <w:basedOn w:val="Normal"/>
    <w:next w:val="Normal"/>
    <w:link w:val="Ttulo9Car"/>
    <w:uiPriority w:val="9"/>
    <w:semiHidden/>
    <w:unhideWhenUsed/>
    <w:qFormat/>
    <w:rsid w:val="006247E2"/>
    <w:pPr>
      <w:spacing w:after="0" w:line="360" w:lineRule="auto"/>
      <w:outlineLvl w:val="8"/>
    </w:pPr>
    <w:rPr>
      <w:rFonts w:asciiTheme="majorHAnsi" w:eastAsiaTheme="majorEastAsia" w:hAnsiTheme="majorHAnsi" w:cstheme="majorBidi"/>
      <w:i/>
      <w:iCs/>
      <w:spacing w:val="5"/>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24636"/>
    <w:pPr>
      <w:tabs>
        <w:tab w:val="center" w:pos="4252"/>
        <w:tab w:val="right" w:pos="8504"/>
      </w:tabs>
      <w:spacing w:after="0"/>
    </w:pPr>
  </w:style>
  <w:style w:type="character" w:customStyle="1" w:styleId="EncabezadoCar">
    <w:name w:val="Encabezado Car"/>
    <w:basedOn w:val="Fuentedeprrafopredeter"/>
    <w:link w:val="Encabezado"/>
    <w:uiPriority w:val="99"/>
    <w:rsid w:val="00A24636"/>
  </w:style>
  <w:style w:type="paragraph" w:styleId="Piedepgina">
    <w:name w:val="footer"/>
    <w:basedOn w:val="Normal"/>
    <w:link w:val="PiedepginaCar"/>
    <w:uiPriority w:val="99"/>
    <w:unhideWhenUsed/>
    <w:rsid w:val="00A24636"/>
    <w:pPr>
      <w:tabs>
        <w:tab w:val="center" w:pos="4252"/>
        <w:tab w:val="right" w:pos="8504"/>
      </w:tabs>
      <w:spacing w:after="0"/>
    </w:pPr>
  </w:style>
  <w:style w:type="character" w:customStyle="1" w:styleId="PiedepginaCar">
    <w:name w:val="Pie de página Car"/>
    <w:basedOn w:val="Fuentedeprrafopredeter"/>
    <w:link w:val="Piedepgina"/>
    <w:uiPriority w:val="99"/>
    <w:rsid w:val="00A24636"/>
  </w:style>
  <w:style w:type="paragraph" w:styleId="NormalWeb">
    <w:name w:val="Normal (Web)"/>
    <w:basedOn w:val="Normal"/>
    <w:uiPriority w:val="99"/>
    <w:semiHidden/>
    <w:unhideWhenUsed/>
    <w:rsid w:val="0067319A"/>
    <w:pPr>
      <w:spacing w:before="100" w:beforeAutospacing="1" w:after="100" w:afterAutospacing="1"/>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67319A"/>
    <w:rPr>
      <w:b/>
      <w:bCs/>
    </w:rPr>
  </w:style>
  <w:style w:type="character" w:styleId="CdigoHTML">
    <w:name w:val="HTML Code"/>
    <w:basedOn w:val="Fuentedeprrafopredeter"/>
    <w:uiPriority w:val="99"/>
    <w:semiHidden/>
    <w:unhideWhenUsed/>
    <w:rsid w:val="0067319A"/>
    <w:rPr>
      <w:rFonts w:ascii="Courier New" w:eastAsia="Times New Roman" w:hAnsi="Courier New" w:cs="Courier New"/>
      <w:sz w:val="20"/>
      <w:szCs w:val="20"/>
    </w:rPr>
  </w:style>
  <w:style w:type="paragraph" w:styleId="Ttulo">
    <w:name w:val="Title"/>
    <w:basedOn w:val="Normal"/>
    <w:next w:val="Normal"/>
    <w:link w:val="TtuloCar"/>
    <w:uiPriority w:val="10"/>
    <w:rsid w:val="00D97475"/>
    <w:pPr>
      <w:spacing w:after="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7475"/>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2"/>
    <w:rsid w:val="009C32CF"/>
    <w:rPr>
      <w:rFonts w:ascii="Montserrat" w:eastAsiaTheme="majorEastAsia" w:hAnsi="Montserrat" w:cstheme="majorBidi"/>
      <w:b/>
      <w:color w:val="000000" w:themeColor="text1"/>
      <w:sz w:val="36"/>
      <w:szCs w:val="32"/>
    </w:rPr>
  </w:style>
  <w:style w:type="character" w:customStyle="1" w:styleId="Ttulo2Car">
    <w:name w:val="Título 2 Car"/>
    <w:basedOn w:val="Fuentedeprrafopredeter"/>
    <w:link w:val="Ttulo2"/>
    <w:rsid w:val="001D6334"/>
    <w:rPr>
      <w:rFonts w:ascii="Montserrat" w:eastAsiaTheme="majorEastAsia" w:hAnsi="Montserrat" w:cstheme="majorBidi"/>
      <w:b/>
      <w:sz w:val="24"/>
      <w:szCs w:val="26"/>
    </w:rPr>
  </w:style>
  <w:style w:type="paragraph" w:customStyle="1" w:styleId="Titulo3">
    <w:name w:val="Titulo 3"/>
    <w:basedOn w:val="Ttulo2"/>
    <w:link w:val="Titulo3Car"/>
    <w:qFormat/>
    <w:rsid w:val="00412E3A"/>
    <w:pPr>
      <w:outlineLvl w:val="2"/>
    </w:pPr>
    <w:rPr>
      <w:sz w:val="20"/>
    </w:rPr>
  </w:style>
  <w:style w:type="paragraph" w:customStyle="1" w:styleId="Titulo4">
    <w:name w:val="Titulo 4"/>
    <w:basedOn w:val="Titulo3"/>
    <w:link w:val="Titulo4Car"/>
    <w:qFormat/>
    <w:rsid w:val="00DD488A"/>
    <w:pPr>
      <w:outlineLvl w:val="3"/>
    </w:pPr>
    <w:rPr>
      <w:color w:val="7F7F7F" w:themeColor="text1" w:themeTint="80"/>
      <w:sz w:val="18"/>
    </w:rPr>
  </w:style>
  <w:style w:type="character" w:customStyle="1" w:styleId="Titulo3Car">
    <w:name w:val="Titulo 3 Car"/>
    <w:basedOn w:val="Fuentedeprrafopredeter"/>
    <w:link w:val="Titulo3"/>
    <w:rsid w:val="00412E3A"/>
    <w:rPr>
      <w:rFonts w:ascii="Montserrat" w:eastAsiaTheme="majorEastAsia" w:hAnsi="Montserrat" w:cstheme="majorBidi"/>
      <w:b/>
      <w:sz w:val="20"/>
      <w:szCs w:val="26"/>
    </w:rPr>
  </w:style>
  <w:style w:type="paragraph" w:styleId="Subttulo">
    <w:name w:val="Subtitle"/>
    <w:next w:val="Normal"/>
    <w:link w:val="SubttuloCar"/>
    <w:uiPriority w:val="11"/>
    <w:qFormat/>
    <w:rsid w:val="00871F75"/>
    <w:pPr>
      <w:numPr>
        <w:ilvl w:val="1"/>
      </w:numPr>
    </w:pPr>
    <w:rPr>
      <w:rFonts w:ascii="Montserrat Light" w:eastAsiaTheme="minorEastAsia" w:hAnsi="Montserrat Light"/>
      <w:color w:val="5A5A5A" w:themeColor="text1" w:themeTint="A5"/>
      <w:spacing w:val="15"/>
      <w:sz w:val="16"/>
    </w:rPr>
  </w:style>
  <w:style w:type="character" w:customStyle="1" w:styleId="Titulo4Car">
    <w:name w:val="Titulo 4 Car"/>
    <w:basedOn w:val="Titulo3Car"/>
    <w:link w:val="Titulo4"/>
    <w:rsid w:val="00DD488A"/>
    <w:rPr>
      <w:rFonts w:ascii="Montserrat" w:eastAsiaTheme="majorEastAsia" w:hAnsi="Montserrat" w:cstheme="majorBidi"/>
      <w:b/>
      <w:color w:val="7F7F7F" w:themeColor="text1" w:themeTint="80"/>
      <w:sz w:val="18"/>
      <w:szCs w:val="26"/>
    </w:rPr>
  </w:style>
  <w:style w:type="character" w:customStyle="1" w:styleId="SubttuloCar">
    <w:name w:val="Subtítulo Car"/>
    <w:basedOn w:val="Fuentedeprrafopredeter"/>
    <w:link w:val="Subttulo"/>
    <w:uiPriority w:val="11"/>
    <w:rsid w:val="00871F75"/>
    <w:rPr>
      <w:rFonts w:ascii="Montserrat Light" w:eastAsiaTheme="minorEastAsia" w:hAnsi="Montserrat Light"/>
      <w:color w:val="5A5A5A" w:themeColor="text1" w:themeTint="A5"/>
      <w:spacing w:val="15"/>
      <w:sz w:val="16"/>
    </w:rPr>
  </w:style>
  <w:style w:type="paragraph" w:customStyle="1" w:styleId="Titulo1">
    <w:name w:val="Titulo 1"/>
    <w:basedOn w:val="Normal"/>
    <w:next w:val="Normal"/>
    <w:link w:val="Titulo1Car"/>
    <w:autoRedefine/>
    <w:uiPriority w:val="1"/>
    <w:rsid w:val="00521AEC"/>
    <w:pPr>
      <w:numPr>
        <w:numId w:val="3"/>
      </w:numPr>
      <w:spacing w:after="600"/>
      <w:jc w:val="left"/>
      <w:outlineLvl w:val="0"/>
    </w:pPr>
    <w:rPr>
      <w:rFonts w:ascii="Tungsten Reveal" w:hAnsi="Tungsten Reveal"/>
      <w:color w:val="4472C4" w:themeColor="accent1"/>
      <w:spacing w:val="-12"/>
      <w:w w:val="90"/>
      <w:kern w:val="22"/>
      <w:sz w:val="32"/>
      <w:szCs w:val="40"/>
    </w:rPr>
  </w:style>
  <w:style w:type="character" w:customStyle="1" w:styleId="Titulo1Car">
    <w:name w:val="Titulo 1 Car"/>
    <w:basedOn w:val="Fuentedeprrafopredeter"/>
    <w:link w:val="Titulo1"/>
    <w:uiPriority w:val="1"/>
    <w:rsid w:val="00521AEC"/>
    <w:rPr>
      <w:rFonts w:ascii="Tungsten Reveal" w:hAnsi="Tungsten Reveal"/>
      <w:color w:val="4472C4" w:themeColor="accent1"/>
      <w:spacing w:val="-12"/>
      <w:w w:val="90"/>
      <w:kern w:val="22"/>
      <w:sz w:val="32"/>
      <w:szCs w:val="40"/>
    </w:rPr>
  </w:style>
  <w:style w:type="paragraph" w:styleId="TDC1">
    <w:name w:val="toc 1"/>
    <w:basedOn w:val="Normal"/>
    <w:next w:val="Normal"/>
    <w:autoRedefine/>
    <w:uiPriority w:val="39"/>
    <w:unhideWhenUsed/>
    <w:rsid w:val="00B30EEE"/>
    <w:pPr>
      <w:tabs>
        <w:tab w:val="left" w:pos="1021"/>
        <w:tab w:val="right" w:leader="dot" w:pos="7928"/>
      </w:tabs>
      <w:spacing w:before="150" w:after="15" w:line="360" w:lineRule="auto"/>
      <w:ind w:left="426" w:hanging="382"/>
    </w:pPr>
    <w:rPr>
      <w:rFonts w:eastAsiaTheme="minorEastAsia"/>
      <w:noProof/>
    </w:rPr>
  </w:style>
  <w:style w:type="paragraph" w:styleId="TDC2">
    <w:name w:val="toc 2"/>
    <w:basedOn w:val="Normal"/>
    <w:next w:val="Normal"/>
    <w:autoRedefine/>
    <w:uiPriority w:val="39"/>
    <w:unhideWhenUsed/>
    <w:rsid w:val="007B7D05"/>
    <w:pPr>
      <w:tabs>
        <w:tab w:val="right" w:leader="dot" w:pos="7928"/>
      </w:tabs>
      <w:spacing w:after="0"/>
      <w:ind w:left="851" w:hanging="425"/>
    </w:pPr>
    <w:rPr>
      <w:rFonts w:eastAsiaTheme="minorEastAsia"/>
      <w:sz w:val="14"/>
    </w:rPr>
  </w:style>
  <w:style w:type="character" w:styleId="Hipervnculo">
    <w:name w:val="Hyperlink"/>
    <w:basedOn w:val="Fuentedeprrafopredeter"/>
    <w:uiPriority w:val="99"/>
    <w:unhideWhenUsed/>
    <w:rsid w:val="00771BF3"/>
    <w:rPr>
      <w:color w:val="0563C1" w:themeColor="hyperlink"/>
      <w:u w:val="single"/>
    </w:rPr>
  </w:style>
  <w:style w:type="paragraph" w:styleId="TDC3">
    <w:name w:val="toc 3"/>
    <w:basedOn w:val="Normal"/>
    <w:next w:val="Normal"/>
    <w:autoRedefine/>
    <w:uiPriority w:val="39"/>
    <w:unhideWhenUsed/>
    <w:rsid w:val="007B7D05"/>
    <w:pPr>
      <w:tabs>
        <w:tab w:val="left" w:pos="1021"/>
        <w:tab w:val="right" w:leader="dot" w:pos="7927"/>
      </w:tabs>
      <w:spacing w:after="0"/>
      <w:ind w:left="1134"/>
      <w:jc w:val="left"/>
    </w:pPr>
    <w:rPr>
      <w:rFonts w:eastAsiaTheme="minorEastAsia"/>
      <w:sz w:val="12"/>
    </w:rPr>
  </w:style>
  <w:style w:type="paragraph" w:customStyle="1" w:styleId="Listas">
    <w:name w:val="Listas"/>
    <w:basedOn w:val="Normal"/>
    <w:link w:val="ListasCar"/>
    <w:qFormat/>
    <w:rsid w:val="007718E2"/>
    <w:pPr>
      <w:numPr>
        <w:numId w:val="1"/>
      </w:numPr>
      <w:spacing w:line="240" w:lineRule="auto"/>
      <w:ind w:left="568" w:hanging="284"/>
    </w:pPr>
    <w:rPr>
      <w:rFonts w:eastAsiaTheme="minorEastAsia"/>
    </w:rPr>
  </w:style>
  <w:style w:type="paragraph" w:customStyle="1" w:styleId="Listas2Nivel">
    <w:name w:val="Listas 2º Nivel"/>
    <w:basedOn w:val="Listas"/>
    <w:link w:val="Listas2NivelCar"/>
    <w:qFormat/>
    <w:rsid w:val="00910449"/>
    <w:pPr>
      <w:numPr>
        <w:numId w:val="2"/>
      </w:numPr>
    </w:pPr>
    <w:rPr>
      <w:i/>
    </w:rPr>
  </w:style>
  <w:style w:type="character" w:customStyle="1" w:styleId="ListasCar">
    <w:name w:val="Listas Car"/>
    <w:basedOn w:val="Fuentedeprrafopredeter"/>
    <w:link w:val="Listas"/>
    <w:rsid w:val="007718E2"/>
    <w:rPr>
      <w:rFonts w:ascii="Montserrat" w:eastAsiaTheme="minorEastAsia" w:hAnsi="Montserrat"/>
      <w:sz w:val="16"/>
    </w:rPr>
  </w:style>
  <w:style w:type="character" w:customStyle="1" w:styleId="Listas2NivelCar">
    <w:name w:val="Listas 2º Nivel Car"/>
    <w:basedOn w:val="ListasCar"/>
    <w:link w:val="Listas2Nivel"/>
    <w:rsid w:val="00910449"/>
    <w:rPr>
      <w:rFonts w:ascii="Montserrat" w:eastAsiaTheme="minorEastAsia" w:hAnsi="Montserrat"/>
      <w:i/>
      <w:sz w:val="16"/>
    </w:rPr>
  </w:style>
  <w:style w:type="paragraph" w:styleId="Tabladeilustraciones">
    <w:name w:val="table of figures"/>
    <w:basedOn w:val="Normal"/>
    <w:next w:val="Normal"/>
    <w:uiPriority w:val="99"/>
    <w:unhideWhenUsed/>
    <w:rsid w:val="00771BF3"/>
    <w:pPr>
      <w:spacing w:after="0" w:line="360" w:lineRule="auto"/>
    </w:pPr>
    <w:rPr>
      <w:rFonts w:ascii="Century Gothic" w:eastAsiaTheme="minorEastAsia" w:hAnsi="Century Gothic"/>
    </w:rPr>
  </w:style>
  <w:style w:type="paragraph" w:customStyle="1" w:styleId="PiedeFoto">
    <w:name w:val="Pie de Foto"/>
    <w:basedOn w:val="Descripcin"/>
    <w:link w:val="PiedeFotoCar"/>
    <w:qFormat/>
    <w:rsid w:val="00771BF3"/>
    <w:pPr>
      <w:numPr>
        <w:numId w:val="4"/>
      </w:numPr>
      <w:spacing w:after="0"/>
      <w:ind w:left="0" w:firstLine="0"/>
      <w:jc w:val="center"/>
    </w:pPr>
    <w:rPr>
      <w:rFonts w:ascii="Century Gothic" w:eastAsia="Century Gothic" w:hAnsi="Century Gothic" w:cs="Times New Roman"/>
      <w:iCs w:val="0"/>
      <w:color w:val="7F7F7F" w:themeColor="text1" w:themeTint="80"/>
      <w:sz w:val="12"/>
      <w:szCs w:val="16"/>
    </w:rPr>
  </w:style>
  <w:style w:type="character" w:customStyle="1" w:styleId="PiedeFotoCar">
    <w:name w:val="Pie de Foto Car"/>
    <w:basedOn w:val="Fuentedeprrafopredeter"/>
    <w:link w:val="PiedeFoto"/>
    <w:rsid w:val="00771BF3"/>
    <w:rPr>
      <w:rFonts w:ascii="Century Gothic" w:eastAsia="Century Gothic" w:hAnsi="Century Gothic" w:cs="Times New Roman"/>
      <w:i/>
      <w:color w:val="7F7F7F" w:themeColor="text1" w:themeTint="80"/>
      <w:sz w:val="12"/>
      <w:szCs w:val="16"/>
    </w:rPr>
  </w:style>
  <w:style w:type="table" w:customStyle="1" w:styleId="JJTablaSimple">
    <w:name w:val="JJTablaSimple"/>
    <w:basedOn w:val="Tablanormal"/>
    <w:uiPriority w:val="99"/>
    <w:rsid w:val="00771BF3"/>
    <w:pPr>
      <w:spacing w:after="0" w:line="240" w:lineRule="auto"/>
    </w:pPr>
    <w:rPr>
      <w:rFonts w:ascii="Century Gothic" w:eastAsiaTheme="minorEastAsia" w:hAnsi="Century Gothic"/>
      <w:sz w:val="14"/>
      <w:lang w:val="en-US"/>
    </w:rPr>
    <w:tblPr>
      <w:tblBorders>
        <w:top w:val="single" w:sz="4" w:space="0" w:color="7F7F7F" w:themeColor="text1" w:themeTint="80"/>
        <w:bottom w:val="single" w:sz="4" w:space="0" w:color="7F7F7F" w:themeColor="text1" w:themeTint="80"/>
        <w:insideH w:val="dotted" w:sz="4" w:space="0" w:color="7F7F7F" w:themeColor="text1" w:themeTint="80"/>
      </w:tblBorders>
    </w:tblPr>
    <w:tblStylePr w:type="firstRow">
      <w:rPr>
        <w:b/>
      </w:rPr>
    </w:tblStylePr>
  </w:style>
  <w:style w:type="paragraph" w:styleId="Descripcin">
    <w:name w:val="caption"/>
    <w:basedOn w:val="Normal"/>
    <w:next w:val="Normal"/>
    <w:link w:val="DescripcinCar"/>
    <w:uiPriority w:val="35"/>
    <w:unhideWhenUsed/>
    <w:qFormat/>
    <w:rsid w:val="00771BF3"/>
    <w:pPr>
      <w:spacing w:after="200"/>
    </w:pPr>
    <w:rPr>
      <w:i/>
      <w:iCs/>
      <w:color w:val="44546A" w:themeColor="text2"/>
      <w:szCs w:val="18"/>
    </w:rPr>
  </w:style>
  <w:style w:type="character" w:customStyle="1" w:styleId="Ttulo3Car">
    <w:name w:val="Título 3 Car"/>
    <w:basedOn w:val="Fuentedeprrafopredeter"/>
    <w:link w:val="Ttulo3"/>
    <w:uiPriority w:val="9"/>
    <w:rsid w:val="006247E2"/>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6247E2"/>
    <w:rPr>
      <w:rFonts w:ascii="Century Gothic" w:eastAsiaTheme="majorEastAsia" w:hAnsi="Century Gothic" w:cstheme="majorBidi"/>
      <w:bCs/>
      <w:iCs/>
      <w:color w:val="A6A6A6" w:themeColor="background1" w:themeShade="A6"/>
      <w:sz w:val="16"/>
      <w:szCs w:val="20"/>
    </w:rPr>
  </w:style>
  <w:style w:type="character" w:customStyle="1" w:styleId="Ttulo5Car">
    <w:name w:val="Título 5 Car"/>
    <w:basedOn w:val="Fuentedeprrafopredeter"/>
    <w:link w:val="Ttulo5"/>
    <w:uiPriority w:val="9"/>
    <w:semiHidden/>
    <w:rsid w:val="006247E2"/>
    <w:rPr>
      <w:rFonts w:asciiTheme="majorHAnsi" w:eastAsiaTheme="majorEastAsia" w:hAnsiTheme="majorHAnsi" w:cstheme="majorBidi"/>
      <w:b/>
      <w:bCs/>
      <w:color w:val="7F7F7F" w:themeColor="text1" w:themeTint="80"/>
      <w:sz w:val="18"/>
    </w:rPr>
  </w:style>
  <w:style w:type="character" w:customStyle="1" w:styleId="Ttulo6Car">
    <w:name w:val="Título 6 Car"/>
    <w:basedOn w:val="Fuentedeprrafopredeter"/>
    <w:link w:val="Ttulo6"/>
    <w:uiPriority w:val="9"/>
    <w:semiHidden/>
    <w:rsid w:val="006247E2"/>
    <w:rPr>
      <w:rFonts w:asciiTheme="majorHAnsi" w:eastAsiaTheme="majorEastAsia" w:hAnsiTheme="majorHAnsi" w:cstheme="majorBidi"/>
      <w:b/>
      <w:bCs/>
      <w:i/>
      <w:iCs/>
      <w:color w:val="7F7F7F" w:themeColor="text1" w:themeTint="80"/>
    </w:rPr>
  </w:style>
  <w:style w:type="character" w:customStyle="1" w:styleId="Ttulo7Car">
    <w:name w:val="Título 7 Car"/>
    <w:basedOn w:val="Fuentedeprrafopredeter"/>
    <w:link w:val="Ttulo7"/>
    <w:uiPriority w:val="9"/>
    <w:semiHidden/>
    <w:rsid w:val="006247E2"/>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6247E2"/>
    <w:rPr>
      <w:rFonts w:asciiTheme="majorHAnsi" w:eastAsiaTheme="majorEastAsia" w:hAnsiTheme="majorHAnsi" w:cstheme="majorBidi"/>
      <w:sz w:val="20"/>
      <w:szCs w:val="20"/>
    </w:rPr>
  </w:style>
  <w:style w:type="character" w:customStyle="1" w:styleId="Ttulo9Car">
    <w:name w:val="Título 9 Car"/>
    <w:basedOn w:val="Fuentedeprrafopredeter"/>
    <w:link w:val="Ttulo9"/>
    <w:uiPriority w:val="9"/>
    <w:semiHidden/>
    <w:rsid w:val="006247E2"/>
    <w:rPr>
      <w:rFonts w:asciiTheme="majorHAnsi" w:eastAsiaTheme="majorEastAsia" w:hAnsiTheme="majorHAnsi" w:cstheme="majorBidi"/>
      <w:i/>
      <w:iCs/>
      <w:spacing w:val="5"/>
      <w:sz w:val="20"/>
      <w:szCs w:val="20"/>
    </w:rPr>
  </w:style>
  <w:style w:type="character" w:styleId="nfasis">
    <w:name w:val="Emphasis"/>
    <w:uiPriority w:val="20"/>
    <w:rsid w:val="006247E2"/>
    <w:rPr>
      <w:b/>
      <w:bCs/>
      <w:i/>
      <w:iCs/>
      <w:spacing w:val="10"/>
      <w:bdr w:val="none" w:sz="0" w:space="0" w:color="auto"/>
      <w:shd w:val="clear" w:color="auto" w:fill="auto"/>
    </w:rPr>
  </w:style>
  <w:style w:type="paragraph" w:styleId="Sinespaciado">
    <w:name w:val="No Spacing"/>
    <w:basedOn w:val="Normal"/>
    <w:link w:val="SinespaciadoCar"/>
    <w:uiPriority w:val="1"/>
    <w:qFormat/>
    <w:rsid w:val="006247E2"/>
    <w:pPr>
      <w:spacing w:after="0"/>
    </w:pPr>
    <w:rPr>
      <w:rFonts w:ascii="Century Gothic" w:eastAsiaTheme="minorEastAsia" w:hAnsi="Century Gothic"/>
    </w:rPr>
  </w:style>
  <w:style w:type="table" w:customStyle="1" w:styleId="Tablanormal21">
    <w:name w:val="Tabla normal 21"/>
    <w:basedOn w:val="Tablanormal"/>
    <w:uiPriority w:val="42"/>
    <w:rsid w:val="006247E2"/>
    <w:pPr>
      <w:spacing w:after="0" w:line="240" w:lineRule="auto"/>
    </w:pPr>
    <w:rPr>
      <w:rFonts w:eastAsiaTheme="minorEastAsia"/>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ita">
    <w:name w:val="Quote"/>
    <w:basedOn w:val="Normal"/>
    <w:next w:val="Normal"/>
    <w:link w:val="CitaCar"/>
    <w:uiPriority w:val="29"/>
    <w:rsid w:val="006247E2"/>
    <w:pPr>
      <w:spacing w:before="200" w:after="0" w:line="360" w:lineRule="auto"/>
      <w:ind w:left="360" w:right="360"/>
    </w:pPr>
    <w:rPr>
      <w:rFonts w:asciiTheme="minorHAnsi" w:eastAsiaTheme="minorEastAsia" w:hAnsiTheme="minorHAnsi"/>
      <w:i/>
      <w:iCs/>
      <w:sz w:val="22"/>
    </w:rPr>
  </w:style>
  <w:style w:type="character" w:customStyle="1" w:styleId="CitaCar">
    <w:name w:val="Cita Car"/>
    <w:basedOn w:val="Fuentedeprrafopredeter"/>
    <w:link w:val="Cita"/>
    <w:uiPriority w:val="29"/>
    <w:rsid w:val="006247E2"/>
    <w:rPr>
      <w:rFonts w:eastAsiaTheme="minorEastAsia"/>
      <w:i/>
      <w:iCs/>
    </w:rPr>
  </w:style>
  <w:style w:type="paragraph" w:styleId="Citadestacada">
    <w:name w:val="Intense Quote"/>
    <w:basedOn w:val="Normal"/>
    <w:next w:val="Normal"/>
    <w:link w:val="CitadestacadaCar"/>
    <w:uiPriority w:val="30"/>
    <w:rsid w:val="006247E2"/>
    <w:pPr>
      <w:pBdr>
        <w:bottom w:val="single" w:sz="4" w:space="1" w:color="auto"/>
      </w:pBdr>
      <w:spacing w:before="200" w:after="280" w:line="360" w:lineRule="auto"/>
      <w:ind w:left="1008" w:right="1152"/>
    </w:pPr>
    <w:rPr>
      <w:rFonts w:asciiTheme="minorHAnsi" w:eastAsiaTheme="minorEastAsia" w:hAnsiTheme="minorHAnsi"/>
      <w:b/>
      <w:bCs/>
      <w:i/>
      <w:iCs/>
      <w:sz w:val="22"/>
    </w:rPr>
  </w:style>
  <w:style w:type="character" w:customStyle="1" w:styleId="CitadestacadaCar">
    <w:name w:val="Cita destacada Car"/>
    <w:basedOn w:val="Fuentedeprrafopredeter"/>
    <w:link w:val="Citadestacada"/>
    <w:uiPriority w:val="30"/>
    <w:rsid w:val="006247E2"/>
    <w:rPr>
      <w:rFonts w:eastAsiaTheme="minorEastAsia"/>
      <w:b/>
      <w:bCs/>
      <w:i/>
      <w:iCs/>
    </w:rPr>
  </w:style>
  <w:style w:type="character" w:styleId="nfasissutil">
    <w:name w:val="Subtle Emphasis"/>
    <w:uiPriority w:val="19"/>
    <w:rsid w:val="006247E2"/>
    <w:rPr>
      <w:i/>
      <w:iCs/>
    </w:rPr>
  </w:style>
  <w:style w:type="character" w:styleId="nfasisintenso">
    <w:name w:val="Intense Emphasis"/>
    <w:uiPriority w:val="21"/>
    <w:rsid w:val="006247E2"/>
    <w:rPr>
      <w:b/>
      <w:bCs/>
    </w:rPr>
  </w:style>
  <w:style w:type="character" w:styleId="Referenciasutil">
    <w:name w:val="Subtle Reference"/>
    <w:uiPriority w:val="31"/>
    <w:rsid w:val="006247E2"/>
    <w:rPr>
      <w:smallCaps/>
    </w:rPr>
  </w:style>
  <w:style w:type="character" w:styleId="Referenciaintensa">
    <w:name w:val="Intense Reference"/>
    <w:uiPriority w:val="32"/>
    <w:rsid w:val="006247E2"/>
    <w:rPr>
      <w:smallCaps/>
      <w:spacing w:val="5"/>
      <w:u w:val="single"/>
    </w:rPr>
  </w:style>
  <w:style w:type="character" w:styleId="Ttulodellibro">
    <w:name w:val="Book Title"/>
    <w:uiPriority w:val="33"/>
    <w:rsid w:val="006247E2"/>
    <w:rPr>
      <w:rFonts w:ascii="Century Gothic" w:hAnsi="Century Gothic"/>
      <w:i/>
      <w:iCs/>
      <w:smallCaps/>
      <w:spacing w:val="5"/>
    </w:rPr>
  </w:style>
  <w:style w:type="paragraph" w:styleId="TtuloTDC">
    <w:name w:val="TOC Heading"/>
    <w:basedOn w:val="Ttulo1"/>
    <w:next w:val="Normal"/>
    <w:uiPriority w:val="39"/>
    <w:unhideWhenUsed/>
    <w:rsid w:val="006247E2"/>
    <w:pPr>
      <w:keepNext w:val="0"/>
      <w:keepLines w:val="0"/>
      <w:spacing w:before="480" w:line="360" w:lineRule="auto"/>
      <w:contextualSpacing/>
      <w:outlineLvl w:val="9"/>
    </w:pPr>
    <w:rPr>
      <w:rFonts w:asciiTheme="majorHAnsi" w:hAnsiTheme="majorHAnsi"/>
      <w:b w:val="0"/>
      <w:bCs/>
      <w:color w:val="auto"/>
      <w:sz w:val="28"/>
      <w:szCs w:val="28"/>
      <w:lang w:bidi="en-US"/>
    </w:rPr>
  </w:style>
  <w:style w:type="paragraph" w:styleId="Textodeglobo">
    <w:name w:val="Balloon Text"/>
    <w:basedOn w:val="Normal"/>
    <w:link w:val="TextodegloboCar"/>
    <w:uiPriority w:val="99"/>
    <w:semiHidden/>
    <w:unhideWhenUsed/>
    <w:rsid w:val="006247E2"/>
    <w:pPr>
      <w:spacing w:after="0"/>
    </w:pPr>
    <w:rPr>
      <w:rFonts w:ascii="Tahoma" w:eastAsiaTheme="minorEastAsia" w:hAnsi="Tahoma" w:cs="Tahoma"/>
      <w:szCs w:val="16"/>
    </w:rPr>
  </w:style>
  <w:style w:type="character" w:customStyle="1" w:styleId="TextodegloboCar">
    <w:name w:val="Texto de globo Car"/>
    <w:basedOn w:val="Fuentedeprrafopredeter"/>
    <w:link w:val="Textodeglobo"/>
    <w:uiPriority w:val="99"/>
    <w:semiHidden/>
    <w:rsid w:val="006247E2"/>
    <w:rPr>
      <w:rFonts w:ascii="Tahoma" w:eastAsiaTheme="minorEastAsia" w:hAnsi="Tahoma" w:cs="Tahoma"/>
      <w:sz w:val="16"/>
      <w:szCs w:val="16"/>
    </w:rPr>
  </w:style>
  <w:style w:type="table" w:customStyle="1" w:styleId="Tabladecuadrcula3-nfasis11">
    <w:name w:val="Tabla de cuadrícula 3 - Énfasis 11"/>
    <w:basedOn w:val="Tablanormal"/>
    <w:uiPriority w:val="48"/>
    <w:rsid w:val="006247E2"/>
    <w:pPr>
      <w:spacing w:after="0" w:line="240" w:lineRule="auto"/>
    </w:pPr>
    <w:rPr>
      <w:rFonts w:eastAsiaTheme="minorEastAsia"/>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aconcuadrcula">
    <w:name w:val="Table Grid"/>
    <w:basedOn w:val="Tablanormal"/>
    <w:uiPriority w:val="59"/>
    <w:rsid w:val="006247E2"/>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anon-Lista">
    <w:name w:val="Canon - Lista"/>
    <w:basedOn w:val="Sinlista"/>
    <w:semiHidden/>
    <w:rsid w:val="006247E2"/>
    <w:pPr>
      <w:numPr>
        <w:numId w:val="5"/>
      </w:numPr>
    </w:pPr>
  </w:style>
  <w:style w:type="table" w:customStyle="1" w:styleId="Tabladecuadrcula2-nfasis41">
    <w:name w:val="Tabla de cuadrícula 2 - Énfasis 41"/>
    <w:basedOn w:val="Tablanormal"/>
    <w:uiPriority w:val="47"/>
    <w:rsid w:val="006247E2"/>
    <w:pPr>
      <w:spacing w:after="0" w:line="240" w:lineRule="auto"/>
    </w:pPr>
    <w:rPr>
      <w:rFonts w:eastAsiaTheme="minorEastAsia"/>
      <w:lang w:val="en-US"/>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Revisin">
    <w:name w:val="Revision"/>
    <w:hidden/>
    <w:uiPriority w:val="99"/>
    <w:semiHidden/>
    <w:rsid w:val="006247E2"/>
    <w:pPr>
      <w:spacing w:after="0" w:line="240" w:lineRule="auto"/>
    </w:pPr>
    <w:rPr>
      <w:rFonts w:eastAsiaTheme="minorEastAsia"/>
      <w:sz w:val="20"/>
      <w:lang w:val="en-US"/>
    </w:rPr>
  </w:style>
  <w:style w:type="paragraph" w:customStyle="1" w:styleId="TablaCotizacin">
    <w:name w:val="Tabla Cotización"/>
    <w:basedOn w:val="Ttulo3"/>
    <w:link w:val="TablaCotizacinCar"/>
    <w:rsid w:val="006247E2"/>
    <w:pPr>
      <w:keepNext w:val="0"/>
      <w:keepLines w:val="0"/>
      <w:spacing w:before="0" w:after="240"/>
      <w:jc w:val="left"/>
    </w:pPr>
    <w:rPr>
      <w:rFonts w:ascii="Century Gothic" w:hAnsi="Century Gothic"/>
      <w:bCs/>
      <w:color w:val="808080" w:themeColor="background1" w:themeShade="80"/>
      <w:sz w:val="20"/>
    </w:rPr>
  </w:style>
  <w:style w:type="table" w:customStyle="1" w:styleId="TablaLista1">
    <w:name w:val="Tabla Lista 1"/>
    <w:basedOn w:val="Tablanormal"/>
    <w:uiPriority w:val="99"/>
    <w:rsid w:val="006247E2"/>
    <w:pPr>
      <w:spacing w:after="0" w:line="240" w:lineRule="auto"/>
    </w:pPr>
    <w:rPr>
      <w:rFonts w:ascii="Century Gothic" w:eastAsiaTheme="minorEastAsia" w:hAnsi="Century Gothic"/>
      <w:sz w:val="16"/>
      <w:szCs w:val="20"/>
      <w:lang w:eastAsia="es-ES" w:bidi="he-IL"/>
    </w:rPr>
    <w:tblPr>
      <w:tblBorders>
        <w:top w:val="single" w:sz="4" w:space="0" w:color="auto"/>
        <w:left w:val="single" w:sz="4" w:space="0" w:color="auto"/>
        <w:bottom w:val="single" w:sz="4" w:space="0" w:color="auto"/>
        <w:right w:val="single" w:sz="4" w:space="0" w:color="auto"/>
        <w:insideH w:val="single" w:sz="4" w:space="0" w:color="auto"/>
      </w:tblBorders>
    </w:tblPr>
    <w:tblStylePr w:type="firstRow">
      <w:rPr>
        <w:rFonts w:ascii="Garamond" w:hAnsi="Garamond"/>
        <w:color w:val="FFFFFF" w:themeColor="background1"/>
        <w:sz w:val="16"/>
      </w:rPr>
      <w:tblPr/>
      <w:tcPr>
        <w:tcBorders>
          <w:top w:val="nil"/>
          <w:left w:val="nil"/>
          <w:bottom w:val="nil"/>
          <w:right w:val="nil"/>
          <w:insideH w:val="nil"/>
          <w:insideV w:val="nil"/>
          <w:tl2br w:val="nil"/>
          <w:tr2bl w:val="nil"/>
        </w:tcBorders>
        <w:shd w:val="clear" w:color="auto" w:fill="44546A" w:themeFill="text2"/>
      </w:tcPr>
    </w:tblStylePr>
    <w:tblStylePr w:type="lastRow">
      <w:tblPr/>
      <w:tcPr>
        <w:shd w:val="clear" w:color="auto" w:fill="FFFFFF" w:themeFill="background1"/>
      </w:tcPr>
    </w:tblStylePr>
    <w:tblStylePr w:type="firstCol">
      <w:rPr>
        <w:rFonts w:ascii="Garamond" w:hAnsi="Garamond"/>
        <w:color w:val="808080" w:themeColor="background1" w:themeShade="80"/>
        <w:sz w:val="14"/>
      </w:rPr>
    </w:tblStylePr>
  </w:style>
  <w:style w:type="character" w:customStyle="1" w:styleId="TablaCotizacinCar">
    <w:name w:val="Tabla Cotización Car"/>
    <w:basedOn w:val="Ttulo3Car"/>
    <w:link w:val="TablaCotizacin"/>
    <w:rsid w:val="006247E2"/>
    <w:rPr>
      <w:rFonts w:ascii="Century Gothic" w:eastAsiaTheme="majorEastAsia" w:hAnsi="Century Gothic" w:cstheme="majorBidi"/>
      <w:bCs/>
      <w:color w:val="808080" w:themeColor="background1" w:themeShade="80"/>
      <w:sz w:val="20"/>
      <w:szCs w:val="24"/>
    </w:rPr>
  </w:style>
  <w:style w:type="paragraph" w:styleId="Textosinformato">
    <w:name w:val="Plain Text"/>
    <w:basedOn w:val="Normal"/>
    <w:link w:val="TextosinformatoCar"/>
    <w:uiPriority w:val="99"/>
    <w:semiHidden/>
    <w:unhideWhenUsed/>
    <w:rsid w:val="006247E2"/>
    <w:pPr>
      <w:spacing w:after="0"/>
      <w:jc w:val="left"/>
    </w:pPr>
    <w:rPr>
      <w:rFonts w:ascii="Century Gothic" w:eastAsia="Times New Roman" w:hAnsi="Century Gothic" w:cs="Times New Roman"/>
      <w:color w:val="000000"/>
      <w:szCs w:val="20"/>
      <w:lang w:eastAsia="es-ES"/>
    </w:rPr>
  </w:style>
  <w:style w:type="character" w:customStyle="1" w:styleId="TextosinformatoCar">
    <w:name w:val="Texto sin formato Car"/>
    <w:basedOn w:val="Fuentedeprrafopredeter"/>
    <w:link w:val="Textosinformato"/>
    <w:uiPriority w:val="99"/>
    <w:semiHidden/>
    <w:rsid w:val="006247E2"/>
    <w:rPr>
      <w:rFonts w:ascii="Century Gothic" w:eastAsia="Times New Roman" w:hAnsi="Century Gothic" w:cs="Times New Roman"/>
      <w:color w:val="000000"/>
      <w:sz w:val="18"/>
      <w:szCs w:val="20"/>
      <w:lang w:eastAsia="es-ES"/>
    </w:rPr>
  </w:style>
  <w:style w:type="paragraph" w:customStyle="1" w:styleId="TtulodeTDC1">
    <w:name w:val="Título de TDC1"/>
    <w:basedOn w:val="Ttulo1"/>
    <w:next w:val="Normal"/>
    <w:uiPriority w:val="39"/>
    <w:unhideWhenUsed/>
    <w:rsid w:val="006247E2"/>
    <w:pPr>
      <w:keepNext w:val="0"/>
      <w:keepLines w:val="0"/>
      <w:pBdr>
        <w:bottom w:val="single" w:sz="4" w:space="1" w:color="auto"/>
      </w:pBdr>
      <w:spacing w:before="480"/>
      <w:contextualSpacing/>
      <w:jc w:val="left"/>
      <w:outlineLvl w:val="9"/>
    </w:pPr>
    <w:rPr>
      <w:rFonts w:ascii="Century Gothic" w:eastAsia="SimSun" w:hAnsi="Century Gothic" w:cs="Times New Roman"/>
      <w:b w:val="0"/>
      <w:bCs/>
      <w:color w:val="auto"/>
      <w:spacing w:val="5"/>
      <w:sz w:val="28"/>
      <w:szCs w:val="28"/>
      <w:lang w:bidi="en-US"/>
    </w:rPr>
  </w:style>
  <w:style w:type="paragraph" w:customStyle="1" w:styleId="Prrafodelista2">
    <w:name w:val="Párrafo de lista2"/>
    <w:basedOn w:val="Normal"/>
    <w:uiPriority w:val="34"/>
    <w:rsid w:val="006247E2"/>
    <w:pPr>
      <w:spacing w:after="240" w:line="360" w:lineRule="auto"/>
      <w:ind w:left="720"/>
      <w:contextualSpacing/>
      <w:jc w:val="left"/>
    </w:pPr>
    <w:rPr>
      <w:rFonts w:ascii="Century Gothic" w:eastAsia="SimSun" w:hAnsi="Century Gothic" w:cs="Times New Roman"/>
      <w:sz w:val="22"/>
    </w:rPr>
  </w:style>
  <w:style w:type="paragraph" w:customStyle="1" w:styleId="Listas3erNivel">
    <w:name w:val="Listas 3er Nivel"/>
    <w:basedOn w:val="Listas"/>
    <w:link w:val="Listas3erNivelCar"/>
    <w:qFormat/>
    <w:rsid w:val="006247E2"/>
    <w:pPr>
      <w:numPr>
        <w:numId w:val="6"/>
      </w:numPr>
    </w:pPr>
    <w:rPr>
      <w:sz w:val="14"/>
    </w:rPr>
  </w:style>
  <w:style w:type="character" w:customStyle="1" w:styleId="Listas3erNivelCar">
    <w:name w:val="Listas 3er Nivel Car"/>
    <w:basedOn w:val="ListasCar"/>
    <w:link w:val="Listas3erNivel"/>
    <w:rsid w:val="006247E2"/>
    <w:rPr>
      <w:rFonts w:ascii="Montserrat" w:eastAsiaTheme="minorEastAsia" w:hAnsi="Montserrat"/>
      <w:sz w:val="14"/>
    </w:rPr>
  </w:style>
  <w:style w:type="character" w:customStyle="1" w:styleId="SinespaciadoCar">
    <w:name w:val="Sin espaciado Car"/>
    <w:basedOn w:val="Fuentedeprrafopredeter"/>
    <w:link w:val="Sinespaciado"/>
    <w:uiPriority w:val="1"/>
    <w:rsid w:val="006247E2"/>
    <w:rPr>
      <w:rFonts w:ascii="Century Gothic" w:eastAsiaTheme="minorEastAsia" w:hAnsi="Century Gothic"/>
      <w:sz w:val="18"/>
    </w:rPr>
  </w:style>
  <w:style w:type="table" w:customStyle="1" w:styleId="Tabladecuadrcula1clara1">
    <w:name w:val="Tabla de cuadrícula 1 clara1"/>
    <w:aliases w:val="Personalizada 1"/>
    <w:basedOn w:val="Tablanormal"/>
    <w:uiPriority w:val="46"/>
    <w:rsid w:val="006247E2"/>
    <w:pPr>
      <w:spacing w:after="0" w:line="240" w:lineRule="auto"/>
    </w:pPr>
    <w:rPr>
      <w:rFonts w:eastAsiaTheme="minorEastAsia"/>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DC5">
    <w:name w:val="toc 5"/>
    <w:basedOn w:val="Normal"/>
    <w:next w:val="Normal"/>
    <w:autoRedefine/>
    <w:uiPriority w:val="39"/>
    <w:unhideWhenUsed/>
    <w:rsid w:val="006247E2"/>
    <w:pPr>
      <w:spacing w:after="100" w:line="360" w:lineRule="auto"/>
      <w:ind w:left="720"/>
    </w:pPr>
    <w:rPr>
      <w:rFonts w:ascii="Century Gothic" w:eastAsiaTheme="minorEastAsia" w:hAnsi="Century Gothic"/>
    </w:rPr>
  </w:style>
  <w:style w:type="paragraph" w:styleId="TDC7">
    <w:name w:val="toc 7"/>
    <w:basedOn w:val="Normal"/>
    <w:next w:val="Normal"/>
    <w:autoRedefine/>
    <w:uiPriority w:val="39"/>
    <w:unhideWhenUsed/>
    <w:rsid w:val="006247E2"/>
    <w:pPr>
      <w:spacing w:after="100" w:line="360" w:lineRule="auto"/>
      <w:ind w:left="1080"/>
    </w:pPr>
    <w:rPr>
      <w:rFonts w:ascii="Century Gothic" w:eastAsiaTheme="minorEastAsia" w:hAnsi="Century Gothic"/>
    </w:rPr>
  </w:style>
  <w:style w:type="paragraph" w:styleId="TDC8">
    <w:name w:val="toc 8"/>
    <w:basedOn w:val="Normal"/>
    <w:next w:val="Normal"/>
    <w:autoRedefine/>
    <w:uiPriority w:val="39"/>
    <w:unhideWhenUsed/>
    <w:rsid w:val="006247E2"/>
    <w:pPr>
      <w:spacing w:after="100" w:line="360" w:lineRule="auto"/>
      <w:ind w:left="1260"/>
    </w:pPr>
    <w:rPr>
      <w:rFonts w:ascii="Century Gothic" w:eastAsiaTheme="minorEastAsia" w:hAnsi="Century Gothic"/>
    </w:rPr>
  </w:style>
  <w:style w:type="character" w:styleId="CitaHTML">
    <w:name w:val="HTML Cite"/>
    <w:basedOn w:val="Fuentedeprrafopredeter"/>
    <w:uiPriority w:val="99"/>
    <w:unhideWhenUsed/>
    <w:rsid w:val="006247E2"/>
    <w:rPr>
      <w:rFonts w:ascii="Century Gothic" w:hAnsi="Century Gothic"/>
      <w:i/>
      <w:iCs/>
      <w:color w:val="7B7B7B" w:themeColor="accent3" w:themeShade="BF"/>
      <w:sz w:val="18"/>
    </w:rPr>
  </w:style>
  <w:style w:type="character" w:styleId="Refdenotaalpie">
    <w:name w:val="footnote reference"/>
    <w:basedOn w:val="Fuentedeprrafopredeter"/>
    <w:uiPriority w:val="99"/>
    <w:unhideWhenUsed/>
    <w:qFormat/>
    <w:rsid w:val="00A838E3"/>
    <w:rPr>
      <w:rFonts w:ascii="Montserrat Light" w:hAnsi="Montserrat Light"/>
      <w:sz w:val="16"/>
      <w:vertAlign w:val="superscript"/>
    </w:rPr>
  </w:style>
  <w:style w:type="character" w:styleId="Refdenotaalfinal">
    <w:name w:val="endnote reference"/>
    <w:basedOn w:val="Fuentedeprrafopredeter"/>
    <w:uiPriority w:val="99"/>
    <w:unhideWhenUsed/>
    <w:rsid w:val="006247E2"/>
    <w:rPr>
      <w:vertAlign w:val="superscript"/>
    </w:rPr>
  </w:style>
  <w:style w:type="character" w:styleId="Refdecomentario">
    <w:name w:val="annotation reference"/>
    <w:basedOn w:val="Fuentedeprrafopredeter"/>
    <w:uiPriority w:val="99"/>
    <w:unhideWhenUsed/>
    <w:rsid w:val="006247E2"/>
    <w:rPr>
      <w:sz w:val="16"/>
      <w:szCs w:val="16"/>
    </w:rPr>
  </w:style>
  <w:style w:type="character" w:styleId="Nmerodelnea">
    <w:name w:val="line number"/>
    <w:basedOn w:val="Fuentedeprrafopredeter"/>
    <w:uiPriority w:val="99"/>
    <w:unhideWhenUsed/>
    <w:rsid w:val="006247E2"/>
  </w:style>
  <w:style w:type="table" w:customStyle="1" w:styleId="Tabladecuadrcula5oscura-nfasis61">
    <w:name w:val="Tabla de cuadrícula 5 oscura - Énfasis 61"/>
    <w:basedOn w:val="Tablanormal"/>
    <w:uiPriority w:val="50"/>
    <w:rsid w:val="006247E2"/>
    <w:pPr>
      <w:spacing w:after="0" w:line="240" w:lineRule="auto"/>
    </w:pPr>
    <w:rPr>
      <w:rFonts w:ascii="Century Gothic" w:eastAsiaTheme="minorEastAsia" w:hAnsi="Century Gothic"/>
      <w:sz w:val="14"/>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vAlign w:val="center"/>
    </w:tcPr>
    <w:tblStylePr w:type="firstRow">
      <w:rPr>
        <w:rFonts w:asciiTheme="minorHAnsi" w:hAnsiTheme="minorHAnsi"/>
        <w:b/>
        <w:bCs/>
        <w:color w:val="FFFFFF" w:themeColor="background1"/>
        <w:sz w:val="14"/>
      </w:rPr>
      <w:tblPr/>
      <w:tcPr>
        <w:shd w:val="clear" w:color="auto" w:fill="7B7B7B" w:themeFill="accent3" w:themeFillShade="BF"/>
      </w:tcPr>
    </w:tblStylePr>
    <w:tblStylePr w:type="lastRow">
      <w:rPr>
        <w:rFonts w:asciiTheme="majorHAnsi" w:hAnsiTheme="majorHAnsi"/>
        <w:b/>
        <w:bCs/>
        <w:color w:val="FFFFFF" w:themeColor="background1"/>
        <w:sz w:val="14"/>
      </w:rPr>
      <w:tblPr/>
      <w:tcPr>
        <w:shd w:val="clear" w:color="auto" w:fill="7B7B7B" w:themeFill="accent3" w:themeFillShade="BF"/>
      </w:tcPr>
    </w:tblStylePr>
    <w:tblStylePr w:type="firstCol">
      <w:rPr>
        <w:b/>
        <w:bCs/>
        <w:color w:val="FFFFFF" w:themeColor="background1"/>
      </w:rPr>
      <w:tblPr/>
      <w:tcPr>
        <w:shd w:val="clear" w:color="auto" w:fill="7B7B7B" w:themeFill="accent3" w:themeFillShade="BF"/>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DBDBDB" w:themeFill="accent3" w:themeFillTint="66"/>
      </w:tcPr>
    </w:tblStylePr>
  </w:style>
  <w:style w:type="table" w:customStyle="1" w:styleId="Tabladecuadrcula5oscura-nfasis11">
    <w:name w:val="Tabla de cuadrícula 5 oscura - Énfasis 11"/>
    <w:basedOn w:val="Tablanormal"/>
    <w:uiPriority w:val="50"/>
    <w:rsid w:val="006247E2"/>
    <w:pPr>
      <w:spacing w:after="0" w:line="240" w:lineRule="auto"/>
    </w:pPr>
    <w:rPr>
      <w:rFonts w:eastAsiaTheme="minorEastAsia"/>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Tabladecuadrcula5oscura-nfasis31">
    <w:name w:val="Tabla de cuadrícula 5 oscura - Énfasis 31"/>
    <w:basedOn w:val="Tablanormal"/>
    <w:uiPriority w:val="50"/>
    <w:rsid w:val="006247E2"/>
    <w:pPr>
      <w:spacing w:after="0" w:line="240" w:lineRule="auto"/>
    </w:pPr>
    <w:rPr>
      <w:rFonts w:eastAsiaTheme="minorEastAsia"/>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Tabladecuadrcula4-nfasis31">
    <w:name w:val="Tabla de cuadrícula 4 - Énfasis 31"/>
    <w:basedOn w:val="Tablanormal"/>
    <w:uiPriority w:val="49"/>
    <w:rsid w:val="006247E2"/>
    <w:pPr>
      <w:spacing w:after="0" w:line="240" w:lineRule="auto"/>
    </w:pPr>
    <w:rPr>
      <w:rFonts w:eastAsiaTheme="minorEastAsia"/>
      <w:lang w:val="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escripcinCar">
    <w:name w:val="Descripción Car"/>
    <w:basedOn w:val="Fuentedeprrafopredeter"/>
    <w:link w:val="Descripcin"/>
    <w:uiPriority w:val="35"/>
    <w:rsid w:val="006247E2"/>
    <w:rPr>
      <w:rFonts w:ascii="Montserrat" w:hAnsi="Montserrat"/>
      <w:i/>
      <w:iCs/>
      <w:color w:val="44546A" w:themeColor="text2"/>
      <w:sz w:val="18"/>
      <w:szCs w:val="18"/>
    </w:rPr>
  </w:style>
  <w:style w:type="paragraph" w:styleId="Textonotapie">
    <w:name w:val="footnote text"/>
    <w:basedOn w:val="Normal"/>
    <w:link w:val="TextonotapieCar"/>
    <w:uiPriority w:val="99"/>
    <w:semiHidden/>
    <w:unhideWhenUsed/>
    <w:rsid w:val="006247E2"/>
    <w:pPr>
      <w:spacing w:after="0"/>
    </w:pPr>
    <w:rPr>
      <w:rFonts w:ascii="Century Gothic" w:eastAsiaTheme="minorEastAsia" w:hAnsi="Century Gothic"/>
      <w:sz w:val="20"/>
      <w:szCs w:val="20"/>
    </w:rPr>
  </w:style>
  <w:style w:type="character" w:customStyle="1" w:styleId="TextonotapieCar">
    <w:name w:val="Texto nota pie Car"/>
    <w:basedOn w:val="Fuentedeprrafopredeter"/>
    <w:link w:val="Textonotapie"/>
    <w:uiPriority w:val="99"/>
    <w:semiHidden/>
    <w:rsid w:val="006247E2"/>
    <w:rPr>
      <w:rFonts w:ascii="Century Gothic" w:eastAsiaTheme="minorEastAsia" w:hAnsi="Century Gothic"/>
      <w:sz w:val="20"/>
      <w:szCs w:val="20"/>
    </w:rPr>
  </w:style>
  <w:style w:type="character" w:styleId="Textodelmarcadordeposicin">
    <w:name w:val="Placeholder Text"/>
    <w:basedOn w:val="Fuentedeprrafopredeter"/>
    <w:uiPriority w:val="99"/>
    <w:semiHidden/>
    <w:rsid w:val="006247E2"/>
    <w:rPr>
      <w:color w:val="808080"/>
    </w:rPr>
  </w:style>
  <w:style w:type="paragraph" w:styleId="TDC4">
    <w:name w:val="toc 4"/>
    <w:basedOn w:val="Normal"/>
    <w:next w:val="Normal"/>
    <w:autoRedefine/>
    <w:uiPriority w:val="39"/>
    <w:unhideWhenUsed/>
    <w:rsid w:val="006247E2"/>
    <w:pPr>
      <w:tabs>
        <w:tab w:val="right" w:leader="dot" w:pos="7928"/>
      </w:tabs>
      <w:spacing w:after="0" w:line="360" w:lineRule="auto"/>
      <w:ind w:left="1276" w:hanging="567"/>
    </w:pPr>
    <w:rPr>
      <w:rFonts w:ascii="Century Gothic" w:eastAsiaTheme="minorEastAsia" w:hAnsi="Century Gothic"/>
      <w:sz w:val="14"/>
    </w:rPr>
  </w:style>
  <w:style w:type="paragraph" w:customStyle="1" w:styleId="DiagramaPasos">
    <w:name w:val="Diagrama. Pasos."/>
    <w:basedOn w:val="Normal"/>
    <w:rsid w:val="006247E2"/>
    <w:pPr>
      <w:numPr>
        <w:numId w:val="7"/>
      </w:numPr>
      <w:spacing w:before="240" w:after="240" w:line="288" w:lineRule="auto"/>
    </w:pPr>
    <w:rPr>
      <w:rFonts w:ascii="DendaNewLight" w:eastAsia="Calibri" w:hAnsi="DendaNewLight" w:cs="Times New Roman"/>
      <w:szCs w:val="20"/>
    </w:rPr>
  </w:style>
  <w:style w:type="table" w:customStyle="1" w:styleId="TABLAAZUL1">
    <w:name w:val="TABLA AZUL 1"/>
    <w:basedOn w:val="Tablanormal"/>
    <w:uiPriority w:val="99"/>
    <w:rsid w:val="006247E2"/>
    <w:pPr>
      <w:spacing w:after="0" w:line="240" w:lineRule="auto"/>
    </w:pPr>
    <w:rPr>
      <w:rFonts w:ascii="Gotham Light" w:eastAsiaTheme="minorEastAsia" w:hAnsi="Gotham Light"/>
      <w:color w:val="171717" w:themeColor="background2" w:themeShade="1A"/>
      <w:sz w:val="14"/>
      <w:lang w:val="en-US"/>
    </w:rPr>
    <w:tblPr>
      <w:tblStyleRow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vAlign w:val="center"/>
    </w:tcPr>
    <w:tblStylePr w:type="firstRow">
      <w:rPr>
        <w:rFonts w:ascii="Tahoma" w:hAnsi="Tahoma"/>
        <w:color w:val="FFFFFF"/>
        <w:sz w:val="16"/>
      </w:rPr>
      <w:tblPr/>
      <w:tcPr>
        <w:shd w:val="clear" w:color="auto" w:fill="C00000"/>
      </w:tcPr>
    </w:tblStylePr>
    <w:tblStylePr w:type="firstCol">
      <w:rPr>
        <w:color w:val="FFFFFF" w:themeColor="background1"/>
      </w:rPr>
      <w:tblPr/>
      <w:tcPr>
        <w:shd w:val="clear" w:color="auto" w:fill="657C9C" w:themeFill="text2" w:themeFillTint="BF"/>
      </w:tcPr>
    </w:tblStylePr>
    <w:tblStylePr w:type="band1Horz">
      <w:tblPr/>
      <w:tcPr>
        <w:shd w:val="clear" w:color="auto" w:fill="DBDBDB" w:themeFill="accent3" w:themeFillTint="66"/>
      </w:tcPr>
    </w:tblStylePr>
    <w:tblStylePr w:type="band2Horz">
      <w:tblPr/>
      <w:tcPr>
        <w:shd w:val="clear" w:color="auto" w:fill="EDEDED" w:themeFill="accent3" w:themeFillTint="33"/>
      </w:tcPr>
    </w:tblStylePr>
  </w:style>
  <w:style w:type="table" w:customStyle="1" w:styleId="Tabladelista6concolores-nfasis11">
    <w:name w:val="Tabla de lista 6 con colores - Énfasis 11"/>
    <w:basedOn w:val="Tablanormal"/>
    <w:uiPriority w:val="51"/>
    <w:rsid w:val="006247E2"/>
    <w:pPr>
      <w:spacing w:after="0" w:line="240" w:lineRule="auto"/>
    </w:pPr>
    <w:rPr>
      <w:rFonts w:eastAsiaTheme="minorEastAsia"/>
      <w:color w:val="2F5496" w:themeColor="accent1" w:themeShade="BF"/>
      <w:lang w:val="en-US"/>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delista5oscura-nfasis61">
    <w:name w:val="Tabla de lista 5 oscura - Énfasis 61"/>
    <w:basedOn w:val="Tablanormal"/>
    <w:uiPriority w:val="50"/>
    <w:rsid w:val="006247E2"/>
    <w:pPr>
      <w:spacing w:after="0" w:line="240" w:lineRule="auto"/>
    </w:pPr>
    <w:rPr>
      <w:rFonts w:eastAsiaTheme="minorEastAsia"/>
      <w:color w:val="FFFFFF" w:themeColor="background1"/>
      <w:lang w:val="en-US"/>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customStyle="1" w:styleId="SectionTitle">
    <w:name w:val="Section Title"/>
    <w:basedOn w:val="Normal"/>
    <w:next w:val="Normal"/>
    <w:link w:val="SectionTitleCar"/>
    <w:autoRedefine/>
    <w:uiPriority w:val="1"/>
    <w:qFormat/>
    <w:rsid w:val="006247E2"/>
    <w:pPr>
      <w:tabs>
        <w:tab w:val="left" w:pos="1100"/>
        <w:tab w:val="right" w:leader="dot" w:pos="7361"/>
      </w:tabs>
      <w:spacing w:after="840"/>
      <w:ind w:left="431" w:hanging="431"/>
      <w:outlineLvl w:val="0"/>
    </w:pPr>
    <w:rPr>
      <w:rFonts w:ascii="Century Gothic" w:hAnsi="Century Gothic"/>
      <w:color w:val="4472C4" w:themeColor="accent1"/>
      <w:spacing w:val="-12"/>
      <w:w w:val="90"/>
      <w:kern w:val="22"/>
      <w:sz w:val="36"/>
      <w:szCs w:val="40"/>
    </w:rPr>
  </w:style>
  <w:style w:type="table" w:customStyle="1" w:styleId="Tabla2">
    <w:name w:val="Tabla 2"/>
    <w:basedOn w:val="Tablanormal"/>
    <w:uiPriority w:val="99"/>
    <w:rsid w:val="00F859E9"/>
    <w:pPr>
      <w:spacing w:after="0" w:line="240" w:lineRule="auto"/>
    </w:pPr>
    <w:rPr>
      <w:rFonts w:ascii="Montserrat" w:eastAsiaTheme="minorEastAsia" w:hAnsi="Montserrat"/>
      <w:color w:val="404040" w:themeColor="text1" w:themeTint="BF"/>
      <w:sz w:val="12"/>
      <w:lang w:val="en-US"/>
    </w:rPr>
    <w:tblPr>
      <w:tblStyleRowBandSize w:val="1"/>
      <w:tblBorders>
        <w:top w:val="single" w:sz="4" w:space="0" w:color="auto"/>
        <w:bottom w:val="single" w:sz="4" w:space="0" w:color="auto"/>
        <w:insideH w:val="dotted" w:sz="4" w:space="0" w:color="auto"/>
      </w:tblBorders>
    </w:tblPr>
    <w:tblStylePr w:type="firstRow">
      <w:tblPr/>
      <w:tcPr>
        <w:shd w:val="clear" w:color="auto" w:fill="595959" w:themeFill="text1" w:themeFillTint="A6"/>
      </w:tcPr>
    </w:tblStylePr>
    <w:tblStylePr w:type="firstCol">
      <w:rPr>
        <w:rFonts w:ascii="Century Gothic" w:hAnsi="Century Gothic"/>
        <w:sz w:val="14"/>
      </w:rPr>
    </w:tblStylePr>
    <w:tblStylePr w:type="band1Horz">
      <w:tblPr/>
      <w:tcPr>
        <w:shd w:val="clear" w:color="auto" w:fill="D9D9D9" w:themeFill="background1" w:themeFillShade="D9"/>
      </w:tcPr>
    </w:tblStylePr>
  </w:style>
  <w:style w:type="table" w:customStyle="1" w:styleId="Tabladecuadrcula5oscura-nfasis21">
    <w:name w:val="Tabla de cuadrícula 5 oscura - Énfasis 21"/>
    <w:basedOn w:val="Tablanormal"/>
    <w:uiPriority w:val="50"/>
    <w:rsid w:val="006247E2"/>
    <w:pPr>
      <w:spacing w:after="0" w:line="240" w:lineRule="auto"/>
    </w:pPr>
    <w:rPr>
      <w:rFonts w:eastAsiaTheme="minorEastAsia"/>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Cuadrculadetablaclara1">
    <w:name w:val="Cuadrícula de tabla clara1"/>
    <w:aliases w:val="Tabla Encabezados"/>
    <w:basedOn w:val="Tablanormal"/>
    <w:uiPriority w:val="40"/>
    <w:rsid w:val="006247E2"/>
    <w:pPr>
      <w:spacing w:after="0" w:line="240" w:lineRule="auto"/>
    </w:pPr>
    <w:rPr>
      <w:rFonts w:ascii="Century Gothic" w:eastAsiaTheme="minorEastAsia" w:hAnsi="Century Gothic"/>
      <w:sz w:val="16"/>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tblBorders>
    </w:tblPr>
  </w:style>
  <w:style w:type="character" w:customStyle="1" w:styleId="SectionTitleCar">
    <w:name w:val="Section Title Car"/>
    <w:basedOn w:val="Fuentedeprrafopredeter"/>
    <w:link w:val="SectionTitle"/>
    <w:uiPriority w:val="1"/>
    <w:rsid w:val="006247E2"/>
    <w:rPr>
      <w:rFonts w:ascii="Century Gothic" w:hAnsi="Century Gothic"/>
      <w:color w:val="4472C4" w:themeColor="accent1"/>
      <w:spacing w:val="-12"/>
      <w:w w:val="90"/>
      <w:kern w:val="22"/>
      <w:sz w:val="36"/>
      <w:szCs w:val="40"/>
    </w:rPr>
  </w:style>
  <w:style w:type="paragraph" w:styleId="Textocomentario">
    <w:name w:val="annotation text"/>
    <w:basedOn w:val="Normal"/>
    <w:link w:val="TextocomentarioCar"/>
    <w:uiPriority w:val="99"/>
    <w:unhideWhenUsed/>
    <w:rsid w:val="006247E2"/>
    <w:rPr>
      <w:rFonts w:ascii="Century Gothic" w:eastAsiaTheme="minorEastAsia" w:hAnsi="Century Gothic"/>
      <w:sz w:val="20"/>
      <w:szCs w:val="20"/>
    </w:rPr>
  </w:style>
  <w:style w:type="character" w:customStyle="1" w:styleId="TextocomentarioCar">
    <w:name w:val="Texto comentario Car"/>
    <w:basedOn w:val="Fuentedeprrafopredeter"/>
    <w:link w:val="Textocomentario"/>
    <w:uiPriority w:val="99"/>
    <w:rsid w:val="006247E2"/>
    <w:rPr>
      <w:rFonts w:ascii="Century Gothic" w:eastAsiaTheme="minorEastAsia" w:hAnsi="Century Gothic"/>
      <w:sz w:val="20"/>
      <w:szCs w:val="20"/>
    </w:rPr>
  </w:style>
  <w:style w:type="paragraph" w:styleId="Prrafodelista">
    <w:name w:val="List Paragraph"/>
    <w:aliases w:val="Párrafo Canon,Párrafo Numerado,Párrafo de lista1,Lista sin Numerar"/>
    <w:basedOn w:val="Normal"/>
    <w:link w:val="PrrafodelistaCar"/>
    <w:uiPriority w:val="34"/>
    <w:qFormat/>
    <w:rsid w:val="006247E2"/>
    <w:pPr>
      <w:spacing w:line="360" w:lineRule="auto"/>
      <w:ind w:left="720"/>
      <w:contextualSpacing/>
    </w:pPr>
    <w:rPr>
      <w:rFonts w:ascii="Century Gothic" w:eastAsiaTheme="minorEastAsia" w:hAnsi="Century Gothic"/>
    </w:rPr>
  </w:style>
  <w:style w:type="character" w:customStyle="1" w:styleId="PrrafodelistaCar">
    <w:name w:val="Párrafo de lista Car"/>
    <w:aliases w:val="Párrafo Canon Car,Párrafo Numerado Car,Párrafo de lista1 Car,Lista sin Numerar Car"/>
    <w:basedOn w:val="Fuentedeprrafopredeter"/>
    <w:link w:val="Prrafodelista"/>
    <w:uiPriority w:val="34"/>
    <w:rsid w:val="006247E2"/>
    <w:rPr>
      <w:rFonts w:ascii="Century Gothic" w:eastAsiaTheme="minorEastAsia" w:hAnsi="Century Gothic"/>
      <w:sz w:val="16"/>
    </w:rPr>
  </w:style>
  <w:style w:type="table" w:customStyle="1" w:styleId="TABLAAZUL2">
    <w:name w:val="TABLA AZUL 2"/>
    <w:basedOn w:val="Tablanormal"/>
    <w:uiPriority w:val="99"/>
    <w:rsid w:val="006247E2"/>
    <w:pPr>
      <w:spacing w:after="0" w:line="240" w:lineRule="auto"/>
    </w:pPr>
    <w:rPr>
      <w:rFonts w:ascii="Century Gothic" w:eastAsiaTheme="minorEastAsia" w:hAnsi="Century Gothic"/>
      <w:sz w:val="14"/>
      <w:lang w:val="en-US"/>
    </w:rPr>
    <w:tblPr>
      <w:tblStyleRowBandSize w:val="1"/>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Pr>
    <w:tblStylePr w:type="firstRow">
      <w:rPr>
        <w:color w:val="FFFFFF" w:themeColor="background1"/>
      </w:rPr>
      <w:tblPr/>
      <w:tcPr>
        <w:shd w:val="clear" w:color="auto" w:fill="7B7B7B" w:themeFill="accent3" w:themeFillShade="BF"/>
      </w:tcPr>
    </w:tblStylePr>
    <w:tblStylePr w:type="band1Horz">
      <w:tblPr/>
      <w:tcPr>
        <w:shd w:val="clear" w:color="auto" w:fill="DBDBDB" w:themeFill="accent3" w:themeFillTint="66"/>
      </w:tcPr>
    </w:tblStylePr>
    <w:tblStylePr w:type="band2Horz">
      <w:tblPr/>
      <w:tcPr>
        <w:shd w:val="clear" w:color="auto" w:fill="EDEDED" w:themeFill="accent3" w:themeFillTint="33"/>
      </w:tcPr>
    </w:tblStylePr>
  </w:style>
  <w:style w:type="character" w:styleId="Hipervnculovisitado">
    <w:name w:val="FollowedHyperlink"/>
    <w:basedOn w:val="Fuentedeprrafopredeter"/>
    <w:uiPriority w:val="99"/>
    <w:semiHidden/>
    <w:unhideWhenUsed/>
    <w:rsid w:val="006247E2"/>
    <w:rPr>
      <w:color w:val="954F72" w:themeColor="followedHyperlink"/>
      <w:u w:val="single"/>
    </w:rPr>
  </w:style>
  <w:style w:type="character" w:customStyle="1" w:styleId="Mencinsinresolver1">
    <w:name w:val="Mención sin resolver1"/>
    <w:basedOn w:val="Fuentedeprrafopredeter"/>
    <w:uiPriority w:val="99"/>
    <w:semiHidden/>
    <w:unhideWhenUsed/>
    <w:rsid w:val="006247E2"/>
    <w:rPr>
      <w:color w:val="808080"/>
      <w:shd w:val="clear" w:color="auto" w:fill="E6E6E6"/>
    </w:rPr>
  </w:style>
  <w:style w:type="paragraph" w:styleId="Asuntodelcomentario">
    <w:name w:val="annotation subject"/>
    <w:basedOn w:val="Textocomentario"/>
    <w:next w:val="Textocomentario"/>
    <w:link w:val="AsuntodelcomentarioCar"/>
    <w:uiPriority w:val="99"/>
    <w:semiHidden/>
    <w:unhideWhenUsed/>
    <w:rsid w:val="006247E2"/>
    <w:pPr>
      <w:spacing w:after="240"/>
    </w:pPr>
    <w:rPr>
      <w:b/>
      <w:bCs/>
    </w:rPr>
  </w:style>
  <w:style w:type="character" w:customStyle="1" w:styleId="AsuntodelcomentarioCar">
    <w:name w:val="Asunto del comentario Car"/>
    <w:basedOn w:val="TextocomentarioCar"/>
    <w:link w:val="Asuntodelcomentario"/>
    <w:uiPriority w:val="99"/>
    <w:semiHidden/>
    <w:rsid w:val="006247E2"/>
    <w:rPr>
      <w:rFonts w:ascii="Century Gothic" w:eastAsiaTheme="minorEastAsia" w:hAnsi="Century Gothic"/>
      <w:b/>
      <w:bCs/>
      <w:sz w:val="20"/>
      <w:szCs w:val="20"/>
    </w:rPr>
  </w:style>
  <w:style w:type="table" w:styleId="Tablanormal1">
    <w:name w:val="Plain Table 1"/>
    <w:basedOn w:val="Tablanormal"/>
    <w:uiPriority w:val="41"/>
    <w:rsid w:val="006247E2"/>
    <w:pPr>
      <w:spacing w:after="0" w:line="240" w:lineRule="auto"/>
    </w:pPr>
    <w:rPr>
      <w:rFonts w:eastAsiaTheme="minorEastAsia"/>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6247E2"/>
    <w:pPr>
      <w:spacing w:after="0" w:line="240" w:lineRule="auto"/>
    </w:pPr>
    <w:rPr>
      <w:rFonts w:eastAsiaTheme="minorEastAsia"/>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SectionTitleChar">
    <w:name w:val="Section Title Char"/>
    <w:basedOn w:val="Fuentedeprrafopredeter"/>
    <w:uiPriority w:val="1"/>
    <w:rsid w:val="00592D66"/>
    <w:rPr>
      <w:rFonts w:asciiTheme="majorHAnsi" w:eastAsiaTheme="minorHAnsi" w:hAnsiTheme="majorHAnsi"/>
      <w:spacing w:val="-12"/>
      <w:w w:val="90"/>
      <w:kern w:val="22"/>
      <w:sz w:val="40"/>
      <w:szCs w:val="40"/>
    </w:rPr>
  </w:style>
  <w:style w:type="table" w:customStyle="1" w:styleId="Cotizacion">
    <w:name w:val="Cotizacion"/>
    <w:basedOn w:val="Tablaconcuadrculaclara"/>
    <w:uiPriority w:val="99"/>
    <w:rsid w:val="00592D66"/>
    <w:rPr>
      <w:rFonts w:ascii="Century Gothic" w:hAnsi="Century Gothic"/>
      <w:sz w:val="18"/>
      <w:szCs w:val="20"/>
      <w:lang w:val="es-ES" w:eastAsia="es-ES"/>
    </w:rPr>
    <w:tblPr>
      <w:tblBorders>
        <w:top w:val="single" w:sz="4" w:space="0" w:color="FFCCCC"/>
        <w:left w:val="single" w:sz="4" w:space="0" w:color="FFCCCC"/>
        <w:bottom w:val="single" w:sz="4" w:space="0" w:color="FFCCCC"/>
        <w:right w:val="single" w:sz="4" w:space="0" w:color="FFCCCC"/>
        <w:insideH w:val="single" w:sz="4" w:space="0" w:color="FFCCCC"/>
        <w:insideV w:val="single" w:sz="4" w:space="0" w:color="FFCCCC"/>
      </w:tblBorders>
    </w:tblPr>
    <w:tblStylePr w:type="firstRow">
      <w:tblPr/>
      <w:tcPr>
        <w:shd w:val="clear" w:color="auto" w:fill="C00000"/>
      </w:tcPr>
    </w:tblStylePr>
    <w:tblStylePr w:type="lastRow">
      <w:tblPr/>
      <w:tcPr>
        <w:shd w:val="clear" w:color="auto" w:fill="BFBFBF" w:themeFill="background1" w:themeFillShade="BF"/>
      </w:tcPr>
    </w:tblStylePr>
  </w:style>
  <w:style w:type="paragraph" w:customStyle="1" w:styleId="msonormal0">
    <w:name w:val="msonormal"/>
    <w:basedOn w:val="Normal"/>
    <w:rsid w:val="006E1E2D"/>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paragraph" w:customStyle="1" w:styleId="xl67">
    <w:name w:val="xl67"/>
    <w:basedOn w:val="Normal"/>
    <w:rsid w:val="006E1E2D"/>
    <w:pPr>
      <w:shd w:val="clear" w:color="000000" w:fill="FFFFFF"/>
      <w:spacing w:before="100" w:beforeAutospacing="1" w:after="100" w:afterAutospacing="1" w:line="240" w:lineRule="auto"/>
      <w:jc w:val="left"/>
    </w:pPr>
    <w:rPr>
      <w:rFonts w:eastAsia="Times New Roman" w:cs="Times New Roman"/>
      <w:sz w:val="24"/>
      <w:szCs w:val="24"/>
      <w:lang w:eastAsia="es-ES"/>
    </w:rPr>
  </w:style>
  <w:style w:type="paragraph" w:customStyle="1" w:styleId="xl68">
    <w:name w:val="xl68"/>
    <w:basedOn w:val="Normal"/>
    <w:rsid w:val="006E1E2D"/>
    <w:pPr>
      <w:shd w:val="clear" w:color="000000" w:fill="FFFFFF"/>
      <w:spacing w:before="100" w:beforeAutospacing="1" w:after="100" w:afterAutospacing="1" w:line="240" w:lineRule="auto"/>
      <w:jc w:val="left"/>
    </w:pPr>
    <w:rPr>
      <w:rFonts w:eastAsia="Times New Roman" w:cs="Times New Roman"/>
      <w:szCs w:val="16"/>
      <w:lang w:eastAsia="es-ES"/>
    </w:rPr>
  </w:style>
  <w:style w:type="paragraph" w:customStyle="1" w:styleId="xl69">
    <w:name w:val="xl69"/>
    <w:basedOn w:val="Normal"/>
    <w:rsid w:val="006E1E2D"/>
    <w:pPr>
      <w:pBdr>
        <w:bottom w:val="single" w:sz="4" w:space="0" w:color="auto"/>
      </w:pBdr>
      <w:spacing w:before="100" w:beforeAutospacing="1" w:after="100" w:afterAutospacing="1" w:line="240" w:lineRule="auto"/>
      <w:jc w:val="left"/>
    </w:pPr>
    <w:rPr>
      <w:rFonts w:eastAsia="Times New Roman" w:cs="Times New Roman"/>
      <w:szCs w:val="16"/>
      <w:lang w:eastAsia="es-ES"/>
    </w:rPr>
  </w:style>
  <w:style w:type="paragraph" w:customStyle="1" w:styleId="xl70">
    <w:name w:val="xl70"/>
    <w:basedOn w:val="Normal"/>
    <w:rsid w:val="006E1E2D"/>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16"/>
      <w:lang w:eastAsia="es-ES"/>
    </w:rPr>
  </w:style>
  <w:style w:type="paragraph" w:customStyle="1" w:styleId="xl71">
    <w:name w:val="xl71"/>
    <w:basedOn w:val="Normal"/>
    <w:rsid w:val="006E1E2D"/>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16"/>
      <w:lang w:eastAsia="es-ES"/>
    </w:rPr>
  </w:style>
  <w:style w:type="paragraph" w:customStyle="1" w:styleId="xl72">
    <w:name w:val="xl72"/>
    <w:basedOn w:val="Normal"/>
    <w:rsid w:val="006E1E2D"/>
    <w:pPr>
      <w:pBdr>
        <w:top w:val="single" w:sz="8" w:space="0" w:color="auto"/>
        <w:left w:val="single" w:sz="4" w:space="0" w:color="auto"/>
        <w:bottom w:val="single" w:sz="4" w:space="0" w:color="auto"/>
      </w:pBdr>
      <w:spacing w:before="100" w:beforeAutospacing="1" w:after="100" w:afterAutospacing="1" w:line="240" w:lineRule="auto"/>
      <w:jc w:val="center"/>
    </w:pPr>
    <w:rPr>
      <w:rFonts w:eastAsia="Times New Roman" w:cs="Times New Roman"/>
      <w:szCs w:val="16"/>
      <w:lang w:eastAsia="es-ES"/>
    </w:rPr>
  </w:style>
  <w:style w:type="paragraph" w:customStyle="1" w:styleId="xl73">
    <w:name w:val="xl73"/>
    <w:basedOn w:val="Normal"/>
    <w:rsid w:val="006E1E2D"/>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pPr>
    <w:rPr>
      <w:rFonts w:eastAsia="Times New Roman" w:cs="Times New Roman"/>
      <w:szCs w:val="16"/>
      <w:lang w:eastAsia="es-ES"/>
    </w:rPr>
  </w:style>
  <w:style w:type="paragraph" w:customStyle="1" w:styleId="xl74">
    <w:name w:val="xl74"/>
    <w:basedOn w:val="Normal"/>
    <w:rsid w:val="006E1E2D"/>
    <w:pPr>
      <w:pBdr>
        <w:top w:val="single" w:sz="8" w:space="0" w:color="auto"/>
        <w:left w:val="single" w:sz="8" w:space="0" w:color="auto"/>
        <w:bottom w:val="single" w:sz="4" w:space="0" w:color="auto"/>
      </w:pBdr>
      <w:spacing w:before="100" w:beforeAutospacing="1" w:after="100" w:afterAutospacing="1" w:line="240" w:lineRule="auto"/>
      <w:jc w:val="center"/>
      <w:textAlignment w:val="center"/>
    </w:pPr>
    <w:rPr>
      <w:rFonts w:eastAsia="Times New Roman" w:cs="Times New Roman"/>
      <w:szCs w:val="16"/>
      <w:lang w:eastAsia="es-ES"/>
    </w:rPr>
  </w:style>
  <w:style w:type="paragraph" w:customStyle="1" w:styleId="xl75">
    <w:name w:val="xl75"/>
    <w:basedOn w:val="Normal"/>
    <w:rsid w:val="006E1E2D"/>
    <w:pPr>
      <w:pBdr>
        <w:top w:val="single" w:sz="8" w:space="0" w:color="auto"/>
        <w:bottom w:val="single" w:sz="4" w:space="0" w:color="auto"/>
      </w:pBdr>
      <w:spacing w:before="100" w:beforeAutospacing="1" w:after="100" w:afterAutospacing="1" w:line="240" w:lineRule="auto"/>
      <w:jc w:val="center"/>
      <w:textAlignment w:val="center"/>
    </w:pPr>
    <w:rPr>
      <w:rFonts w:eastAsia="Times New Roman" w:cs="Times New Roman"/>
      <w:szCs w:val="16"/>
      <w:lang w:eastAsia="es-ES"/>
    </w:rPr>
  </w:style>
  <w:style w:type="paragraph" w:customStyle="1" w:styleId="xl76">
    <w:name w:val="xl76"/>
    <w:basedOn w:val="Normal"/>
    <w:rsid w:val="006E1E2D"/>
    <w:pPr>
      <w:pBdr>
        <w:top w:val="single" w:sz="8" w:space="0" w:color="auto"/>
        <w:bottom w:val="single" w:sz="4" w:space="0" w:color="auto"/>
        <w:right w:val="single" w:sz="8" w:space="0" w:color="auto"/>
      </w:pBdr>
      <w:spacing w:before="100" w:beforeAutospacing="1" w:after="100" w:afterAutospacing="1" w:line="240" w:lineRule="auto"/>
      <w:jc w:val="center"/>
      <w:textAlignment w:val="center"/>
    </w:pPr>
    <w:rPr>
      <w:rFonts w:eastAsia="Times New Roman" w:cs="Times New Roman"/>
      <w:szCs w:val="16"/>
      <w:lang w:eastAsia="es-ES"/>
    </w:rPr>
  </w:style>
  <w:style w:type="paragraph" w:customStyle="1" w:styleId="xl77">
    <w:name w:val="xl77"/>
    <w:basedOn w:val="Normal"/>
    <w:rsid w:val="006E1E2D"/>
    <w:pPr>
      <w:pBdr>
        <w:top w:val="single" w:sz="4" w:space="0" w:color="auto"/>
        <w:left w:val="single" w:sz="4" w:space="0" w:color="auto"/>
        <w:bottom w:val="single" w:sz="4" w:space="0" w:color="auto"/>
      </w:pBdr>
      <w:spacing w:before="100" w:beforeAutospacing="1" w:after="100" w:afterAutospacing="1" w:line="240" w:lineRule="auto"/>
      <w:jc w:val="left"/>
    </w:pPr>
    <w:rPr>
      <w:rFonts w:eastAsia="Times New Roman" w:cs="Times New Roman"/>
      <w:szCs w:val="16"/>
      <w:lang w:eastAsia="es-ES"/>
    </w:rPr>
  </w:style>
  <w:style w:type="paragraph" w:customStyle="1" w:styleId="xl78">
    <w:name w:val="xl78"/>
    <w:basedOn w:val="Normal"/>
    <w:rsid w:val="006E1E2D"/>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Cs w:val="16"/>
      <w:lang w:eastAsia="es-ES"/>
    </w:rPr>
  </w:style>
  <w:style w:type="paragraph" w:customStyle="1" w:styleId="xl79">
    <w:name w:val="xl79"/>
    <w:basedOn w:val="Normal"/>
    <w:rsid w:val="006E1E2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Cs w:val="16"/>
      <w:lang w:eastAsia="es-ES"/>
    </w:rPr>
  </w:style>
  <w:style w:type="paragraph" w:customStyle="1" w:styleId="xl80">
    <w:name w:val="xl80"/>
    <w:basedOn w:val="Normal"/>
    <w:rsid w:val="006E1E2D"/>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eastAsia="Times New Roman" w:cs="Times New Roman"/>
      <w:szCs w:val="16"/>
      <w:lang w:eastAsia="es-ES"/>
    </w:rPr>
  </w:style>
  <w:style w:type="paragraph" w:customStyle="1" w:styleId="xl81">
    <w:name w:val="xl81"/>
    <w:basedOn w:val="Normal"/>
    <w:rsid w:val="006E1E2D"/>
    <w:pPr>
      <w:shd w:val="clear" w:color="000000" w:fill="FFFFFF"/>
      <w:spacing w:before="100" w:beforeAutospacing="1" w:after="100" w:afterAutospacing="1" w:line="240" w:lineRule="auto"/>
      <w:jc w:val="left"/>
    </w:pPr>
    <w:rPr>
      <w:rFonts w:eastAsia="Times New Roman" w:cs="Times New Roman"/>
      <w:b/>
      <w:bCs/>
      <w:color w:val="305496"/>
      <w:szCs w:val="16"/>
      <w:lang w:eastAsia="es-ES"/>
    </w:rPr>
  </w:style>
  <w:style w:type="paragraph" w:customStyle="1" w:styleId="xl82">
    <w:name w:val="xl82"/>
    <w:basedOn w:val="Normal"/>
    <w:rsid w:val="006E1E2D"/>
    <w:pPr>
      <w:pBdr>
        <w:top w:val="single" w:sz="4" w:space="0" w:color="auto"/>
        <w:left w:val="single" w:sz="4" w:space="0" w:color="auto"/>
        <w:bottom w:val="single" w:sz="4" w:space="0" w:color="auto"/>
      </w:pBdr>
      <w:shd w:val="clear" w:color="000000" w:fill="0070C0"/>
      <w:spacing w:before="100" w:beforeAutospacing="1" w:after="100" w:afterAutospacing="1" w:line="240" w:lineRule="auto"/>
      <w:jc w:val="left"/>
    </w:pPr>
    <w:rPr>
      <w:rFonts w:eastAsia="Times New Roman" w:cs="Times New Roman"/>
      <w:szCs w:val="16"/>
      <w:lang w:eastAsia="es-ES"/>
    </w:rPr>
  </w:style>
  <w:style w:type="paragraph" w:customStyle="1" w:styleId="xl83">
    <w:name w:val="xl83"/>
    <w:basedOn w:val="Normal"/>
    <w:rsid w:val="006E1E2D"/>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left"/>
    </w:pPr>
    <w:rPr>
      <w:rFonts w:eastAsia="Times New Roman" w:cs="Times New Roman"/>
      <w:szCs w:val="16"/>
      <w:lang w:eastAsia="es-ES"/>
    </w:rPr>
  </w:style>
  <w:style w:type="paragraph" w:customStyle="1" w:styleId="xl84">
    <w:name w:val="xl84"/>
    <w:basedOn w:val="Normal"/>
    <w:rsid w:val="006E1E2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pPr>
    <w:rPr>
      <w:rFonts w:eastAsia="Times New Roman" w:cs="Times New Roman"/>
      <w:szCs w:val="16"/>
      <w:lang w:eastAsia="es-ES"/>
    </w:rPr>
  </w:style>
  <w:style w:type="paragraph" w:customStyle="1" w:styleId="xl85">
    <w:name w:val="xl85"/>
    <w:basedOn w:val="Normal"/>
    <w:rsid w:val="006E1E2D"/>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left"/>
    </w:pPr>
    <w:rPr>
      <w:rFonts w:eastAsia="Times New Roman" w:cs="Times New Roman"/>
      <w:szCs w:val="16"/>
      <w:lang w:eastAsia="es-ES"/>
    </w:rPr>
  </w:style>
  <w:style w:type="paragraph" w:customStyle="1" w:styleId="xl86">
    <w:name w:val="xl86"/>
    <w:basedOn w:val="Normal"/>
    <w:rsid w:val="006E1E2D"/>
    <w:pPr>
      <w:shd w:val="clear" w:color="000000" w:fill="FFFFFF"/>
      <w:spacing w:before="100" w:beforeAutospacing="1" w:after="100" w:afterAutospacing="1" w:line="240" w:lineRule="auto"/>
      <w:jc w:val="center"/>
    </w:pPr>
    <w:rPr>
      <w:rFonts w:eastAsia="Times New Roman" w:cs="Times New Roman"/>
      <w:color w:val="305496"/>
      <w:szCs w:val="16"/>
      <w:lang w:eastAsia="es-ES"/>
    </w:rPr>
  </w:style>
  <w:style w:type="paragraph" w:customStyle="1" w:styleId="xl87">
    <w:name w:val="xl87"/>
    <w:basedOn w:val="Normal"/>
    <w:rsid w:val="006E1E2D"/>
    <w:pPr>
      <w:shd w:val="clear" w:color="000000" w:fill="FFFFFF"/>
      <w:spacing w:before="100" w:beforeAutospacing="1" w:after="100" w:afterAutospacing="1" w:line="240" w:lineRule="auto"/>
      <w:jc w:val="left"/>
    </w:pPr>
    <w:rPr>
      <w:rFonts w:eastAsia="Times New Roman" w:cs="Times New Roman"/>
      <w:color w:val="305496"/>
      <w:szCs w:val="16"/>
      <w:lang w:eastAsia="es-ES"/>
    </w:rPr>
  </w:style>
  <w:style w:type="paragraph" w:customStyle="1" w:styleId="xl88">
    <w:name w:val="xl88"/>
    <w:basedOn w:val="Normal"/>
    <w:rsid w:val="006E1E2D"/>
    <w:pPr>
      <w:pBdr>
        <w:top w:val="single" w:sz="4" w:space="0" w:color="auto"/>
        <w:left w:val="single" w:sz="8" w:space="0" w:color="auto"/>
        <w:bottom w:val="single" w:sz="8" w:space="0" w:color="auto"/>
        <w:right w:val="single" w:sz="4" w:space="0" w:color="auto"/>
      </w:pBdr>
      <w:shd w:val="clear" w:color="000000" w:fill="0070C0"/>
      <w:spacing w:before="100" w:beforeAutospacing="1" w:after="100" w:afterAutospacing="1" w:line="240" w:lineRule="auto"/>
      <w:jc w:val="left"/>
    </w:pPr>
    <w:rPr>
      <w:rFonts w:eastAsia="Times New Roman" w:cs="Times New Roman"/>
      <w:szCs w:val="16"/>
      <w:lang w:eastAsia="es-ES"/>
    </w:rPr>
  </w:style>
  <w:style w:type="paragraph" w:customStyle="1" w:styleId="xl89">
    <w:name w:val="xl89"/>
    <w:basedOn w:val="Normal"/>
    <w:rsid w:val="006E1E2D"/>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pPr>
    <w:rPr>
      <w:rFonts w:eastAsia="Times New Roman" w:cs="Times New Roman"/>
      <w:szCs w:val="16"/>
      <w:lang w:eastAsia="es-ES"/>
    </w:rPr>
  </w:style>
  <w:style w:type="paragraph" w:customStyle="1" w:styleId="xl90">
    <w:name w:val="xl90"/>
    <w:basedOn w:val="Normal"/>
    <w:rsid w:val="006E1E2D"/>
    <w:pPr>
      <w:pBdr>
        <w:top w:val="single" w:sz="4" w:space="0" w:color="auto"/>
        <w:left w:val="single" w:sz="4" w:space="0" w:color="auto"/>
        <w:bottom w:val="single" w:sz="8" w:space="0" w:color="auto"/>
      </w:pBdr>
      <w:spacing w:before="100" w:beforeAutospacing="1" w:after="100" w:afterAutospacing="1" w:line="240" w:lineRule="auto"/>
      <w:jc w:val="left"/>
    </w:pPr>
    <w:rPr>
      <w:rFonts w:eastAsia="Times New Roman" w:cs="Times New Roman"/>
      <w:szCs w:val="16"/>
      <w:lang w:eastAsia="es-ES"/>
    </w:rPr>
  </w:style>
  <w:style w:type="paragraph" w:customStyle="1" w:styleId="xl91">
    <w:name w:val="xl91"/>
    <w:basedOn w:val="Normal"/>
    <w:rsid w:val="006E1E2D"/>
    <w:pPr>
      <w:shd w:val="clear" w:color="000000" w:fill="D9D9D9"/>
      <w:spacing w:before="100" w:beforeAutospacing="1" w:after="100" w:afterAutospacing="1" w:line="240" w:lineRule="auto"/>
      <w:ind w:firstLineChars="100" w:firstLine="100"/>
      <w:jc w:val="left"/>
    </w:pPr>
    <w:rPr>
      <w:rFonts w:eastAsia="Times New Roman" w:cs="Times New Roman"/>
      <w:color w:val="305496"/>
      <w:szCs w:val="16"/>
      <w:lang w:eastAsia="es-ES"/>
    </w:rPr>
  </w:style>
  <w:style w:type="paragraph" w:customStyle="1" w:styleId="xl92">
    <w:name w:val="xl92"/>
    <w:basedOn w:val="Normal"/>
    <w:rsid w:val="006E1E2D"/>
    <w:pPr>
      <w:pBdr>
        <w:right w:val="single" w:sz="8" w:space="0" w:color="auto"/>
      </w:pBdr>
      <w:shd w:val="clear" w:color="000000" w:fill="D9D9D9"/>
      <w:spacing w:before="100" w:beforeAutospacing="1" w:after="100" w:afterAutospacing="1" w:line="240" w:lineRule="auto"/>
      <w:ind w:firstLineChars="100" w:firstLine="100"/>
      <w:jc w:val="left"/>
    </w:pPr>
    <w:rPr>
      <w:rFonts w:eastAsia="Times New Roman" w:cs="Times New Roman"/>
      <w:color w:val="305496"/>
      <w:szCs w:val="16"/>
      <w:lang w:eastAsia="es-ES"/>
    </w:rPr>
  </w:style>
  <w:style w:type="paragraph" w:customStyle="1" w:styleId="xl93">
    <w:name w:val="xl93"/>
    <w:basedOn w:val="Normal"/>
    <w:rsid w:val="006E1E2D"/>
    <w:pPr>
      <w:pBdr>
        <w:left w:val="single" w:sz="8" w:space="7" w:color="auto"/>
        <w:right w:val="single" w:sz="8" w:space="0" w:color="auto"/>
      </w:pBdr>
      <w:shd w:val="clear" w:color="000000" w:fill="D9D9D9"/>
      <w:spacing w:before="100" w:beforeAutospacing="1" w:after="100" w:afterAutospacing="1" w:line="240" w:lineRule="auto"/>
      <w:ind w:firstLineChars="100" w:firstLine="100"/>
      <w:jc w:val="left"/>
    </w:pPr>
    <w:rPr>
      <w:rFonts w:eastAsia="Times New Roman" w:cs="Times New Roman"/>
      <w:color w:val="305496"/>
      <w:szCs w:val="16"/>
      <w:lang w:eastAsia="es-ES"/>
    </w:rPr>
  </w:style>
  <w:style w:type="paragraph" w:customStyle="1" w:styleId="xl94">
    <w:name w:val="xl94"/>
    <w:basedOn w:val="Normal"/>
    <w:rsid w:val="006E1E2D"/>
    <w:pPr>
      <w:pBdr>
        <w:left w:val="single" w:sz="8" w:space="7" w:color="auto"/>
      </w:pBdr>
      <w:shd w:val="clear" w:color="000000" w:fill="D9D9D9"/>
      <w:spacing w:before="100" w:beforeAutospacing="1" w:after="100" w:afterAutospacing="1" w:line="240" w:lineRule="auto"/>
      <w:ind w:firstLineChars="100" w:firstLine="100"/>
      <w:jc w:val="left"/>
    </w:pPr>
    <w:rPr>
      <w:rFonts w:eastAsia="Times New Roman" w:cs="Times New Roman"/>
      <w:color w:val="305496"/>
      <w:szCs w:val="16"/>
      <w:lang w:eastAsia="es-ES"/>
    </w:rPr>
  </w:style>
  <w:style w:type="paragraph" w:customStyle="1" w:styleId="xl95">
    <w:name w:val="xl95"/>
    <w:basedOn w:val="Normal"/>
    <w:rsid w:val="006E1E2D"/>
    <w:pPr>
      <w:spacing w:before="100" w:beforeAutospacing="1" w:after="100" w:afterAutospacing="1" w:line="240" w:lineRule="auto"/>
      <w:jc w:val="left"/>
    </w:pPr>
    <w:rPr>
      <w:rFonts w:eastAsia="Times New Roman" w:cs="Times New Roman"/>
      <w:b/>
      <w:bCs/>
      <w:szCs w:val="16"/>
      <w:lang w:eastAsia="es-ES"/>
    </w:rPr>
  </w:style>
  <w:style w:type="paragraph" w:customStyle="1" w:styleId="xl96">
    <w:name w:val="xl96"/>
    <w:basedOn w:val="Normal"/>
    <w:rsid w:val="006E1E2D"/>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Cs w:val="16"/>
      <w:lang w:eastAsia="es-ES"/>
    </w:rPr>
  </w:style>
  <w:style w:type="paragraph" w:customStyle="1" w:styleId="xl97">
    <w:name w:val="xl97"/>
    <w:basedOn w:val="Normal"/>
    <w:rsid w:val="006E1E2D"/>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Cs w:val="16"/>
      <w:lang w:eastAsia="es-ES"/>
    </w:rPr>
  </w:style>
  <w:style w:type="paragraph" w:customStyle="1" w:styleId="xl98">
    <w:name w:val="xl98"/>
    <w:basedOn w:val="Normal"/>
    <w:rsid w:val="006E1E2D"/>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pPr>
    <w:rPr>
      <w:rFonts w:eastAsia="Times New Roman" w:cs="Times New Roman"/>
      <w:szCs w:val="16"/>
      <w:lang w:eastAsia="es-ES"/>
    </w:rPr>
  </w:style>
  <w:style w:type="paragraph" w:customStyle="1" w:styleId="xl99">
    <w:name w:val="xl99"/>
    <w:basedOn w:val="Normal"/>
    <w:rsid w:val="006E1E2D"/>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pPr>
    <w:rPr>
      <w:rFonts w:eastAsia="Times New Roman" w:cs="Times New Roman"/>
      <w:szCs w:val="16"/>
      <w:lang w:eastAsia="es-ES"/>
    </w:rPr>
  </w:style>
  <w:style w:type="paragraph" w:customStyle="1" w:styleId="xl100">
    <w:name w:val="xl100"/>
    <w:basedOn w:val="Normal"/>
    <w:rsid w:val="006E1E2D"/>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left"/>
    </w:pPr>
    <w:rPr>
      <w:rFonts w:eastAsia="Times New Roman" w:cs="Times New Roman"/>
      <w:szCs w:val="16"/>
      <w:lang w:eastAsia="es-ES"/>
    </w:rPr>
  </w:style>
  <w:style w:type="paragraph" w:customStyle="1" w:styleId="xl101">
    <w:name w:val="xl101"/>
    <w:basedOn w:val="Normal"/>
    <w:rsid w:val="006E1E2D"/>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left"/>
    </w:pPr>
    <w:rPr>
      <w:rFonts w:eastAsia="Times New Roman" w:cs="Times New Roman"/>
      <w:szCs w:val="16"/>
      <w:lang w:eastAsia="es-ES"/>
    </w:rPr>
  </w:style>
  <w:style w:type="paragraph" w:customStyle="1" w:styleId="xl102">
    <w:name w:val="xl102"/>
    <w:basedOn w:val="Normal"/>
    <w:rsid w:val="006E1E2D"/>
    <w:pPr>
      <w:shd w:val="clear" w:color="000000" w:fill="FFFFFF"/>
      <w:spacing w:before="100" w:beforeAutospacing="1" w:after="100" w:afterAutospacing="1" w:line="240" w:lineRule="auto"/>
      <w:ind w:firstLineChars="100" w:firstLine="100"/>
      <w:jc w:val="left"/>
    </w:pPr>
    <w:rPr>
      <w:rFonts w:eastAsia="Times New Roman" w:cs="Times New Roman"/>
      <w:b/>
      <w:bCs/>
      <w:szCs w:val="16"/>
      <w:lang w:eastAsia="es-ES"/>
    </w:rPr>
  </w:style>
  <w:style w:type="paragraph" w:customStyle="1" w:styleId="xl103">
    <w:name w:val="xl103"/>
    <w:basedOn w:val="Normal"/>
    <w:rsid w:val="006E1E2D"/>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pPr>
    <w:rPr>
      <w:rFonts w:eastAsia="Times New Roman" w:cs="Times New Roman"/>
      <w:szCs w:val="16"/>
      <w:lang w:eastAsia="es-ES"/>
    </w:rPr>
  </w:style>
  <w:style w:type="paragraph" w:customStyle="1" w:styleId="xl104">
    <w:name w:val="xl104"/>
    <w:basedOn w:val="Normal"/>
    <w:rsid w:val="006E1E2D"/>
    <w:pPr>
      <w:shd w:val="clear" w:color="000000" w:fill="FFFFFF"/>
      <w:spacing w:before="100" w:beforeAutospacing="1" w:after="100" w:afterAutospacing="1" w:line="240" w:lineRule="auto"/>
      <w:jc w:val="center"/>
    </w:pPr>
    <w:rPr>
      <w:rFonts w:eastAsia="Times New Roman" w:cs="Times New Roman"/>
      <w:szCs w:val="16"/>
      <w:lang w:eastAsia="es-ES"/>
    </w:rPr>
  </w:style>
  <w:style w:type="paragraph" w:customStyle="1" w:styleId="xl105">
    <w:name w:val="xl105"/>
    <w:basedOn w:val="Normal"/>
    <w:rsid w:val="006E1E2D"/>
    <w:pPr>
      <w:shd w:val="clear" w:color="000000" w:fill="FFFFFF"/>
      <w:spacing w:before="100" w:beforeAutospacing="1" w:after="100" w:afterAutospacing="1" w:line="240" w:lineRule="auto"/>
      <w:jc w:val="left"/>
    </w:pPr>
    <w:rPr>
      <w:rFonts w:eastAsia="Times New Roman" w:cs="Times New Roman"/>
      <w:szCs w:val="16"/>
      <w:lang w:eastAsia="es-ES"/>
    </w:rPr>
  </w:style>
  <w:style w:type="paragraph" w:customStyle="1" w:styleId="xl106">
    <w:name w:val="xl106"/>
    <w:basedOn w:val="Normal"/>
    <w:rsid w:val="006E1E2D"/>
    <w:pPr>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line="240" w:lineRule="auto"/>
      <w:jc w:val="left"/>
    </w:pPr>
    <w:rPr>
      <w:rFonts w:eastAsia="Times New Roman" w:cs="Times New Roman"/>
      <w:szCs w:val="16"/>
      <w:lang w:eastAsia="es-ES"/>
    </w:rPr>
  </w:style>
  <w:style w:type="paragraph" w:customStyle="1" w:styleId="xl107">
    <w:name w:val="xl107"/>
    <w:basedOn w:val="Normal"/>
    <w:rsid w:val="006E1E2D"/>
    <w:pPr>
      <w:pBdr>
        <w:top w:val="single" w:sz="4" w:space="0" w:color="auto"/>
        <w:left w:val="single" w:sz="4" w:space="0" w:color="auto"/>
        <w:bottom w:val="single" w:sz="4" w:space="0" w:color="auto"/>
        <w:right w:val="single" w:sz="8" w:space="0" w:color="auto"/>
      </w:pBdr>
      <w:shd w:val="clear" w:color="000000" w:fill="808080"/>
      <w:spacing w:before="100" w:beforeAutospacing="1" w:after="100" w:afterAutospacing="1" w:line="240" w:lineRule="auto"/>
      <w:jc w:val="left"/>
    </w:pPr>
    <w:rPr>
      <w:rFonts w:eastAsia="Times New Roman" w:cs="Times New Roman"/>
      <w:szCs w:val="16"/>
      <w:lang w:eastAsia="es-ES"/>
    </w:rPr>
  </w:style>
  <w:style w:type="paragraph" w:customStyle="1" w:styleId="xl108">
    <w:name w:val="xl108"/>
    <w:basedOn w:val="Normal"/>
    <w:rsid w:val="006E1E2D"/>
    <w:pPr>
      <w:pBdr>
        <w:top w:val="single" w:sz="4" w:space="0" w:color="auto"/>
        <w:left w:val="single" w:sz="8" w:space="0" w:color="auto"/>
        <w:bottom w:val="single" w:sz="4" w:space="0" w:color="auto"/>
        <w:right w:val="single" w:sz="4" w:space="0" w:color="auto"/>
      </w:pBdr>
      <w:shd w:val="clear" w:color="000000" w:fill="808080"/>
      <w:spacing w:before="100" w:beforeAutospacing="1" w:after="100" w:afterAutospacing="1" w:line="240" w:lineRule="auto"/>
      <w:jc w:val="left"/>
    </w:pPr>
    <w:rPr>
      <w:rFonts w:eastAsia="Times New Roman" w:cs="Times New Roman"/>
      <w:szCs w:val="16"/>
      <w:lang w:eastAsia="es-ES"/>
    </w:rPr>
  </w:style>
  <w:style w:type="paragraph" w:customStyle="1" w:styleId="xl109">
    <w:name w:val="xl109"/>
    <w:basedOn w:val="Normal"/>
    <w:rsid w:val="006E1E2D"/>
    <w:pPr>
      <w:shd w:val="clear" w:color="000000" w:fill="FFFFFF"/>
      <w:spacing w:before="100" w:beforeAutospacing="1" w:after="100" w:afterAutospacing="1" w:line="240" w:lineRule="auto"/>
      <w:jc w:val="left"/>
    </w:pPr>
    <w:rPr>
      <w:rFonts w:eastAsia="Times New Roman" w:cs="Times New Roman"/>
      <w:szCs w:val="16"/>
      <w:lang w:eastAsia="es-ES"/>
    </w:rPr>
  </w:style>
  <w:style w:type="paragraph" w:customStyle="1" w:styleId="xl110">
    <w:name w:val="xl110"/>
    <w:basedOn w:val="Normal"/>
    <w:rsid w:val="006E1E2D"/>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pPr>
    <w:rPr>
      <w:rFonts w:eastAsia="Times New Roman" w:cs="Times New Roman"/>
      <w:szCs w:val="16"/>
      <w:lang w:eastAsia="es-ES"/>
    </w:rPr>
  </w:style>
  <w:style w:type="paragraph" w:customStyle="1" w:styleId="xl111">
    <w:name w:val="xl111"/>
    <w:basedOn w:val="Normal"/>
    <w:rsid w:val="006E1E2D"/>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eastAsia="Times New Roman" w:cs="Times New Roman"/>
      <w:szCs w:val="16"/>
      <w:lang w:eastAsia="es-ES"/>
    </w:rPr>
  </w:style>
  <w:style w:type="paragraph" w:customStyle="1" w:styleId="xl112">
    <w:name w:val="xl112"/>
    <w:basedOn w:val="Normal"/>
    <w:rsid w:val="006E1E2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eastAsia="Times New Roman" w:cs="Times New Roman"/>
      <w:szCs w:val="16"/>
      <w:lang w:eastAsia="es-ES"/>
    </w:rPr>
  </w:style>
  <w:style w:type="paragraph" w:customStyle="1" w:styleId="xl113">
    <w:name w:val="xl113"/>
    <w:basedOn w:val="Normal"/>
    <w:rsid w:val="006E1E2D"/>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rFonts w:eastAsia="Times New Roman" w:cs="Times New Roman"/>
      <w:color w:val="FF0000"/>
      <w:szCs w:val="16"/>
      <w:lang w:eastAsia="es-ES"/>
    </w:rPr>
  </w:style>
  <w:style w:type="paragraph" w:customStyle="1" w:styleId="xl114">
    <w:name w:val="xl114"/>
    <w:basedOn w:val="Normal"/>
    <w:rsid w:val="006E1E2D"/>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FF0000"/>
      <w:szCs w:val="16"/>
      <w:lang w:eastAsia="es-ES"/>
    </w:rPr>
  </w:style>
  <w:style w:type="paragraph" w:customStyle="1" w:styleId="xl115">
    <w:name w:val="xl115"/>
    <w:basedOn w:val="Normal"/>
    <w:rsid w:val="006E1E2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FF0000"/>
      <w:szCs w:val="16"/>
      <w:lang w:eastAsia="es-ES"/>
    </w:rPr>
  </w:style>
  <w:style w:type="paragraph" w:customStyle="1" w:styleId="xl116">
    <w:name w:val="xl116"/>
    <w:basedOn w:val="Normal"/>
    <w:rsid w:val="006E1E2D"/>
    <w:pPr>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line="240" w:lineRule="auto"/>
      <w:jc w:val="center"/>
      <w:textAlignment w:val="center"/>
    </w:pPr>
    <w:rPr>
      <w:rFonts w:eastAsia="Times New Roman" w:cs="Times New Roman"/>
      <w:color w:val="FF0000"/>
      <w:szCs w:val="16"/>
      <w:lang w:eastAsia="es-ES"/>
    </w:rPr>
  </w:style>
  <w:style w:type="paragraph" w:customStyle="1" w:styleId="xl117">
    <w:name w:val="xl117"/>
    <w:basedOn w:val="Normal"/>
    <w:rsid w:val="006E1E2D"/>
    <w:pPr>
      <w:pBdr>
        <w:top w:val="single" w:sz="4" w:space="0" w:color="auto"/>
        <w:bottom w:val="single" w:sz="4" w:space="0" w:color="auto"/>
      </w:pBdr>
      <w:spacing w:before="100" w:beforeAutospacing="1" w:after="100" w:afterAutospacing="1" w:line="240" w:lineRule="auto"/>
      <w:jc w:val="left"/>
    </w:pPr>
    <w:rPr>
      <w:rFonts w:eastAsia="Times New Roman" w:cs="Times New Roman"/>
      <w:szCs w:val="16"/>
      <w:lang w:eastAsia="es-ES"/>
    </w:rPr>
  </w:style>
  <w:style w:type="paragraph" w:customStyle="1" w:styleId="xl118">
    <w:name w:val="xl118"/>
    <w:basedOn w:val="Normal"/>
    <w:rsid w:val="006E1E2D"/>
    <w:pPr>
      <w:shd w:val="clear" w:color="000000" w:fill="FFFFFF"/>
      <w:spacing w:before="100" w:beforeAutospacing="1" w:after="100" w:afterAutospacing="1" w:line="240" w:lineRule="auto"/>
      <w:ind w:firstLineChars="100" w:firstLine="100"/>
      <w:jc w:val="left"/>
    </w:pPr>
    <w:rPr>
      <w:rFonts w:eastAsia="Times New Roman" w:cs="Times New Roman"/>
      <w:b/>
      <w:bCs/>
      <w:szCs w:val="16"/>
      <w:lang w:eastAsia="es-ES"/>
    </w:rPr>
  </w:style>
  <w:style w:type="paragraph" w:customStyle="1" w:styleId="xl119">
    <w:name w:val="xl119"/>
    <w:basedOn w:val="Normal"/>
    <w:rsid w:val="006E1E2D"/>
    <w:pPr>
      <w:shd w:val="clear" w:color="000000" w:fill="FFFFFF"/>
      <w:spacing w:before="100" w:beforeAutospacing="1" w:after="100" w:afterAutospacing="1" w:line="240" w:lineRule="auto"/>
      <w:jc w:val="center"/>
      <w:textAlignment w:val="center"/>
    </w:pPr>
    <w:rPr>
      <w:rFonts w:eastAsia="Times New Roman" w:cs="Times New Roman"/>
      <w:szCs w:val="16"/>
      <w:lang w:eastAsia="es-ES"/>
    </w:rPr>
  </w:style>
  <w:style w:type="paragraph" w:customStyle="1" w:styleId="xl120">
    <w:name w:val="xl120"/>
    <w:basedOn w:val="Normal"/>
    <w:rsid w:val="006E1E2D"/>
    <w:pPr>
      <w:shd w:val="clear" w:color="000000" w:fill="FFFFFF"/>
      <w:spacing w:before="100" w:beforeAutospacing="1" w:after="100" w:afterAutospacing="1" w:line="240" w:lineRule="auto"/>
      <w:jc w:val="left"/>
    </w:pPr>
    <w:rPr>
      <w:rFonts w:eastAsia="Times New Roman" w:cs="Times New Roman"/>
      <w:b/>
      <w:bCs/>
      <w:szCs w:val="16"/>
      <w:lang w:eastAsia="es-ES"/>
    </w:rPr>
  </w:style>
  <w:style w:type="paragraph" w:customStyle="1" w:styleId="xl121">
    <w:name w:val="xl121"/>
    <w:basedOn w:val="Normal"/>
    <w:rsid w:val="006E1E2D"/>
    <w:pPr>
      <w:shd w:val="clear" w:color="000000" w:fill="FFFFFF"/>
      <w:spacing w:before="100" w:beforeAutospacing="1" w:after="100" w:afterAutospacing="1" w:line="240" w:lineRule="auto"/>
      <w:ind w:firstLineChars="200" w:firstLine="200"/>
      <w:jc w:val="left"/>
      <w:textAlignment w:val="center"/>
    </w:pPr>
    <w:rPr>
      <w:rFonts w:eastAsia="Times New Roman" w:cs="Times New Roman"/>
      <w:szCs w:val="16"/>
      <w:lang w:eastAsia="es-ES"/>
    </w:rPr>
  </w:style>
  <w:style w:type="paragraph" w:customStyle="1" w:styleId="xl122">
    <w:name w:val="xl122"/>
    <w:basedOn w:val="Normal"/>
    <w:rsid w:val="006E1E2D"/>
    <w:pPr>
      <w:shd w:val="clear" w:color="000000" w:fill="FFFFFF"/>
      <w:spacing w:before="100" w:beforeAutospacing="1" w:after="100" w:afterAutospacing="1" w:line="240" w:lineRule="auto"/>
      <w:ind w:firstLineChars="100" w:firstLine="100"/>
      <w:jc w:val="left"/>
    </w:pPr>
    <w:rPr>
      <w:rFonts w:eastAsia="Times New Roman" w:cs="Times New Roman"/>
      <w:szCs w:val="16"/>
      <w:lang w:eastAsia="es-ES"/>
    </w:rPr>
  </w:style>
  <w:style w:type="paragraph" w:customStyle="1" w:styleId="xl123">
    <w:name w:val="xl123"/>
    <w:basedOn w:val="Normal"/>
    <w:rsid w:val="006E1E2D"/>
    <w:pPr>
      <w:shd w:val="clear" w:color="000000" w:fill="FFFFFF"/>
      <w:spacing w:before="100" w:beforeAutospacing="1" w:after="100" w:afterAutospacing="1" w:line="240" w:lineRule="auto"/>
      <w:jc w:val="left"/>
    </w:pPr>
    <w:rPr>
      <w:rFonts w:eastAsia="Times New Roman" w:cs="Times New Roman"/>
      <w:szCs w:val="16"/>
      <w:u w:val="single"/>
      <w:lang w:eastAsia="es-ES"/>
    </w:rPr>
  </w:style>
  <w:style w:type="paragraph" w:customStyle="1" w:styleId="xl124">
    <w:name w:val="xl124"/>
    <w:basedOn w:val="Normal"/>
    <w:rsid w:val="006E1E2D"/>
    <w:pPr>
      <w:pBdr>
        <w:top w:val="single" w:sz="4" w:space="0" w:color="auto"/>
        <w:bottom w:val="single" w:sz="4" w:space="0" w:color="auto"/>
      </w:pBdr>
      <w:shd w:val="clear" w:color="000000" w:fill="FFFFFF"/>
      <w:spacing w:before="100" w:beforeAutospacing="1" w:after="100" w:afterAutospacing="1" w:line="240" w:lineRule="auto"/>
      <w:jc w:val="left"/>
    </w:pPr>
    <w:rPr>
      <w:rFonts w:eastAsia="Times New Roman" w:cs="Times New Roman"/>
      <w:szCs w:val="16"/>
      <w:lang w:eastAsia="es-ES"/>
    </w:rPr>
  </w:style>
  <w:style w:type="paragraph" w:customStyle="1" w:styleId="xl125">
    <w:name w:val="xl125"/>
    <w:basedOn w:val="Normal"/>
    <w:rsid w:val="006E1E2D"/>
    <w:pPr>
      <w:pBdr>
        <w:top w:val="single" w:sz="4" w:space="0" w:color="auto"/>
        <w:bottom w:val="single" w:sz="4" w:space="0" w:color="auto"/>
        <w:right w:val="single" w:sz="4" w:space="0" w:color="auto"/>
      </w:pBdr>
      <w:shd w:val="clear" w:color="000000" w:fill="808080"/>
      <w:spacing w:before="100" w:beforeAutospacing="1" w:after="100" w:afterAutospacing="1" w:line="240" w:lineRule="auto"/>
      <w:jc w:val="left"/>
    </w:pPr>
    <w:rPr>
      <w:rFonts w:eastAsia="Times New Roman" w:cs="Times New Roman"/>
      <w:szCs w:val="16"/>
      <w:lang w:eastAsia="es-ES"/>
    </w:rPr>
  </w:style>
  <w:style w:type="paragraph" w:customStyle="1" w:styleId="xl126">
    <w:name w:val="xl126"/>
    <w:basedOn w:val="Normal"/>
    <w:rsid w:val="006E1E2D"/>
    <w:pPr>
      <w:pBdr>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16"/>
      <w:lang w:eastAsia="es-ES"/>
    </w:rPr>
  </w:style>
  <w:style w:type="paragraph" w:customStyle="1" w:styleId="xl127">
    <w:name w:val="xl127"/>
    <w:basedOn w:val="Normal"/>
    <w:rsid w:val="006E1E2D"/>
    <w:pPr>
      <w:pBdr>
        <w:bottom w:val="single" w:sz="4" w:space="0" w:color="auto"/>
        <w:right w:val="single" w:sz="4" w:space="0" w:color="auto"/>
      </w:pBdr>
      <w:shd w:val="clear" w:color="000000" w:fill="FFFFFF"/>
      <w:spacing w:before="100" w:beforeAutospacing="1" w:after="100" w:afterAutospacing="1" w:line="240" w:lineRule="auto"/>
      <w:jc w:val="left"/>
    </w:pPr>
    <w:rPr>
      <w:rFonts w:eastAsia="Times New Roman" w:cs="Times New Roman"/>
      <w:szCs w:val="16"/>
      <w:lang w:eastAsia="es-ES"/>
    </w:rPr>
  </w:style>
  <w:style w:type="paragraph" w:customStyle="1" w:styleId="xl128">
    <w:name w:val="xl128"/>
    <w:basedOn w:val="Normal"/>
    <w:rsid w:val="006E1E2D"/>
    <w:pPr>
      <w:shd w:val="clear" w:color="000000" w:fill="FFFFFF"/>
      <w:spacing w:before="100" w:beforeAutospacing="1" w:after="100" w:afterAutospacing="1" w:line="240" w:lineRule="auto"/>
      <w:jc w:val="left"/>
    </w:pPr>
    <w:rPr>
      <w:rFonts w:eastAsia="Times New Roman" w:cs="Times New Roman"/>
      <w:b/>
      <w:bCs/>
      <w:szCs w:val="16"/>
      <w:lang w:eastAsia="es-ES"/>
    </w:rPr>
  </w:style>
  <w:style w:type="paragraph" w:customStyle="1" w:styleId="xl129">
    <w:name w:val="xl129"/>
    <w:basedOn w:val="Normal"/>
    <w:rsid w:val="006E1E2D"/>
    <w:pPr>
      <w:pBdr>
        <w:bottom w:val="single" w:sz="4" w:space="0" w:color="auto"/>
      </w:pBdr>
      <w:shd w:val="clear" w:color="000000" w:fill="FFFFFF"/>
      <w:spacing w:before="100" w:beforeAutospacing="1" w:after="100" w:afterAutospacing="1" w:line="240" w:lineRule="auto"/>
      <w:jc w:val="center"/>
    </w:pPr>
    <w:rPr>
      <w:rFonts w:eastAsia="Times New Roman" w:cs="Times New Roman"/>
      <w:szCs w:val="16"/>
      <w:lang w:eastAsia="es-ES"/>
    </w:rPr>
  </w:style>
  <w:style w:type="paragraph" w:customStyle="1" w:styleId="xl130">
    <w:name w:val="xl130"/>
    <w:basedOn w:val="Normal"/>
    <w:rsid w:val="006E1E2D"/>
    <w:pPr>
      <w:shd w:val="clear" w:color="000000" w:fill="FFFFFF"/>
      <w:spacing w:before="100" w:beforeAutospacing="1" w:after="100" w:afterAutospacing="1" w:line="240" w:lineRule="auto"/>
      <w:jc w:val="left"/>
    </w:pPr>
    <w:rPr>
      <w:rFonts w:eastAsia="Times New Roman" w:cs="Times New Roman"/>
      <w:b/>
      <w:bCs/>
      <w:color w:val="375623"/>
      <w:szCs w:val="16"/>
      <w:lang w:eastAsia="es-ES"/>
    </w:rPr>
  </w:style>
  <w:style w:type="paragraph" w:customStyle="1" w:styleId="xl131">
    <w:name w:val="xl131"/>
    <w:basedOn w:val="Normal"/>
    <w:rsid w:val="006E1E2D"/>
    <w:pPr>
      <w:pBdr>
        <w:bottom w:val="single" w:sz="4" w:space="0" w:color="auto"/>
        <w:right w:val="single" w:sz="4" w:space="0" w:color="auto"/>
      </w:pBdr>
      <w:shd w:val="clear" w:color="000000" w:fill="FFFFFF"/>
      <w:spacing w:before="100" w:beforeAutospacing="1" w:after="100" w:afterAutospacing="1" w:line="240" w:lineRule="auto"/>
      <w:jc w:val="left"/>
    </w:pPr>
    <w:rPr>
      <w:rFonts w:eastAsia="Times New Roman" w:cs="Times New Roman"/>
      <w:color w:val="375623"/>
      <w:szCs w:val="16"/>
      <w:lang w:eastAsia="es-ES"/>
    </w:rPr>
  </w:style>
  <w:style w:type="paragraph" w:customStyle="1" w:styleId="xl132">
    <w:name w:val="xl132"/>
    <w:basedOn w:val="Normal"/>
    <w:rsid w:val="006E1E2D"/>
    <w:pPr>
      <w:shd w:val="clear" w:color="000000" w:fill="FFFFFF"/>
      <w:spacing w:before="100" w:beforeAutospacing="1" w:after="100" w:afterAutospacing="1" w:line="240" w:lineRule="auto"/>
      <w:jc w:val="left"/>
    </w:pPr>
    <w:rPr>
      <w:rFonts w:eastAsia="Times New Roman" w:cs="Times New Roman"/>
      <w:b/>
      <w:bCs/>
      <w:color w:val="0070C0"/>
      <w:szCs w:val="16"/>
      <w:lang w:eastAsia="es-ES"/>
    </w:rPr>
  </w:style>
  <w:style w:type="paragraph" w:customStyle="1" w:styleId="xl133">
    <w:name w:val="xl133"/>
    <w:basedOn w:val="Normal"/>
    <w:rsid w:val="006E1E2D"/>
    <w:pPr>
      <w:pBdr>
        <w:bottom w:val="single" w:sz="4" w:space="0" w:color="auto"/>
        <w:right w:val="single" w:sz="4" w:space="0" w:color="auto"/>
      </w:pBdr>
      <w:shd w:val="clear" w:color="000000" w:fill="FFFFFF"/>
      <w:spacing w:before="100" w:beforeAutospacing="1" w:after="100" w:afterAutospacing="1" w:line="240" w:lineRule="auto"/>
      <w:jc w:val="left"/>
    </w:pPr>
    <w:rPr>
      <w:rFonts w:eastAsia="Times New Roman" w:cs="Times New Roman"/>
      <w:color w:val="0070C0"/>
      <w:szCs w:val="16"/>
      <w:lang w:eastAsia="es-ES"/>
    </w:rPr>
  </w:style>
  <w:style w:type="paragraph" w:customStyle="1" w:styleId="xl134">
    <w:name w:val="xl134"/>
    <w:basedOn w:val="Normal"/>
    <w:rsid w:val="006E1E2D"/>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left"/>
    </w:pPr>
    <w:rPr>
      <w:rFonts w:eastAsia="Times New Roman" w:cs="Times New Roman"/>
      <w:szCs w:val="16"/>
      <w:lang w:eastAsia="es-ES"/>
    </w:rPr>
  </w:style>
  <w:style w:type="paragraph" w:customStyle="1" w:styleId="xl135">
    <w:name w:val="xl135"/>
    <w:basedOn w:val="Normal"/>
    <w:rsid w:val="006E1E2D"/>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eastAsia="Times New Roman" w:cs="Times New Roman"/>
      <w:szCs w:val="16"/>
      <w:lang w:eastAsia="es-ES"/>
    </w:rPr>
  </w:style>
  <w:style w:type="paragraph" w:customStyle="1" w:styleId="xl136">
    <w:name w:val="xl136"/>
    <w:basedOn w:val="Normal"/>
    <w:rsid w:val="006E1E2D"/>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line="240" w:lineRule="auto"/>
      <w:jc w:val="left"/>
    </w:pPr>
    <w:rPr>
      <w:rFonts w:eastAsia="Times New Roman" w:cs="Times New Roman"/>
      <w:szCs w:val="16"/>
      <w:lang w:eastAsia="es-ES"/>
    </w:rPr>
  </w:style>
  <w:style w:type="paragraph" w:customStyle="1" w:styleId="xl137">
    <w:name w:val="xl137"/>
    <w:basedOn w:val="Normal"/>
    <w:rsid w:val="006E1E2D"/>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jc w:val="left"/>
    </w:pPr>
    <w:rPr>
      <w:rFonts w:eastAsia="Times New Roman" w:cs="Times New Roman"/>
      <w:szCs w:val="16"/>
      <w:lang w:eastAsia="es-ES"/>
    </w:rPr>
  </w:style>
  <w:style w:type="paragraph" w:customStyle="1" w:styleId="xl138">
    <w:name w:val="xl138"/>
    <w:basedOn w:val="Normal"/>
    <w:rsid w:val="006E1E2D"/>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line="240" w:lineRule="auto"/>
      <w:jc w:val="left"/>
    </w:pPr>
    <w:rPr>
      <w:rFonts w:eastAsia="Times New Roman" w:cs="Times New Roman"/>
      <w:szCs w:val="16"/>
      <w:lang w:eastAsia="es-ES"/>
    </w:rPr>
  </w:style>
  <w:style w:type="paragraph" w:customStyle="1" w:styleId="xl139">
    <w:name w:val="xl139"/>
    <w:basedOn w:val="Normal"/>
    <w:rsid w:val="006E1E2D"/>
    <w:pPr>
      <w:pBdr>
        <w:top w:val="single" w:sz="4" w:space="0" w:color="auto"/>
        <w:bottom w:val="single" w:sz="8" w:space="0" w:color="auto"/>
        <w:right w:val="single" w:sz="4" w:space="0" w:color="auto"/>
      </w:pBdr>
      <w:shd w:val="clear" w:color="000000" w:fill="FFFFFF"/>
      <w:spacing w:before="100" w:beforeAutospacing="1" w:after="100" w:afterAutospacing="1" w:line="240" w:lineRule="auto"/>
      <w:jc w:val="left"/>
    </w:pPr>
    <w:rPr>
      <w:rFonts w:eastAsia="Times New Roman" w:cs="Times New Roman"/>
      <w:szCs w:val="16"/>
      <w:lang w:eastAsia="es-ES"/>
    </w:rPr>
  </w:style>
  <w:style w:type="paragraph" w:customStyle="1" w:styleId="xl140">
    <w:name w:val="xl140"/>
    <w:basedOn w:val="Normal"/>
    <w:rsid w:val="006E1E2D"/>
    <w:pPr>
      <w:pBdr>
        <w:top w:val="single" w:sz="4" w:space="0" w:color="auto"/>
        <w:left w:val="single" w:sz="4" w:space="0" w:color="auto"/>
        <w:bottom w:val="single" w:sz="8" w:space="0" w:color="auto"/>
        <w:right w:val="single" w:sz="4" w:space="0" w:color="auto"/>
      </w:pBdr>
      <w:shd w:val="clear" w:color="000000" w:fill="808080"/>
      <w:spacing w:before="100" w:beforeAutospacing="1" w:after="100" w:afterAutospacing="1" w:line="240" w:lineRule="auto"/>
      <w:jc w:val="left"/>
    </w:pPr>
    <w:rPr>
      <w:rFonts w:eastAsia="Times New Roman" w:cs="Times New Roman"/>
      <w:szCs w:val="16"/>
      <w:lang w:eastAsia="es-ES"/>
    </w:rPr>
  </w:style>
  <w:style w:type="character" w:styleId="Mencinsinresolver">
    <w:name w:val="Unresolved Mention"/>
    <w:basedOn w:val="Fuentedeprrafopredeter"/>
    <w:uiPriority w:val="99"/>
    <w:semiHidden/>
    <w:unhideWhenUsed/>
    <w:rsid w:val="00E527A5"/>
    <w:rPr>
      <w:color w:val="605E5C"/>
      <w:shd w:val="clear" w:color="auto" w:fill="E1DFDD"/>
    </w:rPr>
  </w:style>
  <w:style w:type="table" w:styleId="Tablaconcuadrcula5oscura-nfasis3">
    <w:name w:val="Grid Table 5 Dark Accent 3"/>
    <w:basedOn w:val="Tablanormal"/>
    <w:uiPriority w:val="50"/>
    <w:rsid w:val="00D2073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customStyle="1" w:styleId="Codigo">
    <w:name w:val="Codigo"/>
    <w:basedOn w:val="Normal"/>
    <w:link w:val="CodigoCar"/>
    <w:qFormat/>
    <w:rsid w:val="001A3E4B"/>
    <w:pPr>
      <w:pBdr>
        <w:top w:val="single" w:sz="4" w:space="1" w:color="auto"/>
        <w:left w:val="single" w:sz="4" w:space="4" w:color="auto"/>
        <w:bottom w:val="single" w:sz="4" w:space="1" w:color="auto"/>
        <w:right w:val="single" w:sz="4" w:space="4" w:color="auto"/>
      </w:pBdr>
      <w:shd w:val="clear" w:color="auto" w:fill="FFF2CC" w:themeFill="accent4"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ight="284"/>
      <w:jc w:val="left"/>
    </w:pPr>
    <w:rPr>
      <w:rFonts w:ascii="Courier New" w:eastAsia="Times New Roman" w:hAnsi="Courier New" w:cs="Courier New"/>
      <w:szCs w:val="20"/>
      <w:lang w:eastAsia="es-ES"/>
    </w:rPr>
  </w:style>
  <w:style w:type="character" w:customStyle="1" w:styleId="CodigoCar">
    <w:name w:val="Codigo Car"/>
    <w:basedOn w:val="Fuentedeprrafopredeter"/>
    <w:link w:val="Codigo"/>
    <w:rsid w:val="001A3E4B"/>
    <w:rPr>
      <w:rFonts w:ascii="Courier New" w:eastAsia="Times New Roman" w:hAnsi="Courier New" w:cs="Courier New"/>
      <w:sz w:val="16"/>
      <w:szCs w:val="20"/>
      <w:shd w:val="clear" w:color="auto" w:fill="FFF2CC" w:themeFill="accent4" w:themeFillTint="33"/>
      <w:lang w:eastAsia="es-ES"/>
    </w:rPr>
  </w:style>
  <w:style w:type="paragraph" w:styleId="HTMLconformatoprevio">
    <w:name w:val="HTML Preformatted"/>
    <w:basedOn w:val="Normal"/>
    <w:link w:val="HTMLconformatoprevioCar"/>
    <w:uiPriority w:val="99"/>
    <w:semiHidden/>
    <w:unhideWhenUsed/>
    <w:rsid w:val="00CE30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CE30A6"/>
    <w:rPr>
      <w:rFonts w:ascii="Courier New" w:eastAsia="Times New Roman" w:hAnsi="Courier New" w:cs="Courier New"/>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058251">
      <w:bodyDiv w:val="1"/>
      <w:marLeft w:val="0"/>
      <w:marRight w:val="0"/>
      <w:marTop w:val="0"/>
      <w:marBottom w:val="0"/>
      <w:divBdr>
        <w:top w:val="none" w:sz="0" w:space="0" w:color="auto"/>
        <w:left w:val="none" w:sz="0" w:space="0" w:color="auto"/>
        <w:bottom w:val="none" w:sz="0" w:space="0" w:color="auto"/>
        <w:right w:val="none" w:sz="0" w:space="0" w:color="auto"/>
      </w:divBdr>
    </w:div>
    <w:div w:id="468520149">
      <w:bodyDiv w:val="1"/>
      <w:marLeft w:val="0"/>
      <w:marRight w:val="0"/>
      <w:marTop w:val="0"/>
      <w:marBottom w:val="0"/>
      <w:divBdr>
        <w:top w:val="none" w:sz="0" w:space="0" w:color="auto"/>
        <w:left w:val="none" w:sz="0" w:space="0" w:color="auto"/>
        <w:bottom w:val="none" w:sz="0" w:space="0" w:color="auto"/>
        <w:right w:val="none" w:sz="0" w:space="0" w:color="auto"/>
      </w:divBdr>
    </w:div>
    <w:div w:id="579868017">
      <w:bodyDiv w:val="1"/>
      <w:marLeft w:val="0"/>
      <w:marRight w:val="0"/>
      <w:marTop w:val="0"/>
      <w:marBottom w:val="0"/>
      <w:divBdr>
        <w:top w:val="none" w:sz="0" w:space="0" w:color="auto"/>
        <w:left w:val="none" w:sz="0" w:space="0" w:color="auto"/>
        <w:bottom w:val="none" w:sz="0" w:space="0" w:color="auto"/>
        <w:right w:val="none" w:sz="0" w:space="0" w:color="auto"/>
      </w:divBdr>
    </w:div>
    <w:div w:id="786121203">
      <w:bodyDiv w:val="1"/>
      <w:marLeft w:val="0"/>
      <w:marRight w:val="0"/>
      <w:marTop w:val="0"/>
      <w:marBottom w:val="0"/>
      <w:divBdr>
        <w:top w:val="none" w:sz="0" w:space="0" w:color="auto"/>
        <w:left w:val="none" w:sz="0" w:space="0" w:color="auto"/>
        <w:bottom w:val="none" w:sz="0" w:space="0" w:color="auto"/>
        <w:right w:val="none" w:sz="0" w:space="0" w:color="auto"/>
      </w:divBdr>
      <w:divsChild>
        <w:div w:id="1122114256">
          <w:marLeft w:val="0"/>
          <w:marRight w:val="0"/>
          <w:marTop w:val="0"/>
          <w:marBottom w:val="0"/>
          <w:divBdr>
            <w:top w:val="none" w:sz="0" w:space="0" w:color="auto"/>
            <w:left w:val="none" w:sz="0" w:space="0" w:color="auto"/>
            <w:bottom w:val="none" w:sz="0" w:space="0" w:color="auto"/>
            <w:right w:val="none" w:sz="0" w:space="0" w:color="auto"/>
          </w:divBdr>
        </w:div>
        <w:div w:id="1299605048">
          <w:marLeft w:val="0"/>
          <w:marRight w:val="0"/>
          <w:marTop w:val="0"/>
          <w:marBottom w:val="0"/>
          <w:divBdr>
            <w:top w:val="none" w:sz="0" w:space="0" w:color="auto"/>
            <w:left w:val="none" w:sz="0" w:space="0" w:color="auto"/>
            <w:bottom w:val="none" w:sz="0" w:space="0" w:color="auto"/>
            <w:right w:val="none" w:sz="0" w:space="0" w:color="auto"/>
          </w:divBdr>
        </w:div>
        <w:div w:id="325135140">
          <w:marLeft w:val="0"/>
          <w:marRight w:val="0"/>
          <w:marTop w:val="0"/>
          <w:marBottom w:val="0"/>
          <w:divBdr>
            <w:top w:val="none" w:sz="0" w:space="0" w:color="auto"/>
            <w:left w:val="none" w:sz="0" w:space="0" w:color="auto"/>
            <w:bottom w:val="none" w:sz="0" w:space="0" w:color="auto"/>
            <w:right w:val="none" w:sz="0" w:space="0" w:color="auto"/>
          </w:divBdr>
        </w:div>
        <w:div w:id="2138134118">
          <w:marLeft w:val="0"/>
          <w:marRight w:val="0"/>
          <w:marTop w:val="0"/>
          <w:marBottom w:val="0"/>
          <w:divBdr>
            <w:top w:val="none" w:sz="0" w:space="0" w:color="auto"/>
            <w:left w:val="none" w:sz="0" w:space="0" w:color="auto"/>
            <w:bottom w:val="none" w:sz="0" w:space="0" w:color="auto"/>
            <w:right w:val="none" w:sz="0" w:space="0" w:color="auto"/>
          </w:divBdr>
        </w:div>
      </w:divsChild>
    </w:div>
    <w:div w:id="793207326">
      <w:bodyDiv w:val="1"/>
      <w:marLeft w:val="0"/>
      <w:marRight w:val="0"/>
      <w:marTop w:val="0"/>
      <w:marBottom w:val="0"/>
      <w:divBdr>
        <w:top w:val="none" w:sz="0" w:space="0" w:color="auto"/>
        <w:left w:val="none" w:sz="0" w:space="0" w:color="auto"/>
        <w:bottom w:val="none" w:sz="0" w:space="0" w:color="auto"/>
        <w:right w:val="none" w:sz="0" w:space="0" w:color="auto"/>
      </w:divBdr>
    </w:div>
    <w:div w:id="975140734">
      <w:bodyDiv w:val="1"/>
      <w:marLeft w:val="0"/>
      <w:marRight w:val="0"/>
      <w:marTop w:val="0"/>
      <w:marBottom w:val="0"/>
      <w:divBdr>
        <w:top w:val="none" w:sz="0" w:space="0" w:color="auto"/>
        <w:left w:val="none" w:sz="0" w:space="0" w:color="auto"/>
        <w:bottom w:val="none" w:sz="0" w:space="0" w:color="auto"/>
        <w:right w:val="none" w:sz="0" w:space="0" w:color="auto"/>
      </w:divBdr>
    </w:div>
    <w:div w:id="1035304598">
      <w:bodyDiv w:val="1"/>
      <w:marLeft w:val="0"/>
      <w:marRight w:val="0"/>
      <w:marTop w:val="0"/>
      <w:marBottom w:val="0"/>
      <w:divBdr>
        <w:top w:val="none" w:sz="0" w:space="0" w:color="auto"/>
        <w:left w:val="none" w:sz="0" w:space="0" w:color="auto"/>
        <w:bottom w:val="none" w:sz="0" w:space="0" w:color="auto"/>
        <w:right w:val="none" w:sz="0" w:space="0" w:color="auto"/>
      </w:divBdr>
    </w:div>
    <w:div w:id="1195923703">
      <w:bodyDiv w:val="1"/>
      <w:marLeft w:val="0"/>
      <w:marRight w:val="0"/>
      <w:marTop w:val="0"/>
      <w:marBottom w:val="0"/>
      <w:divBdr>
        <w:top w:val="none" w:sz="0" w:space="0" w:color="auto"/>
        <w:left w:val="none" w:sz="0" w:space="0" w:color="auto"/>
        <w:bottom w:val="none" w:sz="0" w:space="0" w:color="auto"/>
        <w:right w:val="none" w:sz="0" w:space="0" w:color="auto"/>
      </w:divBdr>
    </w:div>
    <w:div w:id="1464619288">
      <w:bodyDiv w:val="1"/>
      <w:marLeft w:val="0"/>
      <w:marRight w:val="0"/>
      <w:marTop w:val="0"/>
      <w:marBottom w:val="0"/>
      <w:divBdr>
        <w:top w:val="none" w:sz="0" w:space="0" w:color="auto"/>
        <w:left w:val="none" w:sz="0" w:space="0" w:color="auto"/>
        <w:bottom w:val="none" w:sz="0" w:space="0" w:color="auto"/>
        <w:right w:val="none" w:sz="0" w:space="0" w:color="auto"/>
      </w:divBdr>
      <w:divsChild>
        <w:div w:id="438455370">
          <w:marLeft w:val="0"/>
          <w:marRight w:val="0"/>
          <w:marTop w:val="0"/>
          <w:marBottom w:val="0"/>
          <w:divBdr>
            <w:top w:val="none" w:sz="0" w:space="0" w:color="auto"/>
            <w:left w:val="none" w:sz="0" w:space="0" w:color="auto"/>
            <w:bottom w:val="none" w:sz="0" w:space="0" w:color="auto"/>
            <w:right w:val="none" w:sz="0" w:space="0" w:color="auto"/>
          </w:divBdr>
        </w:div>
        <w:div w:id="1837115376">
          <w:marLeft w:val="0"/>
          <w:marRight w:val="0"/>
          <w:marTop w:val="0"/>
          <w:marBottom w:val="0"/>
          <w:divBdr>
            <w:top w:val="none" w:sz="0" w:space="0" w:color="auto"/>
            <w:left w:val="none" w:sz="0" w:space="0" w:color="auto"/>
            <w:bottom w:val="none" w:sz="0" w:space="0" w:color="auto"/>
            <w:right w:val="none" w:sz="0" w:space="0" w:color="auto"/>
          </w:divBdr>
        </w:div>
        <w:div w:id="1220435793">
          <w:marLeft w:val="0"/>
          <w:marRight w:val="0"/>
          <w:marTop w:val="0"/>
          <w:marBottom w:val="0"/>
          <w:divBdr>
            <w:top w:val="none" w:sz="0" w:space="0" w:color="auto"/>
            <w:left w:val="none" w:sz="0" w:space="0" w:color="auto"/>
            <w:bottom w:val="none" w:sz="0" w:space="0" w:color="auto"/>
            <w:right w:val="none" w:sz="0" w:space="0" w:color="auto"/>
          </w:divBdr>
        </w:div>
      </w:divsChild>
    </w:div>
    <w:div w:id="1622295893">
      <w:bodyDiv w:val="1"/>
      <w:marLeft w:val="0"/>
      <w:marRight w:val="0"/>
      <w:marTop w:val="0"/>
      <w:marBottom w:val="0"/>
      <w:divBdr>
        <w:top w:val="none" w:sz="0" w:space="0" w:color="auto"/>
        <w:left w:val="none" w:sz="0" w:space="0" w:color="auto"/>
        <w:bottom w:val="none" w:sz="0" w:space="0" w:color="auto"/>
        <w:right w:val="none" w:sz="0" w:space="0" w:color="auto"/>
      </w:divBdr>
      <w:divsChild>
        <w:div w:id="1552764453">
          <w:marLeft w:val="0"/>
          <w:marRight w:val="0"/>
          <w:marTop w:val="0"/>
          <w:marBottom w:val="0"/>
          <w:divBdr>
            <w:top w:val="none" w:sz="0" w:space="0" w:color="auto"/>
            <w:left w:val="none" w:sz="0" w:space="0" w:color="auto"/>
            <w:bottom w:val="none" w:sz="0" w:space="0" w:color="auto"/>
            <w:right w:val="none" w:sz="0" w:space="0" w:color="auto"/>
          </w:divBdr>
        </w:div>
        <w:div w:id="72432719">
          <w:marLeft w:val="0"/>
          <w:marRight w:val="0"/>
          <w:marTop w:val="0"/>
          <w:marBottom w:val="0"/>
          <w:divBdr>
            <w:top w:val="none" w:sz="0" w:space="0" w:color="auto"/>
            <w:left w:val="none" w:sz="0" w:space="0" w:color="auto"/>
            <w:bottom w:val="none" w:sz="0" w:space="0" w:color="auto"/>
            <w:right w:val="none" w:sz="0" w:space="0" w:color="auto"/>
          </w:divBdr>
        </w:div>
        <w:div w:id="1222903394">
          <w:marLeft w:val="0"/>
          <w:marRight w:val="0"/>
          <w:marTop w:val="0"/>
          <w:marBottom w:val="0"/>
          <w:divBdr>
            <w:top w:val="none" w:sz="0" w:space="0" w:color="auto"/>
            <w:left w:val="none" w:sz="0" w:space="0" w:color="auto"/>
            <w:bottom w:val="none" w:sz="0" w:space="0" w:color="auto"/>
            <w:right w:val="none" w:sz="0" w:space="0" w:color="auto"/>
          </w:divBdr>
        </w:div>
      </w:divsChild>
    </w:div>
    <w:div w:id="1798178402">
      <w:bodyDiv w:val="1"/>
      <w:marLeft w:val="0"/>
      <w:marRight w:val="0"/>
      <w:marTop w:val="0"/>
      <w:marBottom w:val="0"/>
      <w:divBdr>
        <w:top w:val="none" w:sz="0" w:space="0" w:color="auto"/>
        <w:left w:val="none" w:sz="0" w:space="0" w:color="auto"/>
        <w:bottom w:val="none" w:sz="0" w:space="0" w:color="auto"/>
        <w:right w:val="none" w:sz="0" w:space="0" w:color="auto"/>
      </w:divBdr>
      <w:divsChild>
        <w:div w:id="870143129">
          <w:marLeft w:val="0"/>
          <w:marRight w:val="0"/>
          <w:marTop w:val="0"/>
          <w:marBottom w:val="0"/>
          <w:divBdr>
            <w:top w:val="none" w:sz="0" w:space="0" w:color="auto"/>
            <w:left w:val="none" w:sz="0" w:space="0" w:color="auto"/>
            <w:bottom w:val="none" w:sz="0" w:space="0" w:color="auto"/>
            <w:right w:val="none" w:sz="0" w:space="0" w:color="auto"/>
          </w:divBdr>
        </w:div>
        <w:div w:id="1344278208">
          <w:marLeft w:val="0"/>
          <w:marRight w:val="0"/>
          <w:marTop w:val="0"/>
          <w:marBottom w:val="0"/>
          <w:divBdr>
            <w:top w:val="none" w:sz="0" w:space="0" w:color="auto"/>
            <w:left w:val="none" w:sz="0" w:space="0" w:color="auto"/>
            <w:bottom w:val="none" w:sz="0" w:space="0" w:color="auto"/>
            <w:right w:val="none" w:sz="0" w:space="0" w:color="auto"/>
          </w:divBdr>
        </w:div>
        <w:div w:id="1638490585">
          <w:marLeft w:val="0"/>
          <w:marRight w:val="0"/>
          <w:marTop w:val="0"/>
          <w:marBottom w:val="0"/>
          <w:divBdr>
            <w:top w:val="none" w:sz="0" w:space="0" w:color="auto"/>
            <w:left w:val="none" w:sz="0" w:space="0" w:color="auto"/>
            <w:bottom w:val="none" w:sz="0" w:space="0" w:color="auto"/>
            <w:right w:val="none" w:sz="0" w:space="0" w:color="auto"/>
          </w:divBdr>
        </w:div>
      </w:divsChild>
    </w:div>
    <w:div w:id="1881549053">
      <w:bodyDiv w:val="1"/>
      <w:marLeft w:val="0"/>
      <w:marRight w:val="0"/>
      <w:marTop w:val="0"/>
      <w:marBottom w:val="0"/>
      <w:divBdr>
        <w:top w:val="none" w:sz="0" w:space="0" w:color="auto"/>
        <w:left w:val="none" w:sz="0" w:space="0" w:color="auto"/>
        <w:bottom w:val="none" w:sz="0" w:space="0" w:color="auto"/>
        <w:right w:val="none" w:sz="0" w:space="0" w:color="auto"/>
      </w:divBdr>
      <w:divsChild>
        <w:div w:id="251940142">
          <w:marLeft w:val="0"/>
          <w:marRight w:val="0"/>
          <w:marTop w:val="0"/>
          <w:marBottom w:val="0"/>
          <w:divBdr>
            <w:top w:val="single" w:sz="2" w:space="0" w:color="auto"/>
            <w:left w:val="single" w:sz="2" w:space="0" w:color="auto"/>
            <w:bottom w:val="single" w:sz="6" w:space="0" w:color="auto"/>
            <w:right w:val="single" w:sz="2" w:space="0" w:color="auto"/>
          </w:divBdr>
          <w:divsChild>
            <w:div w:id="723870737">
              <w:marLeft w:val="0"/>
              <w:marRight w:val="0"/>
              <w:marTop w:val="100"/>
              <w:marBottom w:val="100"/>
              <w:divBdr>
                <w:top w:val="single" w:sz="2" w:space="0" w:color="D9D9E3"/>
                <w:left w:val="single" w:sz="2" w:space="0" w:color="D9D9E3"/>
                <w:bottom w:val="single" w:sz="2" w:space="0" w:color="D9D9E3"/>
                <w:right w:val="single" w:sz="2" w:space="0" w:color="D9D9E3"/>
              </w:divBdr>
              <w:divsChild>
                <w:div w:id="570432151">
                  <w:marLeft w:val="0"/>
                  <w:marRight w:val="0"/>
                  <w:marTop w:val="0"/>
                  <w:marBottom w:val="0"/>
                  <w:divBdr>
                    <w:top w:val="single" w:sz="2" w:space="0" w:color="D9D9E3"/>
                    <w:left w:val="single" w:sz="2" w:space="0" w:color="D9D9E3"/>
                    <w:bottom w:val="single" w:sz="2" w:space="0" w:color="D9D9E3"/>
                    <w:right w:val="single" w:sz="2" w:space="0" w:color="D9D9E3"/>
                  </w:divBdr>
                  <w:divsChild>
                    <w:div w:id="95247603">
                      <w:marLeft w:val="0"/>
                      <w:marRight w:val="0"/>
                      <w:marTop w:val="0"/>
                      <w:marBottom w:val="0"/>
                      <w:divBdr>
                        <w:top w:val="single" w:sz="2" w:space="0" w:color="D9D9E3"/>
                        <w:left w:val="single" w:sz="2" w:space="0" w:color="D9D9E3"/>
                        <w:bottom w:val="single" w:sz="2" w:space="0" w:color="D9D9E3"/>
                        <w:right w:val="single" w:sz="2" w:space="0" w:color="D9D9E3"/>
                      </w:divBdr>
                      <w:divsChild>
                        <w:div w:id="620186699">
                          <w:marLeft w:val="0"/>
                          <w:marRight w:val="0"/>
                          <w:marTop w:val="0"/>
                          <w:marBottom w:val="0"/>
                          <w:divBdr>
                            <w:top w:val="single" w:sz="2" w:space="0" w:color="D9D9E3"/>
                            <w:left w:val="single" w:sz="2" w:space="0" w:color="D9D9E3"/>
                            <w:bottom w:val="single" w:sz="2" w:space="0" w:color="D9D9E3"/>
                            <w:right w:val="single" w:sz="2" w:space="0" w:color="D9D9E3"/>
                          </w:divBdr>
                          <w:divsChild>
                            <w:div w:id="662198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8317525">
                      <w:marLeft w:val="0"/>
                      <w:marRight w:val="0"/>
                      <w:marTop w:val="0"/>
                      <w:marBottom w:val="0"/>
                      <w:divBdr>
                        <w:top w:val="single" w:sz="2" w:space="0" w:color="D9D9E3"/>
                        <w:left w:val="single" w:sz="2" w:space="0" w:color="D9D9E3"/>
                        <w:bottom w:val="single" w:sz="2" w:space="0" w:color="D9D9E3"/>
                        <w:right w:val="single" w:sz="2" w:space="0" w:color="D9D9E3"/>
                      </w:divBdr>
                      <w:divsChild>
                        <w:div w:id="2005163533">
                          <w:marLeft w:val="0"/>
                          <w:marRight w:val="0"/>
                          <w:marTop w:val="0"/>
                          <w:marBottom w:val="0"/>
                          <w:divBdr>
                            <w:top w:val="single" w:sz="2" w:space="0" w:color="D9D9E3"/>
                            <w:left w:val="single" w:sz="2" w:space="0" w:color="D9D9E3"/>
                            <w:bottom w:val="single" w:sz="2" w:space="0" w:color="D9D9E3"/>
                            <w:right w:val="single" w:sz="2" w:space="0" w:color="D9D9E3"/>
                          </w:divBdr>
                          <w:divsChild>
                            <w:div w:id="1265184351">
                              <w:marLeft w:val="0"/>
                              <w:marRight w:val="0"/>
                              <w:marTop w:val="0"/>
                              <w:marBottom w:val="0"/>
                              <w:divBdr>
                                <w:top w:val="single" w:sz="2" w:space="0" w:color="D9D9E3"/>
                                <w:left w:val="single" w:sz="2" w:space="0" w:color="D9D9E3"/>
                                <w:bottom w:val="single" w:sz="2" w:space="0" w:color="D9D9E3"/>
                                <w:right w:val="single" w:sz="2" w:space="0" w:color="D9D9E3"/>
                              </w:divBdr>
                              <w:divsChild>
                                <w:div w:id="1003898603">
                                  <w:marLeft w:val="0"/>
                                  <w:marRight w:val="0"/>
                                  <w:marTop w:val="0"/>
                                  <w:marBottom w:val="0"/>
                                  <w:divBdr>
                                    <w:top w:val="single" w:sz="2" w:space="0" w:color="D9D9E3"/>
                                    <w:left w:val="single" w:sz="2" w:space="0" w:color="D9D9E3"/>
                                    <w:bottom w:val="single" w:sz="2" w:space="0" w:color="D9D9E3"/>
                                    <w:right w:val="single" w:sz="2" w:space="0" w:color="D9D9E3"/>
                                  </w:divBdr>
                                  <w:divsChild>
                                    <w:div w:id="194388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45353315">
          <w:marLeft w:val="0"/>
          <w:marRight w:val="0"/>
          <w:marTop w:val="0"/>
          <w:marBottom w:val="0"/>
          <w:divBdr>
            <w:top w:val="single" w:sz="2" w:space="0" w:color="auto"/>
            <w:left w:val="single" w:sz="2" w:space="0" w:color="auto"/>
            <w:bottom w:val="single" w:sz="6" w:space="0" w:color="auto"/>
            <w:right w:val="single" w:sz="2" w:space="0" w:color="auto"/>
          </w:divBdr>
          <w:divsChild>
            <w:div w:id="1026369756">
              <w:marLeft w:val="0"/>
              <w:marRight w:val="0"/>
              <w:marTop w:val="100"/>
              <w:marBottom w:val="100"/>
              <w:divBdr>
                <w:top w:val="single" w:sz="2" w:space="0" w:color="D9D9E3"/>
                <w:left w:val="single" w:sz="2" w:space="0" w:color="D9D9E3"/>
                <w:bottom w:val="single" w:sz="2" w:space="0" w:color="D9D9E3"/>
                <w:right w:val="single" w:sz="2" w:space="0" w:color="D9D9E3"/>
              </w:divBdr>
              <w:divsChild>
                <w:div w:id="420030075">
                  <w:marLeft w:val="0"/>
                  <w:marRight w:val="0"/>
                  <w:marTop w:val="0"/>
                  <w:marBottom w:val="0"/>
                  <w:divBdr>
                    <w:top w:val="single" w:sz="2" w:space="0" w:color="D9D9E3"/>
                    <w:left w:val="single" w:sz="2" w:space="0" w:color="D9D9E3"/>
                    <w:bottom w:val="single" w:sz="2" w:space="0" w:color="D9D9E3"/>
                    <w:right w:val="single" w:sz="2" w:space="0" w:color="D9D9E3"/>
                  </w:divBdr>
                  <w:divsChild>
                    <w:div w:id="1247614126">
                      <w:marLeft w:val="0"/>
                      <w:marRight w:val="0"/>
                      <w:marTop w:val="0"/>
                      <w:marBottom w:val="0"/>
                      <w:divBdr>
                        <w:top w:val="single" w:sz="2" w:space="0" w:color="D9D9E3"/>
                        <w:left w:val="single" w:sz="2" w:space="0" w:color="D9D9E3"/>
                        <w:bottom w:val="single" w:sz="2" w:space="0" w:color="D9D9E3"/>
                        <w:right w:val="single" w:sz="2" w:space="0" w:color="D9D9E3"/>
                      </w:divBdr>
                      <w:divsChild>
                        <w:div w:id="653069755">
                          <w:marLeft w:val="0"/>
                          <w:marRight w:val="0"/>
                          <w:marTop w:val="0"/>
                          <w:marBottom w:val="0"/>
                          <w:divBdr>
                            <w:top w:val="single" w:sz="2" w:space="0" w:color="D9D9E3"/>
                            <w:left w:val="single" w:sz="2" w:space="0" w:color="D9D9E3"/>
                            <w:bottom w:val="single" w:sz="2" w:space="0" w:color="D9D9E3"/>
                            <w:right w:val="single" w:sz="2" w:space="0" w:color="D9D9E3"/>
                          </w:divBdr>
                          <w:divsChild>
                            <w:div w:id="692071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86304219">
                      <w:marLeft w:val="0"/>
                      <w:marRight w:val="0"/>
                      <w:marTop w:val="0"/>
                      <w:marBottom w:val="0"/>
                      <w:divBdr>
                        <w:top w:val="single" w:sz="2" w:space="0" w:color="D9D9E3"/>
                        <w:left w:val="single" w:sz="2" w:space="0" w:color="D9D9E3"/>
                        <w:bottom w:val="single" w:sz="2" w:space="0" w:color="D9D9E3"/>
                        <w:right w:val="single" w:sz="2" w:space="0" w:color="D9D9E3"/>
                      </w:divBdr>
                      <w:divsChild>
                        <w:div w:id="1301181854">
                          <w:marLeft w:val="0"/>
                          <w:marRight w:val="0"/>
                          <w:marTop w:val="0"/>
                          <w:marBottom w:val="0"/>
                          <w:divBdr>
                            <w:top w:val="single" w:sz="2" w:space="0" w:color="D9D9E3"/>
                            <w:left w:val="single" w:sz="2" w:space="0" w:color="D9D9E3"/>
                            <w:bottom w:val="single" w:sz="2" w:space="0" w:color="D9D9E3"/>
                            <w:right w:val="single" w:sz="2" w:space="0" w:color="D9D9E3"/>
                          </w:divBdr>
                          <w:divsChild>
                            <w:div w:id="539130997">
                              <w:marLeft w:val="0"/>
                              <w:marRight w:val="0"/>
                              <w:marTop w:val="0"/>
                              <w:marBottom w:val="0"/>
                              <w:divBdr>
                                <w:top w:val="single" w:sz="2" w:space="0" w:color="D9D9E3"/>
                                <w:left w:val="single" w:sz="2" w:space="0" w:color="D9D9E3"/>
                                <w:bottom w:val="single" w:sz="2" w:space="0" w:color="D9D9E3"/>
                                <w:right w:val="single" w:sz="2" w:space="0" w:color="D9D9E3"/>
                              </w:divBdr>
                              <w:divsChild>
                                <w:div w:id="1269391708">
                                  <w:marLeft w:val="0"/>
                                  <w:marRight w:val="0"/>
                                  <w:marTop w:val="0"/>
                                  <w:marBottom w:val="0"/>
                                  <w:divBdr>
                                    <w:top w:val="single" w:sz="2" w:space="0" w:color="D9D9E3"/>
                                    <w:left w:val="single" w:sz="2" w:space="0" w:color="D9D9E3"/>
                                    <w:bottom w:val="single" w:sz="2" w:space="0" w:color="D9D9E3"/>
                                    <w:right w:val="single" w:sz="2" w:space="0" w:color="D9D9E3"/>
                                  </w:divBdr>
                                  <w:divsChild>
                                    <w:div w:id="18850979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1317741">
          <w:marLeft w:val="0"/>
          <w:marRight w:val="0"/>
          <w:marTop w:val="0"/>
          <w:marBottom w:val="0"/>
          <w:divBdr>
            <w:top w:val="single" w:sz="2" w:space="0" w:color="auto"/>
            <w:left w:val="single" w:sz="2" w:space="0" w:color="auto"/>
            <w:bottom w:val="single" w:sz="6" w:space="0" w:color="auto"/>
            <w:right w:val="single" w:sz="2" w:space="0" w:color="auto"/>
          </w:divBdr>
          <w:divsChild>
            <w:div w:id="846797361">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041200">
                  <w:marLeft w:val="0"/>
                  <w:marRight w:val="0"/>
                  <w:marTop w:val="0"/>
                  <w:marBottom w:val="0"/>
                  <w:divBdr>
                    <w:top w:val="single" w:sz="2" w:space="0" w:color="D9D9E3"/>
                    <w:left w:val="single" w:sz="2" w:space="0" w:color="D9D9E3"/>
                    <w:bottom w:val="single" w:sz="2" w:space="0" w:color="D9D9E3"/>
                    <w:right w:val="single" w:sz="2" w:space="0" w:color="D9D9E3"/>
                  </w:divBdr>
                  <w:divsChild>
                    <w:div w:id="1620456091">
                      <w:marLeft w:val="0"/>
                      <w:marRight w:val="0"/>
                      <w:marTop w:val="0"/>
                      <w:marBottom w:val="0"/>
                      <w:divBdr>
                        <w:top w:val="single" w:sz="2" w:space="0" w:color="D9D9E3"/>
                        <w:left w:val="single" w:sz="2" w:space="0" w:color="D9D9E3"/>
                        <w:bottom w:val="single" w:sz="2" w:space="0" w:color="D9D9E3"/>
                        <w:right w:val="single" w:sz="2" w:space="0" w:color="D9D9E3"/>
                      </w:divBdr>
                      <w:divsChild>
                        <w:div w:id="699090167">
                          <w:marLeft w:val="0"/>
                          <w:marRight w:val="0"/>
                          <w:marTop w:val="0"/>
                          <w:marBottom w:val="0"/>
                          <w:divBdr>
                            <w:top w:val="single" w:sz="2" w:space="0" w:color="D9D9E3"/>
                            <w:left w:val="single" w:sz="2" w:space="0" w:color="D9D9E3"/>
                            <w:bottom w:val="single" w:sz="2" w:space="0" w:color="D9D9E3"/>
                            <w:right w:val="single" w:sz="2" w:space="0" w:color="D9D9E3"/>
                          </w:divBdr>
                          <w:divsChild>
                            <w:div w:id="1212813157">
                              <w:marLeft w:val="0"/>
                              <w:marRight w:val="0"/>
                              <w:marTop w:val="0"/>
                              <w:marBottom w:val="0"/>
                              <w:divBdr>
                                <w:top w:val="single" w:sz="2" w:space="0" w:color="D9D9E3"/>
                                <w:left w:val="single" w:sz="2" w:space="0" w:color="D9D9E3"/>
                                <w:bottom w:val="single" w:sz="2" w:space="0" w:color="D9D9E3"/>
                                <w:right w:val="single" w:sz="2" w:space="0" w:color="D9D9E3"/>
                              </w:divBdr>
                              <w:divsChild>
                                <w:div w:id="1170483558">
                                  <w:marLeft w:val="0"/>
                                  <w:marRight w:val="0"/>
                                  <w:marTop w:val="0"/>
                                  <w:marBottom w:val="0"/>
                                  <w:divBdr>
                                    <w:top w:val="single" w:sz="2" w:space="0" w:color="D9D9E3"/>
                                    <w:left w:val="single" w:sz="2" w:space="0" w:color="D9D9E3"/>
                                    <w:bottom w:val="single" w:sz="2" w:space="0" w:color="D9D9E3"/>
                                    <w:right w:val="single" w:sz="2" w:space="0" w:color="D9D9E3"/>
                                  </w:divBdr>
                                  <w:divsChild>
                                    <w:div w:id="16671251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102677936">
      <w:bodyDiv w:val="1"/>
      <w:marLeft w:val="0"/>
      <w:marRight w:val="0"/>
      <w:marTop w:val="0"/>
      <w:marBottom w:val="0"/>
      <w:divBdr>
        <w:top w:val="none" w:sz="0" w:space="0" w:color="auto"/>
        <w:left w:val="none" w:sz="0" w:space="0" w:color="auto"/>
        <w:bottom w:val="none" w:sz="0" w:space="0" w:color="auto"/>
        <w:right w:val="none" w:sz="0" w:space="0" w:color="auto"/>
      </w:divBdr>
      <w:divsChild>
        <w:div w:id="751585619">
          <w:marLeft w:val="0"/>
          <w:marRight w:val="0"/>
          <w:marTop w:val="0"/>
          <w:marBottom w:val="0"/>
          <w:divBdr>
            <w:top w:val="none" w:sz="0" w:space="0" w:color="auto"/>
            <w:left w:val="none" w:sz="0" w:space="0" w:color="auto"/>
            <w:bottom w:val="none" w:sz="0" w:space="0" w:color="auto"/>
            <w:right w:val="none" w:sz="0" w:space="0" w:color="auto"/>
          </w:divBdr>
        </w:div>
        <w:div w:id="56711761">
          <w:marLeft w:val="0"/>
          <w:marRight w:val="0"/>
          <w:marTop w:val="0"/>
          <w:marBottom w:val="0"/>
          <w:divBdr>
            <w:top w:val="none" w:sz="0" w:space="0" w:color="auto"/>
            <w:left w:val="none" w:sz="0" w:space="0" w:color="auto"/>
            <w:bottom w:val="none" w:sz="0" w:space="0" w:color="auto"/>
            <w:right w:val="none" w:sz="0" w:space="0" w:color="auto"/>
          </w:divBdr>
        </w:div>
        <w:div w:id="237517996">
          <w:marLeft w:val="0"/>
          <w:marRight w:val="0"/>
          <w:marTop w:val="0"/>
          <w:marBottom w:val="0"/>
          <w:divBdr>
            <w:top w:val="none" w:sz="0" w:space="0" w:color="auto"/>
            <w:left w:val="none" w:sz="0" w:space="0" w:color="auto"/>
            <w:bottom w:val="none" w:sz="0" w:space="0" w:color="auto"/>
            <w:right w:val="none" w:sz="0" w:space="0" w:color="auto"/>
          </w:divBdr>
        </w:div>
        <w:div w:id="2000424406">
          <w:marLeft w:val="0"/>
          <w:marRight w:val="0"/>
          <w:marTop w:val="0"/>
          <w:marBottom w:val="0"/>
          <w:divBdr>
            <w:top w:val="none" w:sz="0" w:space="0" w:color="auto"/>
            <w:left w:val="none" w:sz="0" w:space="0" w:color="auto"/>
            <w:bottom w:val="none" w:sz="0" w:space="0" w:color="auto"/>
            <w:right w:val="none" w:sz="0" w:space="0" w:color="auto"/>
          </w:divBdr>
        </w:div>
        <w:div w:id="1357389741">
          <w:marLeft w:val="0"/>
          <w:marRight w:val="0"/>
          <w:marTop w:val="0"/>
          <w:marBottom w:val="0"/>
          <w:divBdr>
            <w:top w:val="none" w:sz="0" w:space="0" w:color="auto"/>
            <w:left w:val="none" w:sz="0" w:space="0" w:color="auto"/>
            <w:bottom w:val="none" w:sz="0" w:space="0" w:color="auto"/>
            <w:right w:val="none" w:sz="0" w:space="0" w:color="auto"/>
          </w:divBdr>
        </w:div>
        <w:div w:id="208498193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hyperlink" Target="https://help.therefore.net/tfo/es/tdwv/dwv_t_intro.htm" TargetMode="External"/><Relationship Id="rId47" Type="http://schemas.openxmlformats.org/officeDocument/2006/relationships/hyperlink" Target="https://therefore.net/help/Online/en-us/go_toppage.html" TargetMode="External"/><Relationship Id="rId50" Type="http://schemas.openxmlformats.org/officeDocument/2006/relationships/image" Target="media/image34.png"/><Relationship Id="rId55"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therefore.net/help/2024/es-es/nav_t_crosscategorysearching.html"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therefore.net/help/2024/es-es/index.html" TargetMode="External"/><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therefore.net/es/formacion-para-el-usuario-final/" TargetMode="External"/><Relationship Id="rId48" Type="http://schemas.openxmlformats.org/officeDocument/2006/relationships/hyperlink" Target="http://www.canon.es" TargetMode="External"/><Relationship Id="rId56" Type="http://schemas.openxmlformats.org/officeDocument/2006/relationships/header" Target="header3.xml"/><Relationship Id="rId8" Type="http://schemas.openxmlformats.org/officeDocument/2006/relationships/image" Target="media/image2.png"/><Relationship Id="rId51" Type="http://schemas.openxmlformats.org/officeDocument/2006/relationships/image" Target="media/image35.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therefore.net/help/2024/es-es/index.html" TargetMode="External"/><Relationship Id="rId59" Type="http://schemas.microsoft.com/office/2011/relationships/people" Target="people.xml"/><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hyperlink" Target="http://www.canon.es" TargetMode="External"/><Relationship Id="rId57" Type="http://schemas.openxmlformats.org/officeDocument/2006/relationships/footer" Target="footer3.xm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hyperlink" Target="https://therefore.net/es/formacion-para-el-usuario-final" TargetMode="External"/><Relationship Id="rId52" Type="http://schemas.openxmlformats.org/officeDocument/2006/relationships/header" Target="header1.xml"/><Relationship Id="rId6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hyperlink" Target="https://therefore.net/aboutus/product/licensing/?lang=es"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35.png"/><Relationship Id="rId1" Type="http://schemas.openxmlformats.org/officeDocument/2006/relationships/image" Target="media/image3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9250E8A3AB443D2B7FBB07373753A4E"/>
        <w:category>
          <w:name w:val="General"/>
          <w:gallery w:val="placeholder"/>
        </w:category>
        <w:types>
          <w:type w:val="bbPlcHdr"/>
        </w:types>
        <w:behaviors>
          <w:behavior w:val="content"/>
        </w:behaviors>
        <w:guid w:val="{1B2CC112-0BBF-4B90-9110-FF58B8407BFC}"/>
      </w:docPartPr>
      <w:docPartBody>
        <w:p w:rsidR="00B65CCB" w:rsidRDefault="00DD7661" w:rsidP="00DD7661">
          <w:pPr>
            <w:pStyle w:val="89250E8A3AB443D2B7FBB07373753A4E"/>
          </w:pPr>
          <w:r w:rsidRPr="00B81028">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000000000000000"/>
    <w:charset w:val="00"/>
    <w:family w:val="auto"/>
    <w:pitch w:val="variable"/>
    <w:sig w:usb0="A00002FF" w:usb1="4000207B" w:usb2="00000000" w:usb3="00000000" w:csb0="00000197"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Light">
    <w:panose1 w:val="00000000000000000000"/>
    <w:charset w:val="00"/>
    <w:family w:val="auto"/>
    <w:pitch w:val="variable"/>
    <w:sig w:usb0="A00002FF" w:usb1="4000207B" w:usb2="00000000" w:usb3="00000000" w:csb0="00000197" w:csb1="00000000"/>
  </w:font>
  <w:font w:name="Tungsten Reveal">
    <w:panose1 w:val="00000000000000000000"/>
    <w:charset w:val="00"/>
    <w:family w:val="auto"/>
    <w:pitch w:val="variable"/>
    <w:sig w:usb0="80000003" w:usb1="5000004A"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DendaNewLight">
    <w:panose1 w:val="02000606040000020004"/>
    <w:charset w:val="00"/>
    <w:family w:val="auto"/>
    <w:pitch w:val="variable"/>
    <w:sig w:usb0="800000A7" w:usb1="00000040" w:usb2="00000000" w:usb3="00000000" w:csb0="00000009" w:csb1="00000000"/>
  </w:font>
  <w:font w:name="Gotham Light">
    <w:altName w:val="Times New Roman"/>
    <w:panose1 w:val="00000000000000000000"/>
    <w:charset w:val="00"/>
    <w:family w:val="modern"/>
    <w:notTrueType/>
    <w:pitch w:val="variable"/>
    <w:sig w:usb0="A00000FF" w:usb1="4000004A" w:usb2="00000000" w:usb3="00000000" w:csb0="0000000B"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ontserrat,Bold">
    <w:altName w:val="Montserrat"/>
    <w:panose1 w:val="00000000000000000000"/>
    <w:charset w:val="00"/>
    <w:family w:val="swiss"/>
    <w:notTrueType/>
    <w:pitch w:val="default"/>
    <w:sig w:usb0="00000003" w:usb1="00000000" w:usb2="00000000" w:usb3="00000000" w:csb0="00000001" w:csb1="00000000"/>
  </w:font>
  <w:font w:name="JJ_Font2">
    <w:panose1 w:val="02000603000000000000"/>
    <w:charset w:val="00"/>
    <w:family w:val="auto"/>
    <w:pitch w:val="variable"/>
    <w:sig w:usb0="80000007" w:usb1="00000002"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661"/>
    <w:rsid w:val="002A2FF1"/>
    <w:rsid w:val="002F207A"/>
    <w:rsid w:val="0032159C"/>
    <w:rsid w:val="00334AE7"/>
    <w:rsid w:val="003F44E1"/>
    <w:rsid w:val="004E788E"/>
    <w:rsid w:val="0053173C"/>
    <w:rsid w:val="00543BF4"/>
    <w:rsid w:val="00550013"/>
    <w:rsid w:val="00570FA2"/>
    <w:rsid w:val="00631CD2"/>
    <w:rsid w:val="00865A5A"/>
    <w:rsid w:val="0098785C"/>
    <w:rsid w:val="00B65CCB"/>
    <w:rsid w:val="00C23BC9"/>
    <w:rsid w:val="00DA7DC1"/>
    <w:rsid w:val="00DD7661"/>
    <w:rsid w:val="00E174ED"/>
    <w:rsid w:val="00E94D30"/>
    <w:rsid w:val="00EA370D"/>
    <w:rsid w:val="00F02752"/>
    <w:rsid w:val="00F03EC3"/>
    <w:rsid w:val="00F2594D"/>
    <w:rsid w:val="00F93224"/>
    <w:rsid w:val="00FF47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2159C"/>
    <w:rPr>
      <w:color w:val="808080"/>
    </w:rPr>
  </w:style>
  <w:style w:type="paragraph" w:customStyle="1" w:styleId="89250E8A3AB443D2B7FBB07373753A4E">
    <w:name w:val="89250E8A3AB443D2B7FBB07373753A4E"/>
    <w:rsid w:val="00DD76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56</Pages>
  <Words>13137</Words>
  <Characters>72259</Characters>
  <Application>Microsoft Office Word</Application>
  <DocSecurity>0</DocSecurity>
  <Lines>602</Lines>
  <Paragraphs>170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Jose-Juan Jimenez-Requena</dc:creator>
  <cp:keywords/>
  <dc:description/>
  <cp:lastModifiedBy>Jj Jimenez Requena</cp:lastModifiedBy>
  <cp:revision>8</cp:revision>
  <cp:lastPrinted>2025-01-07T23:31:00Z</cp:lastPrinted>
  <dcterms:created xsi:type="dcterms:W3CDTF">2025-01-28T20:00:00Z</dcterms:created>
  <dcterms:modified xsi:type="dcterms:W3CDTF">2026-01-26T12:05:00Z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dc6714-9f23-4030-b547-8c94b19e0b7a_Enabled">
    <vt:lpwstr>true</vt:lpwstr>
  </property>
  <property fmtid="{D5CDD505-2E9C-101B-9397-08002B2CF9AE}" pid="3" name="MSIP_Label_f5dc6714-9f23-4030-b547-8c94b19e0b7a_SetDate">
    <vt:lpwstr>2023-10-17T14:48:40Z</vt:lpwstr>
  </property>
  <property fmtid="{D5CDD505-2E9C-101B-9397-08002B2CF9AE}" pid="4" name="MSIP_Label_f5dc6714-9f23-4030-b547-8c94b19e0b7a_Method">
    <vt:lpwstr>Standard</vt:lpwstr>
  </property>
  <property fmtid="{D5CDD505-2E9C-101B-9397-08002B2CF9AE}" pid="5" name="MSIP_Label_f5dc6714-9f23-4030-b547-8c94b19e0b7a_Name">
    <vt:lpwstr>Internal Information (R3)</vt:lpwstr>
  </property>
  <property fmtid="{D5CDD505-2E9C-101B-9397-08002B2CF9AE}" pid="6" name="MSIP_Label_f5dc6714-9f23-4030-b547-8c94b19e0b7a_SiteId">
    <vt:lpwstr>acbd4e6b-e845-4677-853c-a8d24faf3655</vt:lpwstr>
  </property>
  <property fmtid="{D5CDD505-2E9C-101B-9397-08002B2CF9AE}" pid="7" name="MSIP_Label_f5dc6714-9f23-4030-b547-8c94b19e0b7a_ActionId">
    <vt:lpwstr>9115c5ea-44bb-4dee-94cc-17423665f814</vt:lpwstr>
  </property>
  <property fmtid="{D5CDD505-2E9C-101B-9397-08002B2CF9AE}" pid="8" name="MSIP_Label_f5dc6714-9f23-4030-b547-8c94b19e0b7a_ContentBits">
    <vt:lpwstr>0</vt:lpwstr>
  </property>
</Properties>
</file>